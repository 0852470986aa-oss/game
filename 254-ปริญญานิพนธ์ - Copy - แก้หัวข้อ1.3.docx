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9BD7B" w14:textId="77777777" w:rsidR="00CB60C9" w:rsidRDefault="00CB60C9" w:rsidP="00CB60C9">
      <w:pPr>
        <w:jc w:val="center"/>
        <w:rPr>
          <w:rFonts w:ascii="TH SarabunPSK" w:hAnsi="TH SarabunPSK" w:cs="TH SarabunPSK"/>
          <w:noProof/>
          <w:sz w:val="32"/>
          <w:szCs w:val="32"/>
        </w:rPr>
      </w:pPr>
      <w:bookmarkStart w:id="0" w:name="_Toc224850312"/>
      <w:r w:rsidRPr="007034CC">
        <w:rPr>
          <w:rFonts w:ascii="TH SarabunPSK" w:hAnsi="TH SarabunPSK" w:cs="TH SarabunPSK"/>
          <w:noProof/>
          <w:sz w:val="40"/>
          <w:szCs w:val="40"/>
        </w:rPr>
        <w:drawing>
          <wp:inline distT="0" distB="0" distL="0" distR="0" wp14:anchorId="217EB263" wp14:editId="148E4EA4">
            <wp:extent cx="1400175" cy="1750219"/>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5416" cy="1756770"/>
                    </a:xfrm>
                    <a:prstGeom prst="rect">
                      <a:avLst/>
                    </a:prstGeom>
                    <a:noFill/>
                    <a:ln>
                      <a:noFill/>
                    </a:ln>
                  </pic:spPr>
                </pic:pic>
              </a:graphicData>
            </a:graphic>
          </wp:inline>
        </w:drawing>
      </w:r>
    </w:p>
    <w:p w14:paraId="5B36F38B" w14:textId="77777777" w:rsidR="00CB60C9" w:rsidRPr="00EF4E62" w:rsidRDefault="00CB60C9" w:rsidP="00CB60C9">
      <w:pPr>
        <w:jc w:val="center"/>
        <w:rPr>
          <w:rFonts w:ascii="TH SarabunPSK" w:hAnsi="TH SarabunPSK" w:cs="TH SarabunPSK"/>
          <w:sz w:val="32"/>
          <w:szCs w:val="32"/>
          <w:cs/>
        </w:rPr>
      </w:pPr>
      <w:r>
        <w:rPr>
          <w:rFonts w:ascii="TH SarabunPSK" w:hAnsi="TH SarabunPSK" w:cs="TH SarabunPSK"/>
          <w:noProof/>
          <w:sz w:val="32"/>
          <w:szCs w:val="32"/>
        </w:rPr>
        <mc:AlternateContent>
          <mc:Choice Requires="wps">
            <w:drawing>
              <wp:anchor distT="0" distB="0" distL="114300" distR="114300" simplePos="0" relativeHeight="251759655" behindDoc="1" locked="0" layoutInCell="1" allowOverlap="1" wp14:anchorId="326BB8C7" wp14:editId="699C83E8">
                <wp:simplePos x="0" y="0"/>
                <wp:positionH relativeFrom="column">
                  <wp:posOffset>-973915</wp:posOffset>
                </wp:positionH>
                <wp:positionV relativeFrom="page">
                  <wp:posOffset>-20955</wp:posOffset>
                </wp:positionV>
                <wp:extent cx="7717536" cy="11009376"/>
                <wp:effectExtent l="0" t="0" r="17145" b="20955"/>
                <wp:wrapNone/>
                <wp:docPr id="351034816" name="สี่เหลี่ยมผืนผ้า 351034816"/>
                <wp:cNvGraphicFramePr/>
                <a:graphic xmlns:a="http://schemas.openxmlformats.org/drawingml/2006/main">
                  <a:graphicData uri="http://schemas.microsoft.com/office/word/2010/wordprocessingShape">
                    <wps:wsp>
                      <wps:cNvSpPr/>
                      <wps:spPr>
                        <a:xfrm>
                          <a:off x="0" y="0"/>
                          <a:ext cx="7717536" cy="11009376"/>
                        </a:xfrm>
                        <a:prstGeom prst="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7F76F51" w14:textId="77777777" w:rsidR="00CB60C9" w:rsidRDefault="00CB60C9" w:rsidP="00CB60C9">
                            <w:pPr>
                              <w:jc w:val="center"/>
                            </w:pPr>
                          </w:p>
                          <w:p w14:paraId="19894EA7" w14:textId="77777777" w:rsidR="00896690" w:rsidRDefault="00896690" w:rsidP="00CB60C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BB8C7" id="สี่เหลี่ยมผืนผ้า 351034816" o:spid="_x0000_s1026" style="position:absolute;left:0;text-align:left;margin-left:-76.7pt;margin-top:-1.65pt;width:607.7pt;height:866.9pt;z-index:-25155682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" fillcolor="#0070c0" strokecolor="#0a2f40 [1604]" strokeweight="1.5pt">
                <v:textbox>
                  <w:txbxContent>
                    <w:p w14:paraId="67F76F51" w14:textId="77777777" w:rsidR="00CB60C9" w:rsidRDefault="00CB60C9" w:rsidP="00CB60C9">
                      <w:pPr>
                        <w:jc w:val="center"/>
                      </w:pPr>
                    </w:p>
                    <w:p w14:paraId="19894EA7" w14:textId="77777777" w:rsidR="00896690" w:rsidRDefault="00896690" w:rsidP="00CB60C9">
                      <w:pPr>
                        <w:jc w:val="center"/>
                      </w:pPr>
                    </w:p>
                  </w:txbxContent>
                </v:textbox>
                <w10:wrap anchory="page"/>
              </v:rect>
            </w:pict>
          </mc:Fallback>
        </mc:AlternateContent>
      </w:r>
    </w:p>
    <w:p w14:paraId="5EDBA8C3" w14:textId="6A8279EA" w:rsidR="00DB1147" w:rsidRPr="00D96EF5" w:rsidRDefault="00DB1147" w:rsidP="00DB1147">
      <w:pPr>
        <w:jc w:val="center"/>
        <w:rPr>
          <w:rFonts w:ascii="TH Sarabun New" w:hAnsi="TH Sarabun New" w:cs="TH Sarabun New"/>
          <w:b/>
          <w:bCs/>
          <w:color w:val="FFFF00"/>
          <w:sz w:val="40"/>
          <w:szCs w:val="40"/>
        </w:rPr>
      </w:pPr>
      <w:r w:rsidRPr="00D96EF5">
        <w:rPr>
          <w:rFonts w:ascii="TH Sarabun New" w:hAnsi="TH Sarabun New" w:cs="TH Sarabun New"/>
          <w:b/>
          <w:bCs/>
          <w:color w:val="FFFF00"/>
          <w:sz w:val="40"/>
          <w:szCs w:val="40"/>
          <w:cs/>
        </w:rPr>
        <w:t>สมรภูมิรบแห่งดวงดาว</w:t>
      </w:r>
      <w:r w:rsidR="004D2A46">
        <w:rPr>
          <w:rFonts w:ascii="TH Sarabun New" w:hAnsi="TH Sarabun New" w:cs="TH Sarabun New" w:hint="cs"/>
          <w:b/>
          <w:bCs/>
          <w:color w:val="FFFF00"/>
          <w:sz w:val="40"/>
          <w:szCs w:val="40"/>
          <w:cs/>
        </w:rPr>
        <w:t xml:space="preserve"> </w:t>
      </w:r>
      <w:r w:rsidR="004D2A46" w:rsidRPr="004D2A46">
        <w:rPr>
          <w:rFonts w:ascii="TH Sarabun New" w:hAnsi="TH Sarabun New" w:cs="TH Sarabun New"/>
          <w:b/>
          <w:bCs/>
          <w:color w:val="FFFF00"/>
          <w:sz w:val="40"/>
          <w:szCs w:val="40"/>
          <w:cs/>
        </w:rPr>
        <w:t>ออนไลน์อารีน่า</w:t>
      </w:r>
    </w:p>
    <w:p w14:paraId="4B6972BE" w14:textId="77777777" w:rsidR="00DB1147" w:rsidRPr="00D96EF5" w:rsidRDefault="00DB1147" w:rsidP="00DB1147">
      <w:pPr>
        <w:jc w:val="center"/>
        <w:rPr>
          <w:rFonts w:ascii="TH Sarabun New" w:hAnsi="TH Sarabun New" w:cs="TH Sarabun New"/>
          <w:b/>
          <w:bCs/>
          <w:color w:val="FFFF00"/>
          <w:sz w:val="40"/>
          <w:szCs w:val="40"/>
        </w:rPr>
      </w:pPr>
      <w:r w:rsidRPr="00D96EF5">
        <w:rPr>
          <w:rFonts w:ascii="TH Sarabun New" w:hAnsi="TH Sarabun New" w:cs="TH Sarabun New"/>
          <w:b/>
          <w:bCs/>
          <w:color w:val="FFFF00"/>
          <w:sz w:val="40"/>
          <w:szCs w:val="40"/>
        </w:rPr>
        <w:t>Battlefield of the Stars Online Arena</w:t>
      </w:r>
    </w:p>
    <w:p w14:paraId="6A131E22" w14:textId="77777777" w:rsidR="00CB60C9" w:rsidRPr="00D96EF5" w:rsidRDefault="00CB60C9" w:rsidP="00CB60C9">
      <w:pPr>
        <w:tabs>
          <w:tab w:val="left" w:pos="851"/>
        </w:tabs>
        <w:jc w:val="center"/>
        <w:rPr>
          <w:rFonts w:ascii="TH Sarabun New" w:hAnsi="TH Sarabun New" w:cs="TH Sarabun New"/>
          <w:b/>
          <w:bCs/>
          <w:color w:val="FFFF00"/>
          <w:sz w:val="40"/>
          <w:szCs w:val="40"/>
        </w:rPr>
      </w:pPr>
    </w:p>
    <w:p w14:paraId="33426A2F" w14:textId="2CBCCFFB" w:rsidR="00162231" w:rsidRPr="00D96EF5" w:rsidRDefault="00162231" w:rsidP="00CB60C9">
      <w:pPr>
        <w:tabs>
          <w:tab w:val="left" w:pos="851"/>
        </w:tabs>
        <w:jc w:val="center"/>
        <w:rPr>
          <w:rFonts w:ascii="TH Sarabun New" w:hAnsi="TH Sarabun New" w:cs="TH Sarabun New"/>
          <w:b/>
          <w:bCs/>
          <w:color w:val="FFFF00"/>
          <w:sz w:val="40"/>
          <w:szCs w:val="40"/>
        </w:rPr>
      </w:pPr>
      <w:r w:rsidRPr="00D96EF5">
        <w:rPr>
          <w:rFonts w:ascii="TH Sarabun New" w:hAnsi="TH Sarabun New" w:cs="TH Sarabun New"/>
          <w:b/>
          <w:bCs/>
          <w:color w:val="FFFF00"/>
          <w:sz w:val="40"/>
          <w:szCs w:val="40"/>
          <w:cs/>
        </w:rPr>
        <w:t>ปริญญานิพนธ์</w:t>
      </w:r>
    </w:p>
    <w:p w14:paraId="64822C64" w14:textId="67B559C9" w:rsidR="00CB60C9" w:rsidRPr="00D96EF5" w:rsidRDefault="00CB60C9" w:rsidP="00CB60C9">
      <w:pPr>
        <w:tabs>
          <w:tab w:val="left" w:pos="851"/>
        </w:tabs>
        <w:jc w:val="center"/>
        <w:rPr>
          <w:rFonts w:ascii="TH Sarabun New" w:hAnsi="TH Sarabun New" w:cs="TH Sarabun New"/>
          <w:b/>
          <w:bCs/>
          <w:color w:val="FFFF00"/>
          <w:sz w:val="40"/>
          <w:szCs w:val="40"/>
        </w:rPr>
      </w:pPr>
      <w:r w:rsidRPr="00D96EF5">
        <w:rPr>
          <w:rFonts w:ascii="TH Sarabun New" w:hAnsi="TH Sarabun New" w:cs="TH Sarabun New"/>
          <w:b/>
          <w:bCs/>
          <w:color w:val="FFFF00"/>
          <w:sz w:val="40"/>
          <w:szCs w:val="40"/>
          <w:cs/>
        </w:rPr>
        <w:t>ของ</w:t>
      </w:r>
    </w:p>
    <w:p w14:paraId="3339E88C" w14:textId="339D75D4" w:rsidR="00CD3698" w:rsidRPr="00D96EF5" w:rsidRDefault="00CD3698" w:rsidP="00B432AA">
      <w:pPr>
        <w:tabs>
          <w:tab w:val="left" w:pos="851"/>
        </w:tabs>
        <w:jc w:val="center"/>
        <w:rPr>
          <w:rFonts w:ascii="TH Sarabun New" w:hAnsi="TH Sarabun New" w:cs="TH Sarabun New"/>
          <w:color w:val="FFFF00"/>
          <w:sz w:val="40"/>
          <w:szCs w:val="40"/>
        </w:rPr>
      </w:pPr>
      <w:r w:rsidRPr="00D96EF5">
        <w:rPr>
          <w:rFonts w:ascii="TH Sarabun New" w:hAnsi="TH Sarabun New" w:cs="TH Sarabun New"/>
          <w:color w:val="FFFF00"/>
          <w:sz w:val="40"/>
          <w:szCs w:val="40"/>
          <w:cs/>
        </w:rPr>
        <w:t>พานเพชร อนันรัมย์</w:t>
      </w:r>
    </w:p>
    <w:p w14:paraId="62F99BF8" w14:textId="3ABE0508" w:rsidR="00CD3698" w:rsidRPr="00D96EF5" w:rsidRDefault="00CD3698" w:rsidP="00B432AA">
      <w:pPr>
        <w:tabs>
          <w:tab w:val="left" w:pos="2835"/>
          <w:tab w:val="left" w:pos="4536"/>
        </w:tabs>
        <w:spacing w:after="80"/>
        <w:jc w:val="center"/>
        <w:rPr>
          <w:rFonts w:ascii="TH Sarabun New" w:hAnsi="TH Sarabun New" w:cs="TH Sarabun New"/>
          <w:color w:val="FFFF00"/>
          <w:sz w:val="40"/>
          <w:szCs w:val="40"/>
        </w:rPr>
      </w:pPr>
      <w:r w:rsidRPr="00D96EF5">
        <w:rPr>
          <w:rFonts w:ascii="TH Sarabun New" w:hAnsi="TH Sarabun New" w:cs="TH Sarabun New"/>
          <w:color w:val="FFFF00"/>
          <w:sz w:val="40"/>
          <w:szCs w:val="40"/>
          <w:cs/>
        </w:rPr>
        <w:t>ดนุพร อ่อนทา</w:t>
      </w:r>
    </w:p>
    <w:p w14:paraId="49AD414B" w14:textId="77777777" w:rsidR="00FD524B" w:rsidRPr="00CD3698" w:rsidRDefault="00FD524B" w:rsidP="00CD3698">
      <w:pPr>
        <w:tabs>
          <w:tab w:val="left" w:pos="2835"/>
          <w:tab w:val="left" w:pos="4536"/>
        </w:tabs>
        <w:spacing w:after="80"/>
        <w:rPr>
          <w:rFonts w:ascii="TH SarabunPSK" w:hAnsi="TH SarabunPSK" w:cs="TH SarabunPSK"/>
          <w:b/>
          <w:bCs/>
          <w:color w:val="FFFF00"/>
          <w:sz w:val="32"/>
          <w:szCs w:val="32"/>
          <w:cs/>
        </w:rPr>
      </w:pPr>
    </w:p>
    <w:p w14:paraId="2E0F3564" w14:textId="77777777" w:rsidR="00896690" w:rsidRPr="00090E8A" w:rsidRDefault="00896690" w:rsidP="00490C05">
      <w:pPr>
        <w:tabs>
          <w:tab w:val="left" w:pos="851"/>
        </w:tabs>
        <w:rPr>
          <w:rFonts w:ascii="TH SarabunPSK" w:hAnsi="TH SarabunPSK" w:cs="TH SarabunPSK"/>
          <w:color w:val="FFFF00"/>
          <w:sz w:val="40"/>
          <w:szCs w:val="40"/>
        </w:rPr>
      </w:pPr>
    </w:p>
    <w:p w14:paraId="2B4010DA" w14:textId="53D33411" w:rsidR="00490C05" w:rsidRPr="00090E8A" w:rsidRDefault="00CB60C9" w:rsidP="00490C05">
      <w:pPr>
        <w:tabs>
          <w:tab w:val="left" w:pos="851"/>
        </w:tabs>
        <w:jc w:val="center"/>
        <w:rPr>
          <w:rFonts w:ascii="TH SarabunPSK" w:hAnsi="TH SarabunPSK" w:cs="TH SarabunPSK"/>
          <w:b/>
          <w:bCs/>
          <w:color w:val="FFFF00"/>
          <w:sz w:val="36"/>
          <w:szCs w:val="36"/>
        </w:rPr>
      </w:pPr>
      <w:r w:rsidRPr="00090E8A">
        <w:rPr>
          <w:rFonts w:ascii="TH SarabunPSK" w:hAnsi="TH SarabunPSK" w:cs="TH SarabunPSK"/>
          <w:b/>
          <w:bCs/>
          <w:color w:val="FFFF00"/>
          <w:sz w:val="36"/>
          <w:szCs w:val="36"/>
          <w:cs/>
        </w:rPr>
        <w:t>โครงงานปริญญานิพนธ์นี้เป็นส่วนหนึ่งของการศึกษาตามหลักสูตรวิทยาศาสตรบัณฑิต</w:t>
      </w:r>
      <w:r w:rsidRPr="00090E8A">
        <w:rPr>
          <w:rFonts w:ascii="TH SarabunPSK" w:hAnsi="TH SarabunPSK" w:cs="TH SarabunPSK"/>
          <w:b/>
          <w:bCs/>
          <w:color w:val="FFFF00"/>
          <w:sz w:val="36"/>
          <w:szCs w:val="36"/>
        </w:rPr>
        <w:t xml:space="preserve"> </w:t>
      </w:r>
    </w:p>
    <w:p w14:paraId="25DFDBFE" w14:textId="77777777" w:rsidR="00995345" w:rsidRDefault="00CB60C9" w:rsidP="00CB60C9">
      <w:pPr>
        <w:tabs>
          <w:tab w:val="left" w:pos="851"/>
        </w:tabs>
        <w:jc w:val="center"/>
        <w:rPr>
          <w:rFonts w:ascii="TH SarabunPSK" w:hAnsi="TH SarabunPSK" w:cs="TH SarabunPSK"/>
          <w:b/>
          <w:bCs/>
          <w:color w:val="FFFF00"/>
          <w:sz w:val="36"/>
          <w:szCs w:val="36"/>
        </w:rPr>
      </w:pPr>
      <w:r w:rsidRPr="00090E8A">
        <w:rPr>
          <w:rFonts w:ascii="TH SarabunPSK" w:hAnsi="TH SarabunPSK" w:cs="TH SarabunPSK"/>
          <w:b/>
          <w:bCs/>
          <w:color w:val="FFFF00"/>
          <w:sz w:val="36"/>
          <w:szCs w:val="36"/>
          <w:cs/>
        </w:rPr>
        <w:t>สาขาวิชาเทคโนโลยีสารสนเทศ</w:t>
      </w:r>
    </w:p>
    <w:p w14:paraId="423AF60C" w14:textId="30412FB0" w:rsidR="00490C05" w:rsidRPr="00490C05" w:rsidRDefault="00490C05" w:rsidP="00490C05">
      <w:pPr>
        <w:jc w:val="center"/>
        <w:rPr>
          <w:rFonts w:ascii="TH SarabunPSK" w:hAnsi="TH SarabunPSK" w:cs="TH SarabunPSK"/>
          <w:b/>
          <w:bCs/>
          <w:color w:val="FFFF00"/>
          <w:sz w:val="36"/>
          <w:szCs w:val="36"/>
        </w:rPr>
      </w:pPr>
      <w:r w:rsidRPr="00490C05">
        <w:rPr>
          <w:rFonts w:ascii="TH SarabunPSK" w:hAnsi="TH SarabunPSK" w:cs="TH SarabunPSK" w:hint="cs"/>
          <w:b/>
          <w:bCs/>
          <w:color w:val="FFFF00"/>
          <w:sz w:val="36"/>
          <w:szCs w:val="36"/>
          <w:cs/>
        </w:rPr>
        <w:t>คณะวิทยาการสารสนเทศ มหาวิทยาลัยมหาสารคาม</w:t>
      </w:r>
    </w:p>
    <w:p w14:paraId="18076CD4" w14:textId="25E8AB76" w:rsidR="00995345" w:rsidRPr="00995345" w:rsidRDefault="002C3C08" w:rsidP="00995345">
      <w:pPr>
        <w:jc w:val="center"/>
        <w:rPr>
          <w:rFonts w:ascii="TH SarabunPSK" w:hAnsi="TH SarabunPSK" w:cs="TH SarabunPSK"/>
          <w:b/>
          <w:bCs/>
          <w:color w:val="FFFF00"/>
          <w:sz w:val="32"/>
          <w:szCs w:val="32"/>
        </w:rPr>
        <w:sectPr w:rsidR="00995345" w:rsidRPr="00995345" w:rsidSect="00995345">
          <w:headerReference w:type="default" r:id="rId9"/>
          <w:pgSz w:w="11906" w:h="16838"/>
          <w:pgMar w:top="1440" w:right="1440" w:bottom="1440" w:left="1440" w:header="708" w:footer="708" w:gutter="0"/>
          <w:pgNumType w:start="2"/>
          <w:cols w:space="708"/>
          <w:titlePg/>
          <w:docGrid w:linePitch="360"/>
        </w:sectPr>
      </w:pPr>
      <w:r w:rsidRPr="002C3C08">
        <w:rPr>
          <w:rFonts w:ascii="TH SarabunPSK" w:hAnsi="TH SarabunPSK" w:cs="TH SarabunPSK"/>
          <w:b/>
          <w:bCs/>
          <w:color w:val="FFFF00"/>
          <w:sz w:val="32"/>
          <w:szCs w:val="32"/>
          <w:cs/>
        </w:rPr>
        <w:t xml:space="preserve">ภาคเรียนที่ </w:t>
      </w:r>
      <w:r w:rsidRPr="002C3C08">
        <w:rPr>
          <w:rFonts w:ascii="TH SarabunPSK" w:hAnsi="TH SarabunPSK" w:cs="TH SarabunPSK"/>
          <w:b/>
          <w:bCs/>
          <w:color w:val="FFFF00"/>
          <w:sz w:val="32"/>
          <w:szCs w:val="32"/>
        </w:rPr>
        <w:t xml:space="preserve">1 </w:t>
      </w:r>
      <w:r w:rsidRPr="002C3C08">
        <w:rPr>
          <w:rFonts w:ascii="TH SarabunPSK" w:hAnsi="TH SarabunPSK" w:cs="TH SarabunPSK"/>
          <w:b/>
          <w:bCs/>
          <w:color w:val="FFFF00"/>
          <w:sz w:val="32"/>
          <w:szCs w:val="32"/>
          <w:cs/>
        </w:rPr>
        <w:t>ปีการศึกษา</w:t>
      </w:r>
      <w:r>
        <w:rPr>
          <w:rFonts w:ascii="TH SarabunPSK" w:hAnsi="TH SarabunPSK" w:cs="TH SarabunPSK" w:hint="cs"/>
          <w:b/>
          <w:bCs/>
          <w:color w:val="FFFF00"/>
          <w:sz w:val="32"/>
          <w:szCs w:val="32"/>
          <w:cs/>
        </w:rPr>
        <w:t xml:space="preserve"> 2569</w:t>
      </w:r>
    </w:p>
    <w:p w14:paraId="2B6374A5" w14:textId="4BCE9114" w:rsidR="00CB60C9" w:rsidRPr="00090E8A" w:rsidRDefault="00FF5A30" w:rsidP="00CB60C9">
      <w:pPr>
        <w:tabs>
          <w:tab w:val="left" w:pos="851"/>
        </w:tabs>
        <w:jc w:val="center"/>
        <w:rPr>
          <w:rFonts w:ascii="TH SarabunPSK" w:hAnsi="TH SarabunPSK" w:cs="TH SarabunPSK"/>
          <w:b/>
          <w:bCs/>
          <w:color w:val="FFFF00"/>
          <w:sz w:val="36"/>
          <w:szCs w:val="36"/>
        </w:rPr>
      </w:pPr>
      <w:r w:rsidRPr="009F7AC5">
        <w:rPr>
          <w:rFonts w:ascii="TH SarabunPSK" w:hAnsi="TH SarabunPSK" w:cs="TH SarabunPSK" w:hint="cs"/>
          <w:noProof/>
          <w:color w:val="0D0D0D" w:themeColor="text1" w:themeTint="F2"/>
          <w:sz w:val="32"/>
          <w:szCs w:val="32"/>
        </w:rPr>
        <w:lastRenderedPageBreak/>
        <w:drawing>
          <wp:anchor distT="0" distB="0" distL="114300" distR="114300" simplePos="0" relativeHeight="251757607" behindDoc="0" locked="0" layoutInCell="1" allowOverlap="1" wp14:anchorId="33729FC6" wp14:editId="420A196F">
            <wp:simplePos x="0" y="0"/>
            <wp:positionH relativeFrom="margin">
              <wp:posOffset>2122170</wp:posOffset>
            </wp:positionH>
            <wp:positionV relativeFrom="paragraph">
              <wp:posOffset>0</wp:posOffset>
            </wp:positionV>
            <wp:extent cx="1394460" cy="1743075"/>
            <wp:effectExtent l="0" t="0" r="0" b="0"/>
            <wp:wrapSquare wrapText="bothSides"/>
            <wp:docPr id="1072887529"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94460" cy="1743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0C9" w:rsidRPr="00090E8A">
        <w:rPr>
          <w:rFonts w:ascii="TH SarabunPSK" w:hAnsi="TH SarabunPSK" w:cs="TH SarabunPSK"/>
          <w:b/>
          <w:bCs/>
          <w:color w:val="FFFF00"/>
          <w:sz w:val="36"/>
          <w:szCs w:val="36"/>
        </w:rPr>
        <w:t xml:space="preserve"> </w:t>
      </w:r>
    </w:p>
    <w:p w14:paraId="76D46A0A" w14:textId="6EC9B917" w:rsidR="00103F65" w:rsidRPr="009F7AC5" w:rsidRDefault="00103F65" w:rsidP="00103F65">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br w:type="textWrapping" w:clear="all"/>
      </w:r>
    </w:p>
    <w:p w14:paraId="4A6E4AD6" w14:textId="0EC9600E" w:rsidR="00103F65" w:rsidRPr="006D6BEE" w:rsidRDefault="00103F65" w:rsidP="00103F65">
      <w:pPr>
        <w:jc w:val="center"/>
        <w:rPr>
          <w:rFonts w:ascii="TH SarabunPSK" w:hAnsi="TH SarabunPSK" w:cs="TH SarabunPSK"/>
          <w:b/>
          <w:bCs/>
          <w:color w:val="0D0D0D" w:themeColor="text1" w:themeTint="F2"/>
          <w:sz w:val="40"/>
          <w:szCs w:val="40"/>
        </w:rPr>
      </w:pPr>
      <w:r w:rsidRPr="006D6BEE">
        <w:rPr>
          <w:rFonts w:ascii="TH SarabunPSK" w:hAnsi="TH SarabunPSK" w:cs="TH SarabunPSK" w:hint="cs"/>
          <w:b/>
          <w:bCs/>
          <w:color w:val="0D0D0D" w:themeColor="text1" w:themeTint="F2"/>
          <w:sz w:val="40"/>
          <w:szCs w:val="40"/>
          <w:cs/>
        </w:rPr>
        <w:t>สมรภูมิรบแห่งดวงดาว</w:t>
      </w:r>
      <w:r w:rsidR="001F2AAE">
        <w:rPr>
          <w:rFonts w:ascii="TH SarabunPSK" w:hAnsi="TH SarabunPSK" w:cs="TH SarabunPSK" w:hint="cs"/>
          <w:b/>
          <w:bCs/>
          <w:color w:val="0D0D0D" w:themeColor="text1" w:themeTint="F2"/>
          <w:sz w:val="40"/>
          <w:szCs w:val="40"/>
          <w:cs/>
        </w:rPr>
        <w:t xml:space="preserve"> </w:t>
      </w:r>
      <w:r w:rsidR="001F2AAE" w:rsidRPr="001F2AAE">
        <w:rPr>
          <w:rFonts w:ascii="TH SarabunPSK" w:hAnsi="TH SarabunPSK" w:cs="TH SarabunPSK"/>
          <w:b/>
          <w:bCs/>
          <w:color w:val="0D0D0D" w:themeColor="text1" w:themeTint="F2"/>
          <w:sz w:val="40"/>
          <w:szCs w:val="40"/>
          <w:cs/>
        </w:rPr>
        <w:t>ออนไลน์อารีน่า</w:t>
      </w:r>
    </w:p>
    <w:p w14:paraId="0439C485" w14:textId="77777777" w:rsidR="00103F65" w:rsidRPr="006D6BEE" w:rsidRDefault="00103F65" w:rsidP="00103F65">
      <w:pPr>
        <w:jc w:val="center"/>
        <w:rPr>
          <w:rFonts w:ascii="TH SarabunPSK" w:hAnsi="TH SarabunPSK" w:cs="TH SarabunPSK"/>
          <w:b/>
          <w:bCs/>
          <w:color w:val="0D0D0D" w:themeColor="text1" w:themeTint="F2"/>
          <w:sz w:val="40"/>
          <w:szCs w:val="40"/>
        </w:rPr>
      </w:pPr>
      <w:r w:rsidRPr="006D6BEE">
        <w:rPr>
          <w:rFonts w:ascii="TH SarabunPSK" w:hAnsi="TH SarabunPSK" w:cs="TH SarabunPSK" w:hint="cs"/>
          <w:b/>
          <w:bCs/>
          <w:color w:val="0D0D0D" w:themeColor="text1" w:themeTint="F2"/>
          <w:sz w:val="40"/>
          <w:szCs w:val="40"/>
        </w:rPr>
        <w:t>Battlefield of the Stars Online Arena</w:t>
      </w:r>
    </w:p>
    <w:p w14:paraId="3CC2FBEC" w14:textId="77777777" w:rsidR="00162231" w:rsidRPr="006D6BEE" w:rsidRDefault="00162231" w:rsidP="00CA14EA">
      <w:pPr>
        <w:spacing w:after="80"/>
        <w:jc w:val="center"/>
        <w:rPr>
          <w:rFonts w:ascii="TH SarabunPSK" w:hAnsi="TH SarabunPSK" w:cs="TH SarabunPSK"/>
          <w:b/>
          <w:bCs/>
          <w:color w:val="0D0D0D" w:themeColor="text1" w:themeTint="F2"/>
          <w:sz w:val="40"/>
          <w:szCs w:val="40"/>
        </w:rPr>
      </w:pPr>
    </w:p>
    <w:p w14:paraId="10CF6BBC" w14:textId="53833C0C" w:rsidR="00162231" w:rsidRPr="006D6BEE" w:rsidRDefault="00162231" w:rsidP="00162231">
      <w:pPr>
        <w:tabs>
          <w:tab w:val="left" w:pos="851"/>
        </w:tabs>
        <w:jc w:val="center"/>
        <w:rPr>
          <w:rFonts w:ascii="TH SarabunPSK" w:hAnsi="TH SarabunPSK" w:cs="TH SarabunPSK"/>
          <w:b/>
          <w:bCs/>
          <w:color w:val="0D0D0D" w:themeColor="text1" w:themeTint="F2"/>
          <w:sz w:val="40"/>
          <w:szCs w:val="40"/>
        </w:rPr>
      </w:pPr>
      <w:r w:rsidRPr="006D6BEE">
        <w:rPr>
          <w:rFonts w:ascii="TH SarabunPSK" w:hAnsi="TH SarabunPSK" w:cs="TH SarabunPSK" w:hint="cs"/>
          <w:b/>
          <w:bCs/>
          <w:color w:val="0D0D0D" w:themeColor="text1" w:themeTint="F2"/>
          <w:sz w:val="40"/>
          <w:szCs w:val="40"/>
          <w:cs/>
        </w:rPr>
        <w:t>ปริญญานิพนธ์</w:t>
      </w:r>
    </w:p>
    <w:p w14:paraId="7FE0EB17" w14:textId="6FB55D11" w:rsidR="00103F65" w:rsidRPr="006D6BEE" w:rsidRDefault="00745CD2" w:rsidP="00745CD2">
      <w:pPr>
        <w:tabs>
          <w:tab w:val="center" w:pos="4513"/>
          <w:tab w:val="left" w:pos="7309"/>
        </w:tabs>
        <w:rPr>
          <w:rFonts w:ascii="TH SarabunPSK" w:hAnsi="TH SarabunPSK" w:cs="TH SarabunPSK"/>
          <w:b/>
          <w:bCs/>
          <w:color w:val="0D0D0D" w:themeColor="text1" w:themeTint="F2"/>
          <w:sz w:val="40"/>
          <w:szCs w:val="40"/>
        </w:rPr>
      </w:pPr>
      <w:r>
        <w:rPr>
          <w:rFonts w:ascii="TH SarabunPSK" w:hAnsi="TH SarabunPSK" w:cs="TH SarabunPSK"/>
          <w:b/>
          <w:bCs/>
          <w:color w:val="0D0D0D" w:themeColor="text1" w:themeTint="F2"/>
          <w:sz w:val="40"/>
          <w:szCs w:val="40"/>
          <w:cs/>
        </w:rPr>
        <w:tab/>
      </w:r>
      <w:r w:rsidR="00DD5704">
        <w:rPr>
          <w:rFonts w:ascii="TH SarabunPSK" w:hAnsi="TH SarabunPSK" w:cs="TH SarabunPSK" w:hint="cs"/>
          <w:b/>
          <w:bCs/>
          <w:color w:val="0D0D0D" w:themeColor="text1" w:themeTint="F2"/>
          <w:sz w:val="40"/>
          <w:szCs w:val="40"/>
          <w:cs/>
        </w:rPr>
        <w:t>ข</w:t>
      </w:r>
      <w:r w:rsidR="00CA14EA" w:rsidRPr="006D6BEE">
        <w:rPr>
          <w:rFonts w:ascii="TH SarabunPSK" w:hAnsi="TH SarabunPSK" w:cs="TH SarabunPSK" w:hint="cs"/>
          <w:b/>
          <w:bCs/>
          <w:color w:val="0D0D0D" w:themeColor="text1" w:themeTint="F2"/>
          <w:sz w:val="40"/>
          <w:szCs w:val="40"/>
          <w:cs/>
        </w:rPr>
        <w:t>อง</w:t>
      </w:r>
      <w:r>
        <w:rPr>
          <w:rFonts w:ascii="TH SarabunPSK" w:hAnsi="TH SarabunPSK" w:cs="TH SarabunPSK"/>
          <w:b/>
          <w:bCs/>
          <w:color w:val="0D0D0D" w:themeColor="text1" w:themeTint="F2"/>
          <w:sz w:val="40"/>
          <w:szCs w:val="40"/>
          <w:cs/>
        </w:rPr>
        <w:tab/>
      </w:r>
    </w:p>
    <w:p w14:paraId="72A7BEF9" w14:textId="292C8E84" w:rsidR="00103F65" w:rsidRPr="00D96EF5" w:rsidRDefault="00103F65" w:rsidP="00162231">
      <w:pPr>
        <w:tabs>
          <w:tab w:val="left" w:pos="2835"/>
          <w:tab w:val="left" w:pos="4536"/>
        </w:tabs>
        <w:spacing w:after="80"/>
        <w:jc w:val="center"/>
        <w:rPr>
          <w:rFonts w:ascii="TH SarabunPSK" w:hAnsi="TH SarabunPSK" w:cs="TH SarabunPSK"/>
          <w:color w:val="0D0D0D" w:themeColor="text1" w:themeTint="F2"/>
          <w:sz w:val="36"/>
          <w:szCs w:val="36"/>
          <w:cs/>
        </w:rPr>
      </w:pPr>
      <w:r w:rsidRPr="00D96EF5">
        <w:rPr>
          <w:rFonts w:ascii="TH SarabunPSK" w:hAnsi="TH SarabunPSK" w:cs="TH SarabunPSK" w:hint="cs"/>
          <w:color w:val="0D0D0D" w:themeColor="text1" w:themeTint="F2"/>
          <w:sz w:val="36"/>
          <w:szCs w:val="36"/>
          <w:cs/>
        </w:rPr>
        <w:t>พานเพชร อนันรัมย์</w:t>
      </w:r>
    </w:p>
    <w:p w14:paraId="28564CC5" w14:textId="04B4DC14" w:rsidR="00103F65" w:rsidRPr="00D96EF5" w:rsidRDefault="00103F65" w:rsidP="00162231">
      <w:pPr>
        <w:tabs>
          <w:tab w:val="left" w:pos="2835"/>
          <w:tab w:val="left" w:pos="4536"/>
        </w:tabs>
        <w:spacing w:after="80"/>
        <w:jc w:val="center"/>
        <w:rPr>
          <w:rFonts w:ascii="TH SarabunPSK" w:hAnsi="TH SarabunPSK" w:cs="TH SarabunPSK"/>
          <w:color w:val="0D0D0D" w:themeColor="text1" w:themeTint="F2"/>
          <w:sz w:val="36"/>
          <w:szCs w:val="36"/>
          <w:cs/>
        </w:rPr>
      </w:pPr>
      <w:r w:rsidRPr="00D96EF5">
        <w:rPr>
          <w:rFonts w:ascii="TH SarabunPSK" w:hAnsi="TH SarabunPSK" w:cs="TH SarabunPSK" w:hint="cs"/>
          <w:color w:val="0D0D0D" w:themeColor="text1" w:themeTint="F2"/>
          <w:sz w:val="36"/>
          <w:szCs w:val="36"/>
          <w:cs/>
        </w:rPr>
        <w:t>ดนุพร อ่อนทา</w:t>
      </w:r>
    </w:p>
    <w:p w14:paraId="25F508C2" w14:textId="77777777" w:rsidR="006C2403" w:rsidRDefault="006C2403" w:rsidP="00103F65">
      <w:pPr>
        <w:jc w:val="center"/>
        <w:rPr>
          <w:rFonts w:ascii="TH SarabunPSK" w:hAnsi="TH SarabunPSK" w:cs="TH SarabunPSK"/>
          <w:b/>
          <w:bCs/>
          <w:color w:val="0D0D0D" w:themeColor="text1" w:themeTint="F2"/>
          <w:sz w:val="40"/>
          <w:szCs w:val="40"/>
        </w:rPr>
      </w:pPr>
    </w:p>
    <w:p w14:paraId="7883B792" w14:textId="77777777" w:rsidR="0024643D" w:rsidRDefault="0024643D" w:rsidP="00103F65">
      <w:pPr>
        <w:jc w:val="center"/>
        <w:rPr>
          <w:rFonts w:ascii="TH SarabunPSK" w:hAnsi="TH SarabunPSK" w:cs="TH SarabunPSK"/>
          <w:b/>
          <w:bCs/>
          <w:color w:val="0D0D0D" w:themeColor="text1" w:themeTint="F2"/>
          <w:sz w:val="40"/>
          <w:szCs w:val="40"/>
        </w:rPr>
      </w:pPr>
    </w:p>
    <w:p w14:paraId="3AFC5673" w14:textId="77777777" w:rsidR="006D6BEE" w:rsidRPr="006D6BEE" w:rsidRDefault="006D6BEE" w:rsidP="00103F65">
      <w:pPr>
        <w:jc w:val="center"/>
        <w:rPr>
          <w:rFonts w:ascii="TH SarabunPSK" w:hAnsi="TH SarabunPSK" w:cs="TH SarabunPSK"/>
          <w:b/>
          <w:bCs/>
          <w:color w:val="0D0D0D" w:themeColor="text1" w:themeTint="F2"/>
          <w:sz w:val="40"/>
          <w:szCs w:val="40"/>
        </w:rPr>
      </w:pPr>
    </w:p>
    <w:p w14:paraId="7A430692" w14:textId="01B306C3" w:rsidR="00103F65" w:rsidRPr="0024643D" w:rsidRDefault="00103F65" w:rsidP="00103F65">
      <w:pPr>
        <w:jc w:val="center"/>
        <w:rPr>
          <w:rFonts w:ascii="TH SarabunPSK" w:hAnsi="TH SarabunPSK" w:cs="TH SarabunPSK"/>
          <w:b/>
          <w:bCs/>
          <w:color w:val="0D0D0D" w:themeColor="text1" w:themeTint="F2"/>
          <w:sz w:val="36"/>
          <w:szCs w:val="36"/>
        </w:rPr>
      </w:pPr>
      <w:r w:rsidRPr="006D6BEE">
        <w:rPr>
          <w:rFonts w:ascii="TH SarabunPSK" w:hAnsi="TH SarabunPSK" w:cs="TH SarabunPSK" w:hint="cs"/>
          <w:b/>
          <w:bCs/>
          <w:color w:val="0D0D0D" w:themeColor="text1" w:themeTint="F2"/>
          <w:sz w:val="40"/>
          <w:szCs w:val="40"/>
          <w:cs/>
        </w:rPr>
        <w:t xml:space="preserve"> </w:t>
      </w:r>
      <w:r w:rsidRPr="0024643D">
        <w:rPr>
          <w:rFonts w:ascii="TH SarabunPSK" w:hAnsi="TH SarabunPSK" w:cs="TH SarabunPSK" w:hint="cs"/>
          <w:b/>
          <w:bCs/>
          <w:color w:val="0D0D0D" w:themeColor="text1" w:themeTint="F2"/>
          <w:sz w:val="36"/>
          <w:szCs w:val="36"/>
          <w:cs/>
        </w:rPr>
        <w:t>โครง</w:t>
      </w:r>
      <w:r w:rsidR="000F7FDD">
        <w:rPr>
          <w:rFonts w:ascii="TH SarabunPSK" w:hAnsi="TH SarabunPSK" w:cs="TH SarabunPSK" w:hint="cs"/>
          <w:b/>
          <w:bCs/>
          <w:color w:val="0D0D0D" w:themeColor="text1" w:themeTint="F2"/>
          <w:sz w:val="36"/>
          <w:szCs w:val="36"/>
          <w:cs/>
        </w:rPr>
        <w:t>งาน</w:t>
      </w:r>
      <w:r w:rsidRPr="0024643D">
        <w:rPr>
          <w:rFonts w:ascii="TH SarabunPSK" w:hAnsi="TH SarabunPSK" w:cs="TH SarabunPSK" w:hint="cs"/>
          <w:b/>
          <w:bCs/>
          <w:color w:val="0D0D0D" w:themeColor="text1" w:themeTint="F2"/>
          <w:sz w:val="36"/>
          <w:szCs w:val="36"/>
          <w:cs/>
        </w:rPr>
        <w:t>ปริญญานิพนธ์นี้เป็นส่วนหนึ่งของการศึกษาตามหลักสูตรวิทยาศาสต</w:t>
      </w:r>
      <w:r w:rsidR="006D6BEE" w:rsidRPr="0024643D">
        <w:rPr>
          <w:rFonts w:ascii="TH SarabunPSK" w:hAnsi="TH SarabunPSK" w:cs="TH SarabunPSK" w:hint="cs"/>
          <w:b/>
          <w:bCs/>
          <w:color w:val="0D0D0D" w:themeColor="text1" w:themeTint="F2"/>
          <w:sz w:val="36"/>
          <w:szCs w:val="36"/>
          <w:cs/>
        </w:rPr>
        <w:t>ร</w:t>
      </w:r>
      <w:r w:rsidRPr="0024643D">
        <w:rPr>
          <w:rFonts w:ascii="TH SarabunPSK" w:hAnsi="TH SarabunPSK" w:cs="TH SarabunPSK" w:hint="cs"/>
          <w:b/>
          <w:bCs/>
          <w:color w:val="0D0D0D" w:themeColor="text1" w:themeTint="F2"/>
          <w:sz w:val="36"/>
          <w:szCs w:val="36"/>
          <w:cs/>
        </w:rPr>
        <w:t xml:space="preserve">บัณฑิต </w:t>
      </w:r>
    </w:p>
    <w:p w14:paraId="78600C51" w14:textId="77777777" w:rsidR="00103F65" w:rsidRPr="0024643D" w:rsidRDefault="00103F65" w:rsidP="00103F65">
      <w:pPr>
        <w:jc w:val="center"/>
        <w:rPr>
          <w:rFonts w:ascii="TH SarabunPSK" w:hAnsi="TH SarabunPSK" w:cs="TH SarabunPSK"/>
          <w:b/>
          <w:bCs/>
          <w:color w:val="0D0D0D" w:themeColor="text1" w:themeTint="F2"/>
          <w:sz w:val="36"/>
          <w:szCs w:val="36"/>
        </w:rPr>
      </w:pPr>
      <w:r w:rsidRPr="0024643D">
        <w:rPr>
          <w:rFonts w:ascii="TH SarabunPSK" w:hAnsi="TH SarabunPSK" w:cs="TH SarabunPSK" w:hint="cs"/>
          <w:b/>
          <w:bCs/>
          <w:color w:val="0D0D0D" w:themeColor="text1" w:themeTint="F2"/>
          <w:sz w:val="36"/>
          <w:szCs w:val="36"/>
          <w:cs/>
        </w:rPr>
        <w:t xml:space="preserve">สาขาวิชาเทคโนโลยีสารสนเทศ </w:t>
      </w:r>
    </w:p>
    <w:p w14:paraId="3834743E" w14:textId="77777777" w:rsidR="008C70DF" w:rsidRPr="0024643D" w:rsidRDefault="00103F65" w:rsidP="00F00D8B">
      <w:pPr>
        <w:jc w:val="center"/>
        <w:rPr>
          <w:rFonts w:ascii="TH SarabunPSK" w:hAnsi="TH SarabunPSK" w:cs="TH SarabunPSK"/>
          <w:b/>
          <w:bCs/>
          <w:color w:val="0D0D0D" w:themeColor="text1" w:themeTint="F2"/>
          <w:sz w:val="36"/>
          <w:szCs w:val="36"/>
        </w:rPr>
      </w:pPr>
      <w:r w:rsidRPr="0024643D">
        <w:rPr>
          <w:rFonts w:ascii="TH SarabunPSK" w:hAnsi="TH SarabunPSK" w:cs="TH SarabunPSK" w:hint="cs"/>
          <w:b/>
          <w:bCs/>
          <w:color w:val="0D0D0D" w:themeColor="text1" w:themeTint="F2"/>
          <w:sz w:val="36"/>
          <w:szCs w:val="36"/>
          <w:cs/>
        </w:rPr>
        <w:t>คณะวิทยาการสารสนเทศ มหาวิทยาลัยมหาสารคา</w:t>
      </w:r>
      <w:r w:rsidR="003135D6" w:rsidRPr="0024643D">
        <w:rPr>
          <w:rFonts w:ascii="TH SarabunPSK" w:hAnsi="TH SarabunPSK" w:cs="TH SarabunPSK" w:hint="cs"/>
          <w:b/>
          <w:bCs/>
          <w:color w:val="0D0D0D" w:themeColor="text1" w:themeTint="F2"/>
          <w:sz w:val="36"/>
          <w:szCs w:val="36"/>
          <w:cs/>
        </w:rPr>
        <w:t>ม</w:t>
      </w:r>
    </w:p>
    <w:p w14:paraId="15765E38" w14:textId="0A8E938D" w:rsidR="003135D6" w:rsidRPr="0024643D" w:rsidRDefault="002C3C08" w:rsidP="003135D6">
      <w:pPr>
        <w:jc w:val="center"/>
        <w:rPr>
          <w:rFonts w:ascii="TH SarabunPSK" w:hAnsi="TH SarabunPSK" w:cs="TH SarabunPSK"/>
          <w:b/>
          <w:bCs/>
          <w:sz w:val="36"/>
          <w:szCs w:val="36"/>
        </w:rPr>
        <w:sectPr w:rsidR="003135D6" w:rsidRPr="0024643D" w:rsidSect="003135D6">
          <w:headerReference w:type="default" r:id="rId12"/>
          <w:type w:val="continuous"/>
          <w:pgSz w:w="11906" w:h="16838"/>
          <w:pgMar w:top="1440" w:right="1440" w:bottom="1440" w:left="1440" w:header="708" w:footer="708" w:gutter="0"/>
          <w:pgNumType w:start="2"/>
          <w:cols w:space="708"/>
          <w:titlePg/>
          <w:docGrid w:linePitch="360"/>
        </w:sectPr>
      </w:pPr>
      <w:r w:rsidRPr="002C3C08">
        <w:rPr>
          <w:rFonts w:ascii="TH SarabunPSK" w:hAnsi="TH SarabunPSK" w:cs="TH SarabunPSK"/>
          <w:b/>
          <w:bCs/>
          <w:sz w:val="36"/>
          <w:szCs w:val="36"/>
          <w:cs/>
        </w:rPr>
        <w:t xml:space="preserve">ภาคเรียนที่ </w:t>
      </w:r>
      <w:r w:rsidRPr="002C3C08">
        <w:rPr>
          <w:rFonts w:ascii="TH SarabunPSK" w:hAnsi="TH SarabunPSK" w:cs="TH SarabunPSK"/>
          <w:b/>
          <w:bCs/>
          <w:sz w:val="36"/>
          <w:szCs w:val="36"/>
        </w:rPr>
        <w:t xml:space="preserve">1 </w:t>
      </w:r>
      <w:r w:rsidRPr="002C3C08">
        <w:rPr>
          <w:rFonts w:ascii="TH SarabunPSK" w:hAnsi="TH SarabunPSK" w:cs="TH SarabunPSK"/>
          <w:b/>
          <w:bCs/>
          <w:sz w:val="36"/>
          <w:szCs w:val="36"/>
          <w:cs/>
        </w:rPr>
        <w:t xml:space="preserve">ปีการศึกษา </w:t>
      </w:r>
      <w:r w:rsidRPr="002C3C08">
        <w:rPr>
          <w:rFonts w:ascii="TH SarabunPSK" w:hAnsi="TH SarabunPSK" w:cs="TH SarabunPSK"/>
          <w:b/>
          <w:bCs/>
          <w:sz w:val="36"/>
          <w:szCs w:val="36"/>
        </w:rPr>
        <w:t>2569</w:t>
      </w:r>
    </w:p>
    <w:p w14:paraId="3145BA84" w14:textId="2A9CE8F5" w:rsidR="003135D6" w:rsidRPr="00F00D8B" w:rsidRDefault="003135D6" w:rsidP="00F00D8B">
      <w:pPr>
        <w:jc w:val="center"/>
        <w:rPr>
          <w:rFonts w:ascii="TH SarabunPSK" w:hAnsi="TH SarabunPSK" w:cs="TH SarabunPSK"/>
          <w:color w:val="0D0D0D" w:themeColor="text1" w:themeTint="F2"/>
          <w:sz w:val="32"/>
          <w:szCs w:val="32"/>
          <w:cs/>
        </w:rPr>
        <w:sectPr w:rsidR="003135D6" w:rsidRPr="00F00D8B" w:rsidSect="00F614E9">
          <w:headerReference w:type="default" r:id="rId13"/>
          <w:type w:val="continuous"/>
          <w:pgSz w:w="11906" w:h="16838"/>
          <w:pgMar w:top="1440" w:right="1440" w:bottom="1440" w:left="1440" w:header="708" w:footer="708" w:gutter="0"/>
          <w:pgNumType w:fmt="thaiLetters" w:start="1"/>
          <w:cols w:space="708"/>
          <w:docGrid w:linePitch="360"/>
        </w:sectPr>
      </w:pPr>
    </w:p>
    <w:p w14:paraId="2A36AB48" w14:textId="42F34A26" w:rsidR="00510C23" w:rsidRPr="00EB7700" w:rsidRDefault="00510C23" w:rsidP="00510C23">
      <w:pPr>
        <w:rPr>
          <w:rFonts w:ascii="TH SarabunPSK" w:hAnsi="TH SarabunPSK" w:cs="TH SarabunPSK"/>
          <w:b/>
          <w:bCs/>
          <w:color w:val="0D0D0D" w:themeColor="text1" w:themeTint="F2"/>
          <w:sz w:val="32"/>
          <w:szCs w:val="32"/>
        </w:rPr>
      </w:pPr>
      <w:r w:rsidRPr="00EB7700">
        <w:rPr>
          <w:rFonts w:ascii="TH SarabunPSK" w:hAnsi="TH SarabunPSK" w:cs="TH SarabunPSK"/>
          <w:b/>
          <w:bCs/>
          <w:sz w:val="32"/>
          <w:szCs w:val="32"/>
          <w:cs/>
        </w:rPr>
        <w:lastRenderedPageBreak/>
        <w:t xml:space="preserve">ชื่อโครงงานปริญญานิพนธ์ </w:t>
      </w:r>
      <w:r w:rsidRPr="00EB7700">
        <w:rPr>
          <w:rFonts w:ascii="TH SarabunPSK" w:hAnsi="TH SarabunPSK" w:cs="TH SarabunPSK"/>
          <w:b/>
          <w:bCs/>
          <w:sz w:val="32"/>
          <w:szCs w:val="32"/>
          <w:cs/>
        </w:rPr>
        <w:tab/>
      </w:r>
      <w:r w:rsidRPr="00EB7700">
        <w:rPr>
          <w:rFonts w:ascii="TH SarabunPSK" w:hAnsi="TH SarabunPSK" w:cs="TH SarabunPSK"/>
          <w:b/>
          <w:bCs/>
          <w:sz w:val="32"/>
          <w:szCs w:val="32"/>
          <w:cs/>
        </w:rPr>
        <w:tab/>
      </w:r>
      <w:r w:rsidRPr="00EB7700">
        <w:rPr>
          <w:rFonts w:ascii="TH SarabunPSK" w:hAnsi="TH SarabunPSK" w:cs="TH SarabunPSK"/>
          <w:b/>
          <w:bCs/>
          <w:sz w:val="32"/>
          <w:szCs w:val="32"/>
        </w:rPr>
        <w:t xml:space="preserve">: </w:t>
      </w:r>
      <w:r w:rsidR="00F00D8B" w:rsidRPr="00EB7700">
        <w:rPr>
          <w:rFonts w:ascii="TH SarabunPSK" w:hAnsi="TH SarabunPSK" w:cs="TH SarabunPSK" w:hint="cs"/>
          <w:b/>
          <w:bCs/>
          <w:color w:val="0D0D0D" w:themeColor="text1" w:themeTint="F2"/>
          <w:sz w:val="32"/>
          <w:szCs w:val="32"/>
          <w:cs/>
        </w:rPr>
        <w:t>สมรภูมิรบแห่งดวงดาว</w:t>
      </w:r>
      <w:r w:rsidR="001F2AAE">
        <w:rPr>
          <w:rFonts w:ascii="TH SarabunPSK" w:hAnsi="TH SarabunPSK" w:cs="TH SarabunPSK" w:hint="cs"/>
          <w:b/>
          <w:bCs/>
          <w:color w:val="0D0D0D" w:themeColor="text1" w:themeTint="F2"/>
          <w:sz w:val="32"/>
          <w:szCs w:val="32"/>
          <w:cs/>
        </w:rPr>
        <w:t xml:space="preserve"> </w:t>
      </w:r>
      <w:r w:rsidR="001F2AAE" w:rsidRPr="001F2AAE">
        <w:rPr>
          <w:rFonts w:ascii="TH SarabunPSK" w:hAnsi="TH SarabunPSK" w:cs="TH SarabunPSK"/>
          <w:b/>
          <w:bCs/>
          <w:color w:val="0D0D0D" w:themeColor="text1" w:themeTint="F2"/>
          <w:sz w:val="32"/>
          <w:szCs w:val="32"/>
          <w:cs/>
        </w:rPr>
        <w:t>ออนไลน์อารีน่า</w:t>
      </w:r>
    </w:p>
    <w:p w14:paraId="5C56814B" w14:textId="078EA6B8" w:rsidR="00510C23" w:rsidRPr="00EB7700" w:rsidRDefault="00510C23" w:rsidP="00510C23">
      <w:pPr>
        <w:spacing w:after="0" w:line="240" w:lineRule="auto"/>
        <w:rPr>
          <w:rFonts w:ascii="TH SarabunPSK" w:hAnsi="TH SarabunPSK" w:cs="TH SarabunPSK"/>
          <w:b/>
          <w:bCs/>
          <w:sz w:val="32"/>
          <w:szCs w:val="32"/>
        </w:rPr>
      </w:pPr>
      <w:r w:rsidRPr="00EB7700">
        <w:rPr>
          <w:rFonts w:ascii="TH SarabunPSK" w:hAnsi="TH SarabunPSK" w:cs="TH SarabunPSK"/>
          <w:b/>
          <w:bCs/>
          <w:sz w:val="32"/>
          <w:szCs w:val="32"/>
          <w:cs/>
        </w:rPr>
        <w:t xml:space="preserve">ผู้จัดทำปริญญานิพนธ์ </w:t>
      </w:r>
      <w:r w:rsidRPr="00EB7700">
        <w:rPr>
          <w:rFonts w:ascii="TH SarabunPSK" w:hAnsi="TH SarabunPSK" w:cs="TH SarabunPSK"/>
          <w:b/>
          <w:bCs/>
          <w:sz w:val="32"/>
          <w:szCs w:val="32"/>
        </w:rPr>
        <w:tab/>
      </w:r>
      <w:r w:rsidRPr="00EB7700">
        <w:rPr>
          <w:rFonts w:ascii="TH SarabunPSK" w:hAnsi="TH SarabunPSK" w:cs="TH SarabunPSK"/>
          <w:b/>
          <w:bCs/>
          <w:sz w:val="32"/>
          <w:szCs w:val="32"/>
        </w:rPr>
        <w:tab/>
      </w:r>
      <w:r w:rsidRPr="00EB7700">
        <w:rPr>
          <w:rFonts w:ascii="TH SarabunPSK" w:hAnsi="TH SarabunPSK" w:cs="TH SarabunPSK"/>
          <w:b/>
          <w:bCs/>
          <w:sz w:val="32"/>
          <w:szCs w:val="32"/>
        </w:rPr>
        <w:tab/>
        <w:t xml:space="preserve">: </w:t>
      </w:r>
      <w:r w:rsidR="00A017E4" w:rsidRPr="00EB7700">
        <w:rPr>
          <w:rFonts w:ascii="TH SarabunPSK" w:hAnsi="TH SarabunPSK" w:cs="TH SarabunPSK" w:hint="cs"/>
          <w:b/>
          <w:bCs/>
          <w:color w:val="0D0D0D" w:themeColor="text1" w:themeTint="F2"/>
          <w:sz w:val="32"/>
          <w:szCs w:val="32"/>
          <w:cs/>
        </w:rPr>
        <w:t>นายพานเพชร อนันรัมย์</w:t>
      </w:r>
    </w:p>
    <w:p w14:paraId="7DAB114E" w14:textId="5699B61D" w:rsidR="00510C23" w:rsidRPr="00EB7700" w:rsidRDefault="00510C23" w:rsidP="00510C23">
      <w:pPr>
        <w:spacing w:after="0" w:line="360" w:lineRule="auto"/>
        <w:rPr>
          <w:rFonts w:ascii="TH SarabunPSK" w:hAnsi="TH SarabunPSK" w:cs="TH SarabunPSK"/>
          <w:b/>
          <w:bCs/>
          <w:sz w:val="32"/>
          <w:szCs w:val="32"/>
        </w:rPr>
      </w:pPr>
      <w:r w:rsidRPr="00EB7700">
        <w:rPr>
          <w:rFonts w:ascii="TH SarabunPSK" w:hAnsi="TH SarabunPSK" w:cs="TH SarabunPSK"/>
          <w:b/>
          <w:bCs/>
          <w:sz w:val="32"/>
          <w:szCs w:val="32"/>
        </w:rPr>
        <w:t xml:space="preserve">  </w:t>
      </w:r>
      <w:r w:rsidRPr="00EB7700">
        <w:rPr>
          <w:rFonts w:ascii="TH SarabunPSK" w:hAnsi="TH SarabunPSK" w:cs="TH SarabunPSK"/>
          <w:b/>
          <w:bCs/>
          <w:sz w:val="32"/>
          <w:szCs w:val="32"/>
        </w:rPr>
        <w:tab/>
      </w:r>
      <w:r w:rsidRPr="00EB7700">
        <w:rPr>
          <w:rFonts w:ascii="TH SarabunPSK" w:hAnsi="TH SarabunPSK" w:cs="TH SarabunPSK"/>
          <w:b/>
          <w:bCs/>
          <w:sz w:val="32"/>
          <w:szCs w:val="32"/>
        </w:rPr>
        <w:tab/>
      </w:r>
      <w:r w:rsidRPr="00EB7700">
        <w:rPr>
          <w:rFonts w:ascii="TH SarabunPSK" w:hAnsi="TH SarabunPSK" w:cs="TH SarabunPSK"/>
          <w:b/>
          <w:bCs/>
          <w:sz w:val="32"/>
          <w:szCs w:val="32"/>
        </w:rPr>
        <w:tab/>
      </w:r>
      <w:r w:rsidRPr="00EB7700">
        <w:rPr>
          <w:rFonts w:ascii="TH SarabunPSK" w:hAnsi="TH SarabunPSK" w:cs="TH SarabunPSK"/>
          <w:b/>
          <w:bCs/>
          <w:sz w:val="32"/>
          <w:szCs w:val="32"/>
        </w:rPr>
        <w:tab/>
      </w:r>
      <w:r w:rsidRPr="00EB7700">
        <w:rPr>
          <w:rFonts w:ascii="TH SarabunPSK" w:hAnsi="TH SarabunPSK" w:cs="TH SarabunPSK"/>
          <w:b/>
          <w:bCs/>
          <w:sz w:val="32"/>
          <w:szCs w:val="32"/>
        </w:rPr>
        <w:tab/>
        <w:t xml:space="preserve">  </w:t>
      </w:r>
      <w:r w:rsidR="00A017E4" w:rsidRPr="00EB7700">
        <w:rPr>
          <w:rFonts w:ascii="TH SarabunPSK" w:hAnsi="TH SarabunPSK" w:cs="TH SarabunPSK" w:hint="cs"/>
          <w:b/>
          <w:bCs/>
          <w:color w:val="0D0D0D" w:themeColor="text1" w:themeTint="F2"/>
          <w:sz w:val="32"/>
          <w:szCs w:val="32"/>
          <w:cs/>
        </w:rPr>
        <w:t>นายดนุพร อ่อนทา</w:t>
      </w:r>
    </w:p>
    <w:p w14:paraId="60CF48BB" w14:textId="77777777" w:rsidR="00A017E4" w:rsidRDefault="00510C23" w:rsidP="00A017E4">
      <w:pPr>
        <w:rPr>
          <w:b/>
          <w:bCs/>
          <w:color w:val="000000" w:themeColor="text1"/>
          <w:sz w:val="36"/>
          <w:szCs w:val="36"/>
        </w:rPr>
      </w:pPr>
      <w:r w:rsidRPr="00EB7700">
        <w:rPr>
          <w:rFonts w:ascii="TH SarabunPSK" w:hAnsi="TH SarabunPSK" w:cs="TH SarabunPSK"/>
          <w:b/>
          <w:bCs/>
          <w:sz w:val="32"/>
          <w:szCs w:val="32"/>
          <w:cs/>
        </w:rPr>
        <w:t>อาจารย์ที่ปรึกษาปริญญานิพนธ์</w:t>
      </w:r>
      <w:r w:rsidRPr="00EB7700">
        <w:rPr>
          <w:rFonts w:ascii="TH SarabunPSK" w:hAnsi="TH SarabunPSK" w:cs="TH SarabunPSK"/>
          <w:b/>
          <w:bCs/>
          <w:sz w:val="32"/>
          <w:szCs w:val="32"/>
        </w:rPr>
        <w:t xml:space="preserve"> </w:t>
      </w:r>
      <w:r w:rsidRPr="00EB7700">
        <w:rPr>
          <w:rFonts w:ascii="TH SarabunPSK" w:hAnsi="TH SarabunPSK" w:cs="TH SarabunPSK"/>
          <w:b/>
          <w:bCs/>
          <w:sz w:val="32"/>
          <w:szCs w:val="32"/>
        </w:rPr>
        <w:tab/>
      </w:r>
      <w:r w:rsidRPr="00EB7700">
        <w:rPr>
          <w:rFonts w:ascii="TH SarabunPSK" w:hAnsi="TH SarabunPSK" w:cs="TH SarabunPSK"/>
          <w:b/>
          <w:bCs/>
          <w:sz w:val="32"/>
          <w:szCs w:val="32"/>
        </w:rPr>
        <w:tab/>
        <w:t xml:space="preserve">: </w:t>
      </w:r>
      <w:r w:rsidR="00A017E4" w:rsidRPr="00EB7700">
        <w:rPr>
          <w:rFonts w:ascii="TH SarabunPSK" w:hAnsi="TH SarabunPSK" w:cs="TH SarabunPSK" w:hint="cs"/>
          <w:b/>
          <w:bCs/>
          <w:color w:val="0D0D0D" w:themeColor="text1" w:themeTint="F2"/>
          <w:sz w:val="32"/>
          <w:szCs w:val="32"/>
          <w:cs/>
        </w:rPr>
        <w:t>ผู้ช่วยศาสตราจารย์ ดร.ธวัชชัย ชมศิริ</w:t>
      </w:r>
    </w:p>
    <w:p w14:paraId="19B27564" w14:textId="77777777" w:rsidR="00EB7700" w:rsidRPr="00EB7700" w:rsidRDefault="00EB7700" w:rsidP="00A017E4">
      <w:pPr>
        <w:rPr>
          <w:b/>
          <w:bCs/>
          <w:color w:val="000000" w:themeColor="text1"/>
          <w:sz w:val="36"/>
          <w:szCs w:val="36"/>
        </w:rPr>
      </w:pPr>
    </w:p>
    <w:p w14:paraId="226704C9" w14:textId="43CE6A42" w:rsidR="009F32D1" w:rsidRPr="00410FFF" w:rsidRDefault="009F32D1" w:rsidP="00410FFF">
      <w:pPr>
        <w:pStyle w:val="1"/>
        <w:jc w:val="center"/>
        <w:rPr>
          <w:rFonts w:ascii="TH Sarabun New" w:hAnsi="TH Sarabun New" w:cs="TH Sarabun New"/>
          <w:b/>
          <w:bCs/>
          <w:color w:val="auto"/>
          <w:sz w:val="36"/>
          <w:szCs w:val="36"/>
        </w:rPr>
      </w:pPr>
      <w:bookmarkStart w:id="1" w:name="_Toc241852702"/>
      <w:r w:rsidRPr="00410FFF">
        <w:rPr>
          <w:rFonts w:ascii="TH Sarabun New" w:hAnsi="TH Sarabun New" w:cs="TH Sarabun New"/>
          <w:b/>
          <w:bCs/>
          <w:color w:val="auto"/>
          <w:sz w:val="36"/>
          <w:szCs w:val="36"/>
          <w:cs/>
        </w:rPr>
        <w:t>บทคัดย่อ</w:t>
      </w:r>
      <w:bookmarkEnd w:id="1"/>
    </w:p>
    <w:p w14:paraId="652F4CB6" w14:textId="77777777" w:rsidR="009F32D1" w:rsidRPr="004E3D0A" w:rsidRDefault="009F32D1" w:rsidP="009F32D1"/>
    <w:p w14:paraId="629EDD13" w14:textId="77777777" w:rsidR="009F32D1" w:rsidRDefault="009F32D1" w:rsidP="009F32D1">
      <w:pPr>
        <w:ind w:firstLine="720"/>
        <w:jc w:val="thaiDistribute"/>
        <w:rPr>
          <w:rFonts w:ascii="TH SarabunPSK" w:hAnsi="TH SarabunPSK" w:cs="TH SarabunPSK"/>
          <w:sz w:val="32"/>
          <w:szCs w:val="32"/>
        </w:rPr>
      </w:pPr>
      <w:r w:rsidRPr="004E3D0A">
        <w:rPr>
          <w:rFonts w:ascii="TH SarabunPSK" w:hAnsi="TH SarabunPSK" w:cs="TH SarabunPSK"/>
          <w:sz w:val="32"/>
          <w:szCs w:val="32"/>
          <w:cs/>
        </w:rPr>
        <w:t xml:space="preserve">วัตถุประสงค์ปริญญานิพนธ์ฉบับนี้เพื่อพัฒนาเกม สมรภูมิรบแห่งดวงดาว </w:t>
      </w:r>
      <w:r w:rsidRPr="004E3D0A">
        <w:rPr>
          <w:rFonts w:ascii="TH SarabunPSK" w:hAnsi="TH SarabunPSK" w:cs="TH SarabunPSK"/>
          <w:sz w:val="32"/>
          <w:szCs w:val="32"/>
        </w:rPr>
        <w:t xml:space="preserve">Battlefield of the Stars Online Arena </w:t>
      </w:r>
      <w:r w:rsidRPr="004E3D0A">
        <w:rPr>
          <w:rFonts w:ascii="TH SarabunPSK" w:hAnsi="TH SarabunPSK" w:cs="TH SarabunPSK"/>
          <w:sz w:val="32"/>
          <w:szCs w:val="32"/>
          <w:cs/>
        </w:rPr>
        <w:t>ซึ่งเป็นเกมแนวยิงอวกาศแบบผู้เล่นหลายคนในเวลาจริง (</w:t>
      </w:r>
      <w:r w:rsidRPr="004E3D0A">
        <w:rPr>
          <w:rFonts w:ascii="TH SarabunPSK" w:hAnsi="TH SarabunPSK" w:cs="TH SarabunPSK"/>
          <w:sz w:val="32"/>
          <w:szCs w:val="32"/>
        </w:rPr>
        <w:t xml:space="preserve">Multiplayer Real-time) </w:t>
      </w:r>
      <w:r w:rsidRPr="004E3D0A">
        <w:rPr>
          <w:rFonts w:ascii="TH SarabunPSK" w:hAnsi="TH SarabunPSK" w:cs="TH SarabunPSK"/>
          <w:sz w:val="32"/>
          <w:szCs w:val="32"/>
          <w:cs/>
        </w:rPr>
        <w:t xml:space="preserve">บนระบบปฏิบัติการ </w:t>
      </w:r>
      <w:r w:rsidRPr="004E3D0A">
        <w:rPr>
          <w:rFonts w:ascii="TH SarabunPSK" w:hAnsi="TH SarabunPSK" w:cs="TH SarabunPSK"/>
          <w:sz w:val="32"/>
          <w:szCs w:val="32"/>
        </w:rPr>
        <w:t xml:space="preserve">Android </w:t>
      </w:r>
      <w:r w:rsidRPr="004E3D0A">
        <w:rPr>
          <w:rFonts w:ascii="TH SarabunPSK" w:hAnsi="TH SarabunPSK" w:cs="TH SarabunPSK"/>
          <w:sz w:val="32"/>
          <w:szCs w:val="32"/>
          <w:cs/>
        </w:rPr>
        <w:t>ระบบนี้ช่วยให้ผู้เล่นได้รับความบันเทิงและประสบการณ์การแข่งขันที่ลื่นไหล โดยเน้นการแก้ปัญหาความล่าช้า (</w:t>
      </w:r>
      <w:r w:rsidRPr="004E3D0A">
        <w:rPr>
          <w:rFonts w:ascii="TH SarabunPSK" w:hAnsi="TH SarabunPSK" w:cs="TH SarabunPSK"/>
          <w:sz w:val="32"/>
          <w:szCs w:val="32"/>
        </w:rPr>
        <w:t xml:space="preserve">Latency) </w:t>
      </w:r>
      <w:r w:rsidRPr="004E3D0A">
        <w:rPr>
          <w:rFonts w:ascii="TH SarabunPSK" w:hAnsi="TH SarabunPSK" w:cs="TH SarabunPSK"/>
          <w:sz w:val="32"/>
          <w:szCs w:val="32"/>
          <w:cs/>
        </w:rPr>
        <w:t>และซิงโครไนซ์ข้อมูลระหว่างผู้เล่นให้ตรงกัน ผู้ใช้งานระบบ ประกอบด้วย ผู้ดูแลระบบ สมาชิก และผู้ใช้งานทั่วไป ฟังก์ชันหลักของระบบประกอบด้วย การสมัครสมาชิกและเข้าสู่ระบบ การจับคู่ผู้เล่นเข้าห้องแข่งขัน (</w:t>
      </w:r>
      <w:r w:rsidRPr="004E3D0A">
        <w:rPr>
          <w:rFonts w:ascii="TH SarabunPSK" w:hAnsi="TH SarabunPSK" w:cs="TH SarabunPSK"/>
          <w:sz w:val="32"/>
          <w:szCs w:val="32"/>
        </w:rPr>
        <w:t xml:space="preserve">Matchmaking) </w:t>
      </w:r>
      <w:r w:rsidRPr="004E3D0A">
        <w:rPr>
          <w:rFonts w:ascii="TH SarabunPSK" w:hAnsi="TH SarabunPSK" w:cs="TH SarabunPSK"/>
          <w:sz w:val="32"/>
          <w:szCs w:val="32"/>
          <w:cs/>
        </w:rPr>
        <w:t xml:space="preserve">การเลือกสายยานรบ การต่อสู้และใช้ความสามารถพิเศษแบบเวลาจริง และการบันทึกข้อมูลสถิติ เป็นต้น ระบบนี้ถูกพัฒนาด้วย </w:t>
      </w:r>
      <w:r w:rsidRPr="004E3D0A">
        <w:rPr>
          <w:rFonts w:ascii="TH SarabunPSK" w:hAnsi="TH SarabunPSK" w:cs="TH SarabunPSK"/>
          <w:sz w:val="32"/>
          <w:szCs w:val="32"/>
        </w:rPr>
        <w:t xml:space="preserve">Unity </w:t>
      </w:r>
      <w:r w:rsidRPr="004E3D0A">
        <w:rPr>
          <w:rFonts w:ascii="TH SarabunPSK" w:hAnsi="TH SarabunPSK" w:cs="TH SarabunPSK"/>
          <w:sz w:val="32"/>
          <w:szCs w:val="32"/>
          <w:cs/>
        </w:rPr>
        <w:t xml:space="preserve">ร่วมกับภาษา </w:t>
      </w:r>
      <w:r w:rsidRPr="004E3D0A">
        <w:rPr>
          <w:rFonts w:ascii="TH SarabunPSK" w:hAnsi="TH SarabunPSK" w:cs="TH SarabunPSK"/>
          <w:sz w:val="32"/>
          <w:szCs w:val="32"/>
        </w:rPr>
        <w:t xml:space="preserve">C# </w:t>
      </w:r>
      <w:r w:rsidRPr="004E3D0A">
        <w:rPr>
          <w:rFonts w:ascii="TH SarabunPSK" w:hAnsi="TH SarabunPSK" w:cs="TH SarabunPSK"/>
          <w:sz w:val="32"/>
          <w:szCs w:val="32"/>
          <w:cs/>
        </w:rPr>
        <w:t xml:space="preserve">โดยใช้ </w:t>
      </w:r>
      <w:r w:rsidRPr="004E3D0A">
        <w:rPr>
          <w:rFonts w:ascii="TH SarabunPSK" w:hAnsi="TH SarabunPSK" w:cs="TH SarabunPSK"/>
          <w:sz w:val="32"/>
          <w:szCs w:val="32"/>
        </w:rPr>
        <w:t xml:space="preserve">Photon PUN 2 </w:t>
      </w:r>
      <w:r w:rsidRPr="004E3D0A">
        <w:rPr>
          <w:rFonts w:ascii="TH SarabunPSK" w:hAnsi="TH SarabunPSK" w:cs="TH SarabunPSK"/>
          <w:sz w:val="32"/>
          <w:szCs w:val="32"/>
          <w:cs/>
        </w:rPr>
        <w:t xml:space="preserve">ในการจัดการระบบเครือข่ายผู้เล่นหลายคน และ </w:t>
      </w:r>
      <w:r w:rsidRPr="004E3D0A">
        <w:rPr>
          <w:rFonts w:ascii="TH SarabunPSK" w:hAnsi="TH SarabunPSK" w:cs="TH SarabunPSK"/>
          <w:sz w:val="32"/>
          <w:szCs w:val="32"/>
        </w:rPr>
        <w:t xml:space="preserve">Firebase </w:t>
      </w:r>
      <w:r w:rsidRPr="004E3D0A">
        <w:rPr>
          <w:rFonts w:ascii="TH SarabunPSK" w:hAnsi="TH SarabunPSK" w:cs="TH SarabunPSK"/>
          <w:sz w:val="32"/>
          <w:szCs w:val="32"/>
          <w:cs/>
        </w:rPr>
        <w:t>สำหรับระบบฐานข้อมูลแบบเรียลไทม์ จากการทดสอบระบบด้วยเทคนิคทดสอบกล่องดำพบว่า ทุกฟังก์ชันสามารถทำงานได้ถูกต้อง</w:t>
      </w:r>
    </w:p>
    <w:p w14:paraId="22B63D48" w14:textId="77777777" w:rsidR="00AE253E" w:rsidRDefault="00AE253E" w:rsidP="009F32D1">
      <w:pPr>
        <w:ind w:firstLine="720"/>
        <w:jc w:val="thaiDistribute"/>
        <w:rPr>
          <w:rFonts w:ascii="TH SarabunPSK" w:hAnsi="TH SarabunPSK" w:cs="TH SarabunPSK"/>
          <w:sz w:val="32"/>
          <w:szCs w:val="32"/>
        </w:rPr>
      </w:pPr>
    </w:p>
    <w:p w14:paraId="3E6BA5BF" w14:textId="17A3BA7A" w:rsidR="00AE253E" w:rsidRPr="004E3D0A" w:rsidRDefault="00AE253E" w:rsidP="00AE253E">
      <w:pPr>
        <w:rPr>
          <w:rFonts w:ascii="TH SarabunPSK" w:hAnsi="TH SarabunPSK" w:cs="TH SarabunPSK"/>
          <w:sz w:val="32"/>
          <w:szCs w:val="32"/>
          <w:cs/>
        </w:rPr>
      </w:pPr>
      <w:r w:rsidRPr="000D00F3">
        <w:rPr>
          <w:rFonts w:ascii="TH SarabunPSK" w:hAnsi="TH SarabunPSK" w:cs="TH SarabunPSK" w:hint="cs"/>
          <w:b/>
          <w:bCs/>
          <w:sz w:val="32"/>
          <w:szCs w:val="32"/>
          <w:cs/>
        </w:rPr>
        <w:t>คำสำคัญ</w:t>
      </w:r>
      <w:r>
        <w:rPr>
          <w:rFonts w:ascii="TH SarabunPSK" w:hAnsi="TH SarabunPSK" w:cs="TH SarabunPSK"/>
          <w:sz w:val="32"/>
          <w:szCs w:val="32"/>
        </w:rPr>
        <w:t xml:space="preserve">: </w:t>
      </w:r>
      <w:r w:rsidRPr="00AE253E">
        <w:rPr>
          <w:rFonts w:ascii="TH SarabunPSK" w:hAnsi="TH SarabunPSK" w:cs="TH SarabunPSK" w:hint="cs"/>
          <w:color w:val="0D0D0D" w:themeColor="text1" w:themeTint="F2"/>
          <w:sz w:val="32"/>
          <w:szCs w:val="32"/>
          <w:cs/>
        </w:rPr>
        <w:t>สมรภูมิรบแห่งดวงดาว</w:t>
      </w:r>
      <w:r w:rsidR="001F2AAE">
        <w:rPr>
          <w:rFonts w:ascii="TH SarabunPSK" w:hAnsi="TH SarabunPSK" w:cs="TH SarabunPSK" w:hint="cs"/>
          <w:color w:val="0D0D0D" w:themeColor="text1" w:themeTint="F2"/>
          <w:sz w:val="32"/>
          <w:szCs w:val="32"/>
          <w:cs/>
        </w:rPr>
        <w:t xml:space="preserve"> </w:t>
      </w:r>
      <w:r w:rsidR="001F2AAE" w:rsidRPr="001F2AAE">
        <w:rPr>
          <w:rFonts w:ascii="TH SarabunPSK" w:hAnsi="TH SarabunPSK" w:cs="TH SarabunPSK"/>
          <w:color w:val="0D0D0D" w:themeColor="text1" w:themeTint="F2"/>
          <w:sz w:val="32"/>
          <w:szCs w:val="32"/>
          <w:cs/>
        </w:rPr>
        <w:t>ออนไลน์อารีน่า</w:t>
      </w:r>
      <w:r>
        <w:rPr>
          <w:rFonts w:ascii="TH SarabunPSK" w:hAnsi="TH SarabunPSK" w:cs="TH SarabunPSK"/>
          <w:color w:val="0D0D0D" w:themeColor="text1" w:themeTint="F2"/>
          <w:sz w:val="32"/>
          <w:szCs w:val="32"/>
        </w:rPr>
        <w:t xml:space="preserve">, </w:t>
      </w:r>
      <w:r w:rsidRPr="00AE253E">
        <w:rPr>
          <w:rFonts w:ascii="TH SarabunPSK" w:hAnsi="TH SarabunPSK" w:cs="TH SarabunPSK"/>
          <w:color w:val="0D0D0D" w:themeColor="text1" w:themeTint="F2"/>
          <w:sz w:val="32"/>
          <w:szCs w:val="32"/>
          <w:cs/>
        </w:rPr>
        <w:t>ยูนิตี้</w:t>
      </w:r>
    </w:p>
    <w:p w14:paraId="647DE579" w14:textId="0393FE85" w:rsidR="009F32D1" w:rsidRDefault="009F32D1">
      <w:pPr>
        <w:spacing w:after="160" w:line="240" w:lineRule="auto"/>
        <w:rPr>
          <w:rFonts w:ascii="TH SarabunPSK" w:hAnsi="TH SarabunPSK" w:cs="TH SarabunPSK"/>
          <w:b/>
          <w:bCs/>
          <w:color w:val="0D0D0D" w:themeColor="text1" w:themeTint="F2"/>
          <w:sz w:val="32"/>
          <w:szCs w:val="32"/>
          <w:cs/>
        </w:rPr>
      </w:pPr>
    </w:p>
    <w:p w14:paraId="3B4AA4E9" w14:textId="77777777" w:rsidR="009F32D1" w:rsidRDefault="009F32D1">
      <w:pPr>
        <w:spacing w:after="160" w:line="240" w:lineRule="auto"/>
        <w:rPr>
          <w:rFonts w:ascii="TH SarabunPSK" w:hAnsi="TH SarabunPSK" w:cs="TH SarabunPSK"/>
          <w:b/>
          <w:bCs/>
          <w:color w:val="0D0D0D" w:themeColor="text1" w:themeTint="F2"/>
          <w:sz w:val="32"/>
          <w:szCs w:val="32"/>
          <w:cs/>
        </w:rPr>
      </w:pPr>
      <w:r>
        <w:rPr>
          <w:rFonts w:ascii="TH SarabunPSK" w:hAnsi="TH SarabunPSK" w:cs="TH SarabunPSK"/>
          <w:b/>
          <w:bCs/>
          <w:color w:val="0D0D0D" w:themeColor="text1" w:themeTint="F2"/>
          <w:sz w:val="32"/>
          <w:szCs w:val="32"/>
          <w:cs/>
        </w:rPr>
        <w:br w:type="page"/>
      </w:r>
    </w:p>
    <w:p w14:paraId="7A3D2903" w14:textId="2FA3E304" w:rsidR="00251736" w:rsidRPr="00251736" w:rsidRDefault="00251736" w:rsidP="00251736">
      <w:pPr>
        <w:rPr>
          <w:rFonts w:ascii="TH SarabunPSK" w:hAnsi="TH SarabunPSK" w:cs="TH SarabunPSK"/>
          <w:b/>
          <w:bCs/>
          <w:color w:val="000000" w:themeColor="text1"/>
          <w:sz w:val="32"/>
          <w:szCs w:val="32"/>
        </w:rPr>
      </w:pPr>
      <w:r w:rsidRPr="00251736">
        <w:rPr>
          <w:rFonts w:ascii="TH SarabunPSK" w:hAnsi="TH SarabunPSK" w:cs="TH SarabunPSK" w:hint="cs"/>
          <w:b/>
          <w:bCs/>
          <w:color w:val="000000" w:themeColor="text1"/>
          <w:sz w:val="32"/>
          <w:szCs w:val="32"/>
        </w:rPr>
        <w:lastRenderedPageBreak/>
        <w:t>Thesis Title</w:t>
      </w:r>
      <w:r>
        <w:rPr>
          <w:rFonts w:ascii="TH SarabunPSK" w:hAnsi="TH SarabunPSK" w:cs="TH SarabunPSK"/>
          <w:b/>
          <w:bCs/>
          <w:color w:val="000000" w:themeColor="text1"/>
          <w:sz w:val="32"/>
          <w:szCs w:val="32"/>
        </w:rPr>
        <w:t xml:space="preserve">                  </w:t>
      </w:r>
      <w:r w:rsidRPr="00251736">
        <w:rPr>
          <w:rFonts w:ascii="TH SarabunPSK" w:hAnsi="TH SarabunPSK" w:cs="TH SarabunPSK" w:hint="cs"/>
          <w:b/>
          <w:bCs/>
          <w:color w:val="000000" w:themeColor="text1"/>
          <w:sz w:val="32"/>
          <w:szCs w:val="32"/>
        </w:rPr>
        <w:t xml:space="preserve">: </w:t>
      </w:r>
      <w:r w:rsidRPr="00AE253E">
        <w:rPr>
          <w:rFonts w:ascii="TH SarabunPSK" w:hAnsi="TH SarabunPSK" w:cs="TH SarabunPSK" w:hint="cs"/>
          <w:b/>
          <w:bCs/>
          <w:color w:val="000000" w:themeColor="text1"/>
          <w:sz w:val="32"/>
          <w:szCs w:val="32"/>
        </w:rPr>
        <w:t>Battlefield of the Stars</w:t>
      </w:r>
      <w:r w:rsidR="00AE253E" w:rsidRPr="00AE253E">
        <w:rPr>
          <w:rFonts w:ascii="TH SarabunPSK" w:hAnsi="TH SarabunPSK" w:cs="TH SarabunPSK"/>
          <w:b/>
          <w:bCs/>
          <w:color w:val="000000" w:themeColor="text1"/>
          <w:sz w:val="32"/>
          <w:szCs w:val="32"/>
        </w:rPr>
        <w:t xml:space="preserve"> </w:t>
      </w:r>
      <w:r w:rsidR="00AE253E" w:rsidRPr="00AE253E">
        <w:rPr>
          <w:rFonts w:ascii="TH SarabunPSK" w:hAnsi="TH SarabunPSK" w:cs="TH SarabunPSK" w:hint="cs"/>
          <w:b/>
          <w:bCs/>
          <w:color w:val="0D0D0D" w:themeColor="text1" w:themeTint="F2"/>
          <w:sz w:val="32"/>
          <w:szCs w:val="32"/>
        </w:rPr>
        <w:t>Online Arena</w:t>
      </w:r>
    </w:p>
    <w:p w14:paraId="175B42F1" w14:textId="2DAACFA7" w:rsidR="00251736" w:rsidRPr="00251736" w:rsidRDefault="00FE3A5D" w:rsidP="00251736">
      <w:pPr>
        <w:rPr>
          <w:rFonts w:ascii="TH SarabunPSK" w:hAnsi="TH SarabunPSK" w:cs="TH SarabunPSK"/>
          <w:b/>
          <w:bCs/>
          <w:color w:val="000000" w:themeColor="text1"/>
          <w:sz w:val="32"/>
          <w:szCs w:val="32"/>
        </w:rPr>
      </w:pPr>
      <w:r w:rsidRPr="00FE3A5D">
        <w:rPr>
          <w:rFonts w:ascii="TH SarabunPSK" w:hAnsi="TH SarabunPSK" w:cs="TH SarabunPSK" w:hint="cs"/>
          <w:b/>
          <w:bCs/>
          <w:color w:val="000000" w:themeColor="text1"/>
          <w:sz w:val="32"/>
          <w:szCs w:val="32"/>
        </w:rPr>
        <w:t>Author</w:t>
      </w:r>
      <w:commentRangeStart w:id="2"/>
      <w:r w:rsidRPr="00FE3A5D">
        <w:rPr>
          <w:rFonts w:ascii="TH SarabunPSK" w:hAnsi="TH SarabunPSK" w:cs="TH SarabunPSK" w:hint="cs"/>
          <w:b/>
          <w:bCs/>
          <w:color w:val="000000" w:themeColor="text1"/>
          <w:sz w:val="32"/>
          <w:szCs w:val="32"/>
        </w:rPr>
        <w:t>s</w:t>
      </w:r>
      <w:commentRangeEnd w:id="2"/>
      <w:r w:rsidRPr="00FE3A5D">
        <w:rPr>
          <w:rStyle w:val="afe"/>
          <w:rFonts w:ascii="TH SarabunPSK" w:hAnsi="TH SarabunPSK" w:cs="TH SarabunPSK"/>
          <w:b/>
          <w:bCs/>
          <w:color w:val="000000" w:themeColor="text1"/>
          <w:sz w:val="32"/>
          <w:szCs w:val="32"/>
        </w:rPr>
        <w:commentReference w:id="2"/>
      </w:r>
      <w:r w:rsidRPr="00FE3A5D">
        <w:rPr>
          <w:rFonts w:ascii="TH SarabunPSK" w:hAnsi="TH SarabunPSK" w:cs="TH SarabunPSK"/>
          <w:b/>
          <w:bCs/>
          <w:color w:val="000000" w:themeColor="text1"/>
          <w:sz w:val="32"/>
          <w:szCs w:val="32"/>
        </w:rPr>
        <w:t xml:space="preserve"> </w:t>
      </w:r>
      <w:r>
        <w:rPr>
          <w:rFonts w:ascii="TH SarabunPSK" w:hAnsi="TH SarabunPSK" w:cs="TH SarabunPSK"/>
          <w:b/>
          <w:bCs/>
          <w:color w:val="000000" w:themeColor="text1"/>
          <w:sz w:val="32"/>
          <w:szCs w:val="32"/>
        </w:rPr>
        <w:tab/>
      </w:r>
      <w:r>
        <w:rPr>
          <w:rFonts w:ascii="TH SarabunPSK" w:hAnsi="TH SarabunPSK" w:cs="TH SarabunPSK"/>
          <w:b/>
          <w:bCs/>
          <w:color w:val="000000" w:themeColor="text1"/>
          <w:sz w:val="32"/>
          <w:szCs w:val="32"/>
        </w:rPr>
        <w:tab/>
        <w:t xml:space="preserve">   </w:t>
      </w:r>
      <w:r w:rsidR="00251736">
        <w:rPr>
          <w:rFonts w:ascii="TH SarabunPSK" w:hAnsi="TH SarabunPSK" w:cs="TH SarabunPSK"/>
          <w:b/>
          <w:bCs/>
          <w:color w:val="000000" w:themeColor="text1"/>
          <w:sz w:val="32"/>
          <w:szCs w:val="32"/>
        </w:rPr>
        <w:t xml:space="preserve"> </w:t>
      </w:r>
      <w:r w:rsidR="00251736" w:rsidRPr="00251736">
        <w:rPr>
          <w:rFonts w:ascii="TH SarabunPSK" w:hAnsi="TH SarabunPSK" w:cs="TH SarabunPSK" w:hint="cs"/>
          <w:b/>
          <w:bCs/>
          <w:color w:val="000000" w:themeColor="text1"/>
          <w:sz w:val="32"/>
          <w:szCs w:val="32"/>
        </w:rPr>
        <w:t>:</w:t>
      </w:r>
      <w:r w:rsidR="008E7252">
        <w:rPr>
          <w:rFonts w:ascii="TH SarabunPSK" w:hAnsi="TH SarabunPSK" w:cs="TH SarabunPSK"/>
          <w:b/>
          <w:bCs/>
          <w:color w:val="000000" w:themeColor="text1"/>
          <w:sz w:val="32"/>
          <w:szCs w:val="32"/>
        </w:rPr>
        <w:t xml:space="preserve"> </w:t>
      </w:r>
      <w:r w:rsidR="00251736" w:rsidRPr="00251736">
        <w:rPr>
          <w:rFonts w:ascii="TH SarabunPSK" w:hAnsi="TH SarabunPSK" w:cs="TH SarabunPSK" w:hint="cs"/>
          <w:b/>
          <w:bCs/>
          <w:color w:val="000000" w:themeColor="text1"/>
          <w:sz w:val="32"/>
          <w:szCs w:val="32"/>
        </w:rPr>
        <w:t>Mr. Panpeth Ananram</w:t>
      </w:r>
      <w:r w:rsidR="00251736" w:rsidRPr="00251736">
        <w:rPr>
          <w:rFonts w:ascii="TH SarabunPSK" w:hAnsi="TH SarabunPSK" w:cs="TH SarabunPSK" w:hint="cs"/>
          <w:b/>
          <w:bCs/>
          <w:color w:val="000000" w:themeColor="text1"/>
          <w:sz w:val="32"/>
          <w:szCs w:val="32"/>
        </w:rPr>
        <w:br/>
      </w:r>
      <w:r w:rsidR="00251736">
        <w:rPr>
          <w:rFonts w:ascii="TH SarabunPSK" w:hAnsi="TH SarabunPSK" w:cs="TH SarabunPSK"/>
          <w:b/>
          <w:bCs/>
          <w:color w:val="000000" w:themeColor="text1"/>
          <w:sz w:val="32"/>
          <w:szCs w:val="32"/>
        </w:rPr>
        <w:t xml:space="preserve">                                   </w:t>
      </w:r>
      <w:r>
        <w:rPr>
          <w:rFonts w:ascii="TH SarabunPSK" w:hAnsi="TH SarabunPSK" w:cs="TH SarabunPSK"/>
          <w:b/>
          <w:bCs/>
          <w:color w:val="000000" w:themeColor="text1"/>
          <w:sz w:val="32"/>
          <w:szCs w:val="32"/>
        </w:rPr>
        <w:t xml:space="preserve"> </w:t>
      </w:r>
      <w:r w:rsidR="00251736" w:rsidRPr="00251736">
        <w:rPr>
          <w:rFonts w:ascii="TH SarabunPSK" w:hAnsi="TH SarabunPSK" w:cs="TH SarabunPSK" w:hint="cs"/>
          <w:b/>
          <w:bCs/>
          <w:color w:val="000000" w:themeColor="text1"/>
          <w:sz w:val="32"/>
          <w:szCs w:val="32"/>
        </w:rPr>
        <w:t>Mr. Danuporn Ontha</w:t>
      </w:r>
    </w:p>
    <w:p w14:paraId="01A583CA" w14:textId="4C170EDA" w:rsidR="00251736" w:rsidRDefault="00FE3A5D" w:rsidP="00251736">
      <w:pPr>
        <w:rPr>
          <w:rFonts w:ascii="TH SarabunPSK" w:hAnsi="TH SarabunPSK" w:cs="TH SarabunPSK"/>
          <w:b/>
          <w:bCs/>
          <w:color w:val="000000" w:themeColor="text1"/>
          <w:sz w:val="32"/>
          <w:szCs w:val="32"/>
        </w:rPr>
      </w:pPr>
      <w:r w:rsidRPr="00FE3A5D">
        <w:rPr>
          <w:rFonts w:ascii="TH SarabunPSK" w:hAnsi="TH SarabunPSK" w:cs="TH SarabunPSK" w:hint="cs"/>
          <w:b/>
          <w:bCs/>
          <w:color w:val="000000" w:themeColor="text1"/>
          <w:sz w:val="32"/>
          <w:szCs w:val="32"/>
        </w:rPr>
        <w:t>Supervisor</w:t>
      </w:r>
      <w:r w:rsidR="008E7252">
        <w:rPr>
          <w:rFonts w:ascii="TH SarabunPSK" w:hAnsi="TH SarabunPSK" w:cs="TH SarabunPSK"/>
          <w:b/>
          <w:bCs/>
          <w:color w:val="000000" w:themeColor="text1"/>
          <w:sz w:val="32"/>
          <w:szCs w:val="32"/>
        </w:rPr>
        <w:t xml:space="preserve"> </w:t>
      </w:r>
      <w:r w:rsidR="008E7252">
        <w:rPr>
          <w:rFonts w:ascii="TH SarabunPSK" w:hAnsi="TH SarabunPSK" w:cs="TH SarabunPSK" w:hint="cs"/>
          <w:b/>
          <w:bCs/>
          <w:color w:val="000000" w:themeColor="text1"/>
          <w:sz w:val="32"/>
          <w:szCs w:val="32"/>
          <w:cs/>
        </w:rPr>
        <w:t xml:space="preserve">             </w:t>
      </w:r>
      <w:r>
        <w:rPr>
          <w:rFonts w:ascii="TH SarabunPSK" w:hAnsi="TH SarabunPSK" w:cs="TH SarabunPSK"/>
          <w:b/>
          <w:bCs/>
          <w:color w:val="000000" w:themeColor="text1"/>
          <w:sz w:val="32"/>
          <w:szCs w:val="32"/>
        </w:rPr>
        <w:t xml:space="preserve">     </w:t>
      </w:r>
      <w:r w:rsidR="008E7252">
        <w:rPr>
          <w:rFonts w:ascii="TH SarabunPSK" w:hAnsi="TH SarabunPSK" w:cs="TH SarabunPSK"/>
          <w:b/>
          <w:bCs/>
          <w:color w:val="000000" w:themeColor="text1"/>
          <w:sz w:val="32"/>
          <w:szCs w:val="32"/>
        </w:rPr>
        <w:t xml:space="preserve">: </w:t>
      </w:r>
      <w:r w:rsidR="00251736" w:rsidRPr="00251736">
        <w:rPr>
          <w:rFonts w:ascii="TH SarabunPSK" w:hAnsi="TH SarabunPSK" w:cs="TH SarabunPSK" w:hint="cs"/>
          <w:b/>
          <w:bCs/>
          <w:color w:val="000000" w:themeColor="text1"/>
          <w:sz w:val="32"/>
          <w:szCs w:val="32"/>
        </w:rPr>
        <w:t>Assistant Professor</w:t>
      </w:r>
      <w:r w:rsidR="008E7252">
        <w:rPr>
          <w:rFonts w:ascii="TH SarabunPSK" w:hAnsi="TH SarabunPSK" w:cs="TH SarabunPSK" w:hint="cs"/>
          <w:b/>
          <w:bCs/>
          <w:color w:val="000000" w:themeColor="text1"/>
          <w:sz w:val="32"/>
          <w:szCs w:val="32"/>
          <w:cs/>
        </w:rPr>
        <w:t xml:space="preserve"> </w:t>
      </w:r>
      <w:r w:rsidR="00251736" w:rsidRPr="00251736">
        <w:rPr>
          <w:rFonts w:ascii="TH SarabunPSK" w:hAnsi="TH SarabunPSK" w:cs="TH SarabunPSK" w:hint="cs"/>
          <w:b/>
          <w:bCs/>
          <w:color w:val="000000" w:themeColor="text1"/>
          <w:sz w:val="32"/>
          <w:szCs w:val="32"/>
        </w:rPr>
        <w:t>Dr. Thawatchai Chomsiri</w:t>
      </w:r>
    </w:p>
    <w:p w14:paraId="48E60F50" w14:textId="77777777" w:rsidR="00FE3A5D" w:rsidRPr="00251736" w:rsidRDefault="00FE3A5D" w:rsidP="00251736">
      <w:pPr>
        <w:rPr>
          <w:rFonts w:ascii="TH SarabunPSK" w:hAnsi="TH SarabunPSK" w:cs="TH SarabunPSK"/>
          <w:b/>
          <w:bCs/>
          <w:color w:val="000000" w:themeColor="text1"/>
          <w:sz w:val="32"/>
          <w:szCs w:val="32"/>
        </w:rPr>
      </w:pPr>
    </w:p>
    <w:p w14:paraId="5F37ABDE" w14:textId="0AE4ABF5" w:rsidR="009F32D1" w:rsidRDefault="009F32D1" w:rsidP="009F32D1">
      <w:pPr>
        <w:pStyle w:val="1"/>
        <w:jc w:val="center"/>
        <w:rPr>
          <w:rFonts w:ascii="TH SarabunPSK" w:hAnsi="TH SarabunPSK" w:cs="TH SarabunPSK"/>
          <w:b/>
          <w:bCs/>
          <w:color w:val="000000" w:themeColor="text1"/>
          <w:sz w:val="36"/>
          <w:szCs w:val="36"/>
        </w:rPr>
      </w:pPr>
      <w:bookmarkStart w:id="3" w:name="_Toc241852703"/>
      <w:r w:rsidRPr="00803793">
        <w:rPr>
          <w:rFonts w:ascii="TH SarabunPSK" w:hAnsi="TH SarabunPSK" w:cs="TH SarabunPSK"/>
          <w:b/>
          <w:bCs/>
          <w:color w:val="000000" w:themeColor="text1"/>
          <w:sz w:val="36"/>
          <w:szCs w:val="36"/>
        </w:rPr>
        <w:t>Abstract</w:t>
      </w:r>
      <w:bookmarkEnd w:id="3"/>
    </w:p>
    <w:p w14:paraId="75C95C0E" w14:textId="77777777" w:rsidR="009F32D1" w:rsidRPr="00803793" w:rsidRDefault="009F32D1" w:rsidP="009F32D1"/>
    <w:p w14:paraId="48DD8151" w14:textId="77777777" w:rsidR="009F32D1" w:rsidRDefault="009F32D1" w:rsidP="009F32D1">
      <w:pPr>
        <w:ind w:firstLine="720"/>
        <w:jc w:val="thaiDistribute"/>
        <w:rPr>
          <w:rFonts w:ascii="TH SarabunPSK" w:hAnsi="TH SarabunPSK" w:cs="TH SarabunPSK"/>
          <w:color w:val="000000" w:themeColor="text1"/>
          <w:sz w:val="32"/>
          <w:szCs w:val="32"/>
        </w:rPr>
      </w:pPr>
      <w:r w:rsidRPr="00803793">
        <w:rPr>
          <w:rFonts w:ascii="TH SarabunPSK" w:hAnsi="TH SarabunPSK" w:cs="TH SarabunPSK"/>
          <w:color w:val="000000" w:themeColor="text1"/>
          <w:sz w:val="32"/>
          <w:szCs w:val="32"/>
        </w:rPr>
        <w:t>The objective of this thesis is to develop the game Battlefield of the Stars Online Arena, a real-time multiplayer space shooting game on the Android operating system. This system provides players with entertainment and a smooth competitive experience by focusing on resolving latency issues and synchronizing data between players. The system users consist of administrators, members, and general users. The main functions of the system include registration and login, matchmaking, spaceship class selection, real-time combat with special skill usage, and statistical recording. This system was developed using Unity with the C# programming language, utilizing Photon PUN 2 for multiplayer network management and Firebase for the real-time database. From testing the system using the black-box testing technique, it was found that all functions operate correctly.</w:t>
      </w:r>
    </w:p>
    <w:p w14:paraId="714E9F92" w14:textId="77777777" w:rsidR="00AE253E" w:rsidRDefault="00AE253E" w:rsidP="009F32D1">
      <w:pPr>
        <w:ind w:firstLine="720"/>
        <w:jc w:val="thaiDistribute"/>
        <w:rPr>
          <w:rFonts w:ascii="TH SarabunPSK" w:hAnsi="TH SarabunPSK" w:cs="TH SarabunPSK"/>
          <w:color w:val="000000" w:themeColor="text1"/>
          <w:sz w:val="32"/>
          <w:szCs w:val="32"/>
        </w:rPr>
      </w:pPr>
    </w:p>
    <w:p w14:paraId="576358D8" w14:textId="12092623" w:rsidR="00AE253E" w:rsidRPr="00AE253E" w:rsidRDefault="00AE253E" w:rsidP="00AE253E">
      <w:pPr>
        <w:jc w:val="thaiDistribute"/>
        <w:rPr>
          <w:rFonts w:ascii="TH SarabunPSK" w:hAnsi="TH SarabunPSK" w:cs="TH SarabunPSK"/>
          <w:color w:val="000000" w:themeColor="text1"/>
          <w:sz w:val="32"/>
          <w:szCs w:val="32"/>
        </w:rPr>
      </w:pPr>
      <w:r w:rsidRPr="00AE253E">
        <w:rPr>
          <w:rFonts w:ascii="TH SarabunPSK" w:hAnsi="TH SarabunPSK" w:cs="TH SarabunPSK"/>
          <w:b/>
          <w:bCs/>
          <w:color w:val="000000" w:themeColor="text1"/>
          <w:sz w:val="32"/>
          <w:szCs w:val="32"/>
          <w:lang w:val="en"/>
        </w:rPr>
        <w:t>Keywords</w:t>
      </w:r>
      <w:r w:rsidRPr="00AE253E">
        <w:rPr>
          <w:rFonts w:ascii="TH SarabunPSK" w:hAnsi="TH SarabunPSK" w:cs="TH SarabunPSK"/>
          <w:color w:val="000000" w:themeColor="text1"/>
          <w:sz w:val="32"/>
          <w:szCs w:val="32"/>
          <w:lang w:val="en"/>
        </w:rPr>
        <w:t>:</w:t>
      </w:r>
      <w:r>
        <w:rPr>
          <w:rFonts w:ascii="TH SarabunPSK" w:hAnsi="TH SarabunPSK" w:cs="TH SarabunPSK"/>
          <w:color w:val="000000" w:themeColor="text1"/>
          <w:sz w:val="32"/>
          <w:szCs w:val="32"/>
          <w:lang w:val="en"/>
        </w:rPr>
        <w:t xml:space="preserve"> </w:t>
      </w:r>
      <w:r w:rsidRPr="00AD0C53">
        <w:rPr>
          <w:rFonts w:ascii="TH SarabunPSK" w:hAnsi="TH SarabunPSK" w:cs="TH SarabunPSK" w:hint="cs"/>
          <w:color w:val="000000" w:themeColor="text1"/>
          <w:sz w:val="32"/>
          <w:szCs w:val="32"/>
        </w:rPr>
        <w:t>Battlefield of the Stars</w:t>
      </w:r>
      <w:r w:rsidR="00AD0C53" w:rsidRPr="00AD0C53">
        <w:rPr>
          <w:rFonts w:ascii="TH SarabunPSK" w:hAnsi="TH SarabunPSK" w:cs="TH SarabunPSK"/>
          <w:color w:val="000000" w:themeColor="text1"/>
          <w:sz w:val="32"/>
          <w:szCs w:val="32"/>
        </w:rPr>
        <w:t xml:space="preserve"> </w:t>
      </w:r>
      <w:r w:rsidR="00AD0C53" w:rsidRPr="00AD0C53">
        <w:rPr>
          <w:rFonts w:ascii="TH SarabunPSK" w:hAnsi="TH SarabunPSK" w:cs="TH SarabunPSK" w:hint="cs"/>
          <w:color w:val="0D0D0D" w:themeColor="text1" w:themeTint="F2"/>
          <w:sz w:val="32"/>
          <w:szCs w:val="32"/>
        </w:rPr>
        <w:t>Online Arena</w:t>
      </w:r>
      <w:r w:rsidR="00AD0C53">
        <w:rPr>
          <w:rFonts w:ascii="TH SarabunPSK" w:hAnsi="TH SarabunPSK" w:cs="TH SarabunPSK"/>
          <w:color w:val="0D0D0D" w:themeColor="text1" w:themeTint="F2"/>
          <w:sz w:val="32"/>
          <w:szCs w:val="32"/>
        </w:rPr>
        <w:t xml:space="preserve">, </w:t>
      </w:r>
      <w:r w:rsidR="00AD0C53" w:rsidRPr="00AD0C53">
        <w:rPr>
          <w:rFonts w:ascii="TH SarabunPSK" w:hAnsi="TH SarabunPSK" w:cs="TH SarabunPSK"/>
          <w:color w:val="0D0D0D" w:themeColor="text1" w:themeTint="F2"/>
          <w:sz w:val="32"/>
          <w:szCs w:val="32"/>
        </w:rPr>
        <w:t>Unity</w:t>
      </w:r>
    </w:p>
    <w:p w14:paraId="43911AF3" w14:textId="77777777" w:rsidR="00AE253E" w:rsidRPr="00803793" w:rsidRDefault="00AE253E" w:rsidP="009F32D1">
      <w:pPr>
        <w:ind w:firstLine="720"/>
        <w:jc w:val="thaiDistribute"/>
        <w:rPr>
          <w:rFonts w:ascii="TH SarabunPSK" w:hAnsi="TH SarabunPSK" w:cs="TH SarabunPSK"/>
          <w:color w:val="000000" w:themeColor="text1"/>
          <w:sz w:val="32"/>
          <w:szCs w:val="32"/>
        </w:rPr>
      </w:pPr>
    </w:p>
    <w:p w14:paraId="668EA999" w14:textId="3B814DA5" w:rsidR="009F32D1" w:rsidRPr="009F32D1" w:rsidRDefault="009F32D1">
      <w:pPr>
        <w:spacing w:after="160" w:line="240" w:lineRule="auto"/>
        <w:rPr>
          <w:rFonts w:ascii="TH SarabunPSK" w:hAnsi="TH SarabunPSK" w:cs="TH SarabunPSK"/>
          <w:b/>
          <w:bCs/>
          <w:color w:val="0D0D0D" w:themeColor="text1" w:themeTint="F2"/>
          <w:sz w:val="32"/>
          <w:szCs w:val="32"/>
          <w:cs/>
        </w:rPr>
      </w:pPr>
    </w:p>
    <w:p w14:paraId="07B33B4B" w14:textId="2D6921AC" w:rsidR="009F32D1" w:rsidRPr="009F32D1" w:rsidRDefault="009F32D1">
      <w:pPr>
        <w:spacing w:after="160" w:line="240" w:lineRule="auto"/>
        <w:rPr>
          <w:rFonts w:ascii="TH SarabunPSK" w:hAnsi="TH SarabunPSK" w:cs="TH SarabunPSK"/>
          <w:b/>
          <w:bCs/>
          <w:color w:val="0D0D0D" w:themeColor="text1" w:themeTint="F2"/>
          <w:sz w:val="32"/>
          <w:szCs w:val="32"/>
          <w:cs/>
        </w:rPr>
      </w:pPr>
      <w:r>
        <w:rPr>
          <w:rFonts w:ascii="TH SarabunPSK" w:hAnsi="TH SarabunPSK" w:cs="TH SarabunPSK"/>
          <w:b/>
          <w:bCs/>
          <w:color w:val="0D0D0D" w:themeColor="text1" w:themeTint="F2"/>
          <w:sz w:val="32"/>
          <w:szCs w:val="32"/>
          <w:cs/>
        </w:rPr>
        <w:br w:type="page"/>
      </w:r>
    </w:p>
    <w:p w14:paraId="461FDC09" w14:textId="77777777" w:rsidR="009F32D1" w:rsidRDefault="009F32D1" w:rsidP="009F32D1">
      <w:pPr>
        <w:pStyle w:val="1"/>
        <w:jc w:val="center"/>
        <w:rPr>
          <w:rFonts w:ascii="TH SarabunPSK" w:hAnsi="TH SarabunPSK" w:cs="TH SarabunPSK"/>
          <w:b/>
          <w:bCs/>
          <w:color w:val="000000" w:themeColor="text1"/>
          <w:sz w:val="36"/>
          <w:szCs w:val="36"/>
        </w:rPr>
      </w:pPr>
      <w:bookmarkStart w:id="4" w:name="_Toc135227518"/>
      <w:bookmarkStart w:id="5" w:name="_Toc241852704"/>
      <w:r w:rsidRPr="00633421">
        <w:rPr>
          <w:rFonts w:ascii="TH SarabunPSK" w:hAnsi="TH SarabunPSK" w:cs="TH SarabunPSK"/>
          <w:b/>
          <w:bCs/>
          <w:color w:val="000000" w:themeColor="text1"/>
          <w:sz w:val="36"/>
          <w:szCs w:val="36"/>
          <w:cs/>
        </w:rPr>
        <w:lastRenderedPageBreak/>
        <w:t>กิตติกรรมประกาศ</w:t>
      </w:r>
      <w:bookmarkEnd w:id="4"/>
      <w:bookmarkEnd w:id="5"/>
    </w:p>
    <w:p w14:paraId="4F49160B" w14:textId="77777777" w:rsidR="009F32D1" w:rsidRDefault="009F32D1" w:rsidP="009F32D1">
      <w:pPr>
        <w:ind w:firstLine="720"/>
        <w:rPr>
          <w:rFonts w:ascii="TH SarabunPSK" w:hAnsi="TH SarabunPSK" w:cs="TH SarabunPSK"/>
          <w:sz w:val="32"/>
          <w:szCs w:val="32"/>
        </w:rPr>
      </w:pPr>
    </w:p>
    <w:p w14:paraId="41DF767E" w14:textId="77777777" w:rsidR="009F32D1" w:rsidRPr="00AD7DCC" w:rsidRDefault="009F32D1" w:rsidP="009F32D1">
      <w:pPr>
        <w:ind w:firstLine="720"/>
        <w:jc w:val="thaiDistribute"/>
        <w:rPr>
          <w:rFonts w:ascii="TH SarabunPSK" w:hAnsi="TH SarabunPSK" w:cs="TH SarabunPSK"/>
          <w:sz w:val="32"/>
          <w:szCs w:val="32"/>
        </w:rPr>
      </w:pPr>
      <w:r w:rsidRPr="00AD7DCC">
        <w:rPr>
          <w:rFonts w:ascii="TH SarabunPSK" w:hAnsi="TH SarabunPSK" w:cs="TH SarabunPSK"/>
          <w:sz w:val="32"/>
          <w:szCs w:val="32"/>
          <w:cs/>
        </w:rPr>
        <w:t>ปริญญานิพนธ์ฉบับนี้สำเร็จลุล่วงไปได้ด้วยความเรียบร้อย เนื่องจากได้รับความกรุณาอย่างยิ่งจาก</w:t>
      </w:r>
      <w:r w:rsidRPr="00AD7DCC">
        <w:rPr>
          <w:rFonts w:ascii="TH SarabunPSK" w:hAnsi="TH SarabunPSK" w:cs="TH SarabunPSK"/>
          <w:sz w:val="32"/>
          <w:szCs w:val="32"/>
        </w:rPr>
        <w:t xml:space="preserve"> </w:t>
      </w:r>
      <w:r w:rsidRPr="00AD7DCC">
        <w:rPr>
          <w:rFonts w:ascii="TH SarabunPSK" w:hAnsi="TH SarabunPSK" w:cs="TH SarabunPSK"/>
          <w:sz w:val="32"/>
          <w:szCs w:val="32"/>
          <w:cs/>
        </w:rPr>
        <w:t>ผู้ช่วยศาสตราจารย์ ดร.ธวัชชัย ชมศิริ</w:t>
      </w:r>
      <w:r w:rsidRPr="00AD7DCC">
        <w:rPr>
          <w:rFonts w:ascii="TH SarabunPSK" w:hAnsi="TH SarabunPSK" w:cs="TH SarabunPSK"/>
          <w:sz w:val="32"/>
          <w:szCs w:val="32"/>
        </w:rPr>
        <w:t xml:space="preserve"> </w:t>
      </w:r>
      <w:r w:rsidRPr="00AD7DCC">
        <w:rPr>
          <w:rFonts w:ascii="TH SarabunPSK" w:hAnsi="TH SarabunPSK" w:cs="TH SarabunPSK"/>
          <w:sz w:val="32"/>
          <w:szCs w:val="32"/>
          <w:cs/>
        </w:rPr>
        <w:t>อาจารย์ที่ปรึกษาปริญญานิพนธ์ ที่ได้กรุณาสละเวลาอันมีค่าในการให้คำปรึกษา ชี้แนะแนวทาง ตรวจทาน และแก้ไขข้อบกพร่องต่างๆ ด้วยความเอาใจใส่ในทุกขั้นตอนตลอดระยะเวลาของการดำเนินงาน คณะผู้จัดทำขอกราบขอบพระคุณเป็นอย่างสูงไว้ ณ ที่นี้</w:t>
      </w:r>
    </w:p>
    <w:p w14:paraId="34D19917" w14:textId="59DF5E3B" w:rsidR="009F32D1" w:rsidRPr="00AD7DCC" w:rsidRDefault="009F32D1" w:rsidP="009F32D1">
      <w:pPr>
        <w:jc w:val="thaiDistribute"/>
        <w:rPr>
          <w:rFonts w:ascii="TH SarabunPSK" w:hAnsi="TH SarabunPSK" w:cs="TH SarabunPSK"/>
          <w:sz w:val="32"/>
          <w:szCs w:val="32"/>
        </w:rPr>
      </w:pPr>
      <w:r w:rsidRPr="00AD7DCC">
        <w:rPr>
          <w:rFonts w:ascii="TH SarabunPSK" w:hAnsi="TH SarabunPSK" w:cs="TH SarabunPSK"/>
          <w:sz w:val="32"/>
          <w:szCs w:val="32"/>
          <w:cs/>
        </w:rPr>
        <w:t xml:space="preserve">ขอกราบขอบพระคุณ </w:t>
      </w:r>
      <w:r w:rsidR="00903BA4" w:rsidRPr="00903BA4">
        <w:rPr>
          <w:rFonts w:ascii="TH SarabunPSK" w:hAnsi="TH SarabunPSK" w:cs="TH SarabunPSK"/>
          <w:sz w:val="32"/>
          <w:szCs w:val="32"/>
          <w:cs/>
        </w:rPr>
        <w:t>ผศ.ชุมศักดิ์ สีบุญเรือง</w:t>
      </w:r>
      <w:r w:rsidR="00903BA4">
        <w:rPr>
          <w:rFonts w:ascii="TH SarabunPSK" w:hAnsi="TH SarabunPSK" w:cs="TH SarabunPSK" w:hint="cs"/>
          <w:sz w:val="32"/>
          <w:szCs w:val="32"/>
          <w:cs/>
        </w:rPr>
        <w:t xml:space="preserve"> </w:t>
      </w:r>
      <w:r w:rsidRPr="00AD7DCC">
        <w:rPr>
          <w:rFonts w:ascii="TH SarabunPSK" w:hAnsi="TH SarabunPSK" w:cs="TH SarabunPSK"/>
          <w:sz w:val="32"/>
          <w:szCs w:val="32"/>
          <w:cs/>
        </w:rPr>
        <w:t xml:space="preserve">ประธานกรรมการสอบ และ </w:t>
      </w:r>
      <w:r w:rsidR="00903BA4" w:rsidRPr="00903BA4">
        <w:rPr>
          <w:rFonts w:ascii="TH SarabunPSK" w:hAnsi="TH SarabunPSK" w:cs="TH SarabunPSK"/>
          <w:sz w:val="32"/>
          <w:szCs w:val="32"/>
          <w:cs/>
        </w:rPr>
        <w:t>ผศ.ดร.ธนันชัย คำเกตุ</w:t>
      </w:r>
      <w:r w:rsidR="00CF49C9">
        <w:rPr>
          <w:rFonts w:ascii="TH SarabunPSK" w:hAnsi="TH SarabunPSK" w:cs="TH SarabunPSK" w:hint="cs"/>
          <w:sz w:val="32"/>
          <w:szCs w:val="32"/>
          <w:cs/>
        </w:rPr>
        <w:t xml:space="preserve"> </w:t>
      </w:r>
      <w:r w:rsidRPr="00AD7DCC">
        <w:rPr>
          <w:rFonts w:ascii="TH SarabunPSK" w:hAnsi="TH SarabunPSK" w:cs="TH SarabunPSK"/>
          <w:sz w:val="32"/>
          <w:szCs w:val="32"/>
          <w:cs/>
        </w:rPr>
        <w:t>กรรมการสอบปริญญานิพนธ์ ที่ได้กรุณาตรวจสอบ พร้อมทั้งให้ข้อเสนอแนะและคำแนะนำที่มีคุณค่า ซึ่งทำให้ปริญญานิพนธ์ฉบับนี้มีความถูกต้องและสมบูรณ์มากยิ่งขึ้น</w:t>
      </w:r>
    </w:p>
    <w:p w14:paraId="67EACE9C" w14:textId="77777777" w:rsidR="009F32D1" w:rsidRPr="00AD7DCC" w:rsidRDefault="009F32D1" w:rsidP="009F32D1">
      <w:pPr>
        <w:jc w:val="thaiDistribute"/>
        <w:rPr>
          <w:rFonts w:ascii="TH SarabunPSK" w:hAnsi="TH SarabunPSK" w:cs="TH SarabunPSK"/>
          <w:sz w:val="32"/>
          <w:szCs w:val="32"/>
        </w:rPr>
      </w:pPr>
      <w:r w:rsidRPr="00AD7DCC">
        <w:rPr>
          <w:rFonts w:ascii="TH SarabunPSK" w:hAnsi="TH SarabunPSK" w:cs="TH SarabunPSK"/>
          <w:sz w:val="32"/>
          <w:szCs w:val="32"/>
          <w:cs/>
        </w:rPr>
        <w:t>ขอขอบพระคุณคณาจารย์ประจำสาขาวิชาเทคโนโลยีสารสนเทศ คณะวิทยาการสารสนเทศ มหาวิทยาลัยมหาสารคาม ทุกท่าน ที่ได้ประสิทธิ์ประสาทวิชาความรู้ และมอบประสบการณ์อันเป็นรากฐานสำคัญที่นำมาประยุกต์ใช้ในการพัฒนาระบบเกม "สมรภูมิรบแห่งดวงดาว" จนประสบความสำเร็จ</w:t>
      </w:r>
    </w:p>
    <w:p w14:paraId="36052CE9" w14:textId="77777777" w:rsidR="009F32D1" w:rsidRPr="00AD7DCC" w:rsidRDefault="009F32D1" w:rsidP="009F32D1">
      <w:pPr>
        <w:jc w:val="thaiDistribute"/>
        <w:rPr>
          <w:rFonts w:ascii="TH SarabunPSK" w:hAnsi="TH SarabunPSK" w:cs="TH SarabunPSK"/>
          <w:sz w:val="32"/>
          <w:szCs w:val="32"/>
        </w:rPr>
      </w:pPr>
      <w:r w:rsidRPr="00AD7DCC">
        <w:rPr>
          <w:rFonts w:ascii="TH SarabunPSK" w:hAnsi="TH SarabunPSK" w:cs="TH SarabunPSK"/>
          <w:sz w:val="32"/>
          <w:szCs w:val="32"/>
          <w:cs/>
        </w:rPr>
        <w:t>คุณค่าและประโยชน์อันพึงมีจากปริญญานิพนธ์ฉบับนี้ คณะผู้จัดทำขอมอบเป็นเครื่องบูชาพระคุณ บิดา มารดา และสมาชิกในครอบครัวทุกท่าน ที่คอยให้ความรัก ความอบอุ่น รวมทั้งให้การสนับสนุนทั้งด้านทุนทรัพย์และเป็นกำลังใจอันสำคัญยิ่งเสมอมา ตลอดจนขอขอบคุณเพื่อนๆ นิสิตสาขาวิชาเทคโนโลยีสารสนเทศ ที่คอยให้ความช่วยเหลือ แลกเปลี่ยนความคิดเห็น และให้กำลังใจซึ่งกันและกันจนปริญญานิพนธ์ฉบับนี้สำเร็จลุล่วงไปได้ด้วยดี</w:t>
      </w:r>
    </w:p>
    <w:p w14:paraId="7F98B23E" w14:textId="6055A943" w:rsidR="009F32D1" w:rsidRPr="00B603C0" w:rsidRDefault="006D78F2" w:rsidP="009F32D1">
      <w:pPr>
        <w:ind w:left="6480" w:firstLine="720"/>
        <w:rPr>
          <w:sz w:val="32"/>
          <w:szCs w:val="32"/>
        </w:rPr>
      </w:pPr>
      <w:r w:rsidRPr="00B603C0">
        <w:rPr>
          <w:rFonts w:hint="cs"/>
          <w:sz w:val="32"/>
          <w:szCs w:val="32"/>
          <w:cs/>
        </w:rPr>
        <w:t xml:space="preserve">   </w:t>
      </w:r>
      <w:r w:rsidR="009F32D1" w:rsidRPr="00B603C0">
        <w:rPr>
          <w:sz w:val="32"/>
          <w:szCs w:val="32"/>
          <w:cs/>
        </w:rPr>
        <w:t>พานเพชร อนันรัมย์</w:t>
      </w:r>
    </w:p>
    <w:p w14:paraId="1FFAFF4B" w14:textId="6F89D515" w:rsidR="009F32D1" w:rsidRPr="00B603C0" w:rsidRDefault="006D78F2" w:rsidP="009F32D1">
      <w:pPr>
        <w:ind w:left="6480" w:firstLine="720"/>
        <w:rPr>
          <w:sz w:val="32"/>
          <w:szCs w:val="32"/>
        </w:rPr>
      </w:pPr>
      <w:r w:rsidRPr="00B603C0">
        <w:rPr>
          <w:rFonts w:hint="cs"/>
          <w:sz w:val="32"/>
          <w:szCs w:val="32"/>
          <w:cs/>
        </w:rPr>
        <w:t xml:space="preserve">    </w:t>
      </w:r>
      <w:r w:rsidR="009F32D1" w:rsidRPr="00B603C0">
        <w:rPr>
          <w:sz w:val="32"/>
          <w:szCs w:val="32"/>
          <w:cs/>
        </w:rPr>
        <w:t xml:space="preserve">ดนุพร </w:t>
      </w:r>
      <w:r w:rsidR="009F32D1" w:rsidRPr="00B603C0">
        <w:rPr>
          <w:rFonts w:hint="cs"/>
          <w:sz w:val="32"/>
          <w:szCs w:val="32"/>
          <w:cs/>
        </w:rPr>
        <w:t xml:space="preserve">      </w:t>
      </w:r>
      <w:r w:rsidR="009F32D1" w:rsidRPr="00B603C0">
        <w:rPr>
          <w:sz w:val="32"/>
          <w:szCs w:val="32"/>
          <w:cs/>
        </w:rPr>
        <w:t>อ่อนทา</w:t>
      </w:r>
    </w:p>
    <w:p w14:paraId="41B81EFF" w14:textId="77777777" w:rsidR="009F32D1" w:rsidRDefault="009F32D1" w:rsidP="00614A97">
      <w:pPr>
        <w:rPr>
          <w:cs/>
        </w:rPr>
      </w:pPr>
    </w:p>
    <w:p w14:paraId="7AA4B948" w14:textId="77777777" w:rsidR="009F32D1" w:rsidRDefault="009F32D1">
      <w:pPr>
        <w:spacing w:after="160" w:line="240" w:lineRule="auto"/>
        <w:rPr>
          <w:rFonts w:ascii="TH SarabunPSK" w:eastAsiaTheme="majorEastAsia" w:hAnsi="TH SarabunPSK" w:cs="TH SarabunPSK"/>
          <w:b/>
          <w:bCs/>
          <w:color w:val="0D0D0D" w:themeColor="text1" w:themeTint="F2"/>
          <w:sz w:val="32"/>
          <w:szCs w:val="32"/>
          <w:cs/>
        </w:rPr>
      </w:pPr>
      <w:r>
        <w:rPr>
          <w:rFonts w:ascii="TH SarabunPSK" w:hAnsi="TH SarabunPSK" w:cs="TH SarabunPSK"/>
          <w:b/>
          <w:bCs/>
          <w:color w:val="0D0D0D" w:themeColor="text1" w:themeTint="F2"/>
          <w:sz w:val="32"/>
          <w:szCs w:val="32"/>
          <w:cs/>
        </w:rPr>
        <w:br w:type="page"/>
      </w:r>
    </w:p>
    <w:p w14:paraId="34FF7D7E" w14:textId="4F89F5BA" w:rsidR="005262C2" w:rsidRPr="009F7AC5" w:rsidRDefault="005262C2" w:rsidP="009539E5">
      <w:pPr>
        <w:pStyle w:val="1"/>
        <w:jc w:val="center"/>
        <w:rPr>
          <w:rFonts w:ascii="TH SarabunPSK" w:hAnsi="TH SarabunPSK" w:cs="TH SarabunPSK"/>
          <w:b/>
          <w:bCs/>
          <w:color w:val="0D0D0D" w:themeColor="text1" w:themeTint="F2"/>
          <w:sz w:val="32"/>
          <w:szCs w:val="32"/>
        </w:rPr>
      </w:pPr>
      <w:bookmarkStart w:id="6" w:name="_Toc241852705"/>
      <w:r w:rsidRPr="009F7AC5">
        <w:rPr>
          <w:rFonts w:ascii="TH SarabunPSK" w:hAnsi="TH SarabunPSK" w:cs="TH SarabunPSK" w:hint="cs"/>
          <w:b/>
          <w:bCs/>
          <w:color w:val="0D0D0D" w:themeColor="text1" w:themeTint="F2"/>
          <w:sz w:val="32"/>
          <w:szCs w:val="32"/>
          <w:cs/>
        </w:rPr>
        <w:lastRenderedPageBreak/>
        <w:t>สารบัญ</w:t>
      </w:r>
      <w:bookmarkEnd w:id="0"/>
      <w:bookmarkEnd w:id="6"/>
    </w:p>
    <w:p w14:paraId="46C185D2" w14:textId="77777777" w:rsidR="00C06EDA" w:rsidRPr="00383936" w:rsidRDefault="00C06EDA" w:rsidP="00C06EDA">
      <w:pPr>
        <w:rPr>
          <w:rFonts w:ascii="TH Sarabun New" w:hAnsi="TH Sarabun New" w:cs="TH Sarabun New"/>
          <w:sz w:val="32"/>
          <w:szCs w:val="32"/>
        </w:rPr>
      </w:pPr>
    </w:p>
    <w:p w14:paraId="4AEC1B6A" w14:textId="20D7F639" w:rsidR="007B08DE" w:rsidRPr="007B08DE" w:rsidRDefault="00AB2A0D" w:rsidP="007B08DE">
      <w:pPr>
        <w:pStyle w:val="11"/>
        <w:rPr>
          <w:rFonts w:eastAsiaTheme="minorEastAsia"/>
          <w:kern w:val="2"/>
          <w14:ligatures w14:val="standardContextual"/>
        </w:rPr>
      </w:pPr>
      <w:r w:rsidRPr="007B08DE">
        <w:rPr>
          <w:rFonts w:eastAsiaTheme="minorEastAsia" w:hint="cs"/>
          <w:kern w:val="2"/>
          <w:cs/>
          <w14:ligatures w14:val="standardContextual"/>
        </w:rPr>
        <w:fldChar w:fldCharType="begin"/>
      </w:r>
      <w:r w:rsidRPr="007B08DE">
        <w:rPr>
          <w:rFonts w:eastAsiaTheme="minorEastAsia" w:hint="cs"/>
          <w:kern w:val="2"/>
          <w:cs/>
          <w14:ligatures w14:val="standardContextual"/>
        </w:rPr>
        <w:instrText xml:space="preserve"> </w:instrText>
      </w:r>
      <w:r w:rsidRPr="007B08DE">
        <w:rPr>
          <w:rFonts w:eastAsiaTheme="minorEastAsia" w:hint="cs"/>
          <w:kern w:val="2"/>
          <w14:ligatures w14:val="standardContextual"/>
        </w:rPr>
        <w:instrText>TOC \o "</w:instrText>
      </w:r>
      <w:r w:rsidRPr="007B08DE">
        <w:rPr>
          <w:rFonts w:eastAsiaTheme="minorEastAsia" w:hint="cs"/>
          <w:kern w:val="2"/>
          <w:cs/>
          <w14:ligatures w14:val="standardContextual"/>
        </w:rPr>
        <w:instrText xml:space="preserve">1-3" </w:instrText>
      </w:r>
      <w:r w:rsidRPr="007B08DE">
        <w:rPr>
          <w:rFonts w:eastAsiaTheme="minorEastAsia" w:hint="cs"/>
          <w:kern w:val="2"/>
          <w14:ligatures w14:val="standardContextual"/>
        </w:rPr>
        <w:instrText>\h \z \u</w:instrText>
      </w:r>
      <w:r w:rsidRPr="007B08DE">
        <w:rPr>
          <w:rFonts w:eastAsiaTheme="minorEastAsia" w:hint="cs"/>
          <w:kern w:val="2"/>
          <w:cs/>
          <w14:ligatures w14:val="standardContextual"/>
        </w:rPr>
        <w:instrText xml:space="preserve"> </w:instrText>
      </w:r>
      <w:r w:rsidRPr="007B08DE">
        <w:rPr>
          <w:rFonts w:eastAsiaTheme="minorEastAsia" w:hint="cs"/>
          <w:kern w:val="2"/>
          <w:cs/>
          <w14:ligatures w14:val="standardContextual"/>
        </w:rPr>
        <w:fldChar w:fldCharType="separate"/>
      </w:r>
      <w:hyperlink w:anchor="_Toc241852702" w:history="1">
        <w:r w:rsidR="007B08DE" w:rsidRPr="007B08DE">
          <w:rPr>
            <w:rStyle w:val="af5"/>
            <w:rFonts w:hint="cs"/>
            <w:color w:val="000000" w:themeColor="text1"/>
            <w:cs/>
          </w:rPr>
          <w:t>บทคัดย่อ</w:t>
        </w:r>
        <w:r w:rsidR="007B08DE" w:rsidRPr="007B08DE">
          <w:rPr>
            <w:rFonts w:hint="cs"/>
            <w:webHidden/>
          </w:rPr>
          <w:tab/>
        </w:r>
        <w:r w:rsidR="007B08DE" w:rsidRPr="007B08DE">
          <w:rPr>
            <w:rFonts w:hint="cs"/>
            <w:webHidden/>
          </w:rPr>
          <w:fldChar w:fldCharType="begin"/>
        </w:r>
        <w:r w:rsidR="007B08DE" w:rsidRPr="007B08DE">
          <w:rPr>
            <w:rFonts w:hint="cs"/>
            <w:webHidden/>
          </w:rPr>
          <w:instrText xml:space="preserve"> PAGEREF _Toc241852702 \h </w:instrText>
        </w:r>
        <w:r w:rsidR="007B08DE" w:rsidRPr="007B08DE">
          <w:rPr>
            <w:rFonts w:hint="cs"/>
            <w:webHidden/>
          </w:rPr>
        </w:r>
        <w:r w:rsidR="007B08DE" w:rsidRPr="007B08DE">
          <w:rPr>
            <w:rFonts w:hint="cs"/>
            <w:webHidden/>
          </w:rPr>
          <w:fldChar w:fldCharType="separate"/>
        </w:r>
        <w:r w:rsidR="00745CD2">
          <w:rPr>
            <w:webHidden/>
            <w:cs/>
          </w:rPr>
          <w:t>ก</w:t>
        </w:r>
        <w:r w:rsidR="007B08DE" w:rsidRPr="007B08DE">
          <w:rPr>
            <w:rFonts w:hint="cs"/>
            <w:webHidden/>
          </w:rPr>
          <w:fldChar w:fldCharType="end"/>
        </w:r>
      </w:hyperlink>
    </w:p>
    <w:p w14:paraId="5EE47C82" w14:textId="79E26E07" w:rsidR="007B08DE" w:rsidRPr="007B08DE" w:rsidRDefault="007B08DE" w:rsidP="007B08DE">
      <w:pPr>
        <w:pStyle w:val="11"/>
        <w:rPr>
          <w:rFonts w:eastAsiaTheme="minorEastAsia"/>
          <w:kern w:val="2"/>
          <w14:ligatures w14:val="standardContextual"/>
        </w:rPr>
      </w:pPr>
      <w:hyperlink w:anchor="_Toc241852703" w:history="1">
        <w:r w:rsidRPr="007B08DE">
          <w:rPr>
            <w:rStyle w:val="af5"/>
            <w:rFonts w:hint="cs"/>
            <w:color w:val="000000" w:themeColor="text1"/>
          </w:rPr>
          <w:t>Abstract</w:t>
        </w:r>
        <w:r w:rsidRPr="007B08DE">
          <w:rPr>
            <w:rFonts w:hint="cs"/>
            <w:webHidden/>
          </w:rPr>
          <w:tab/>
        </w:r>
        <w:r w:rsidRPr="007B08DE">
          <w:rPr>
            <w:rFonts w:hint="cs"/>
            <w:webHidden/>
          </w:rPr>
          <w:fldChar w:fldCharType="begin"/>
        </w:r>
        <w:r w:rsidRPr="007B08DE">
          <w:rPr>
            <w:rFonts w:hint="cs"/>
            <w:webHidden/>
          </w:rPr>
          <w:instrText xml:space="preserve"> PAGEREF _Toc241852703 \h </w:instrText>
        </w:r>
        <w:r w:rsidRPr="007B08DE">
          <w:rPr>
            <w:rFonts w:hint="cs"/>
            <w:webHidden/>
          </w:rPr>
        </w:r>
        <w:r w:rsidRPr="007B08DE">
          <w:rPr>
            <w:rFonts w:hint="cs"/>
            <w:webHidden/>
          </w:rPr>
          <w:fldChar w:fldCharType="separate"/>
        </w:r>
        <w:r w:rsidR="00745CD2">
          <w:rPr>
            <w:webHidden/>
            <w:cs/>
          </w:rPr>
          <w:t>ข</w:t>
        </w:r>
        <w:r w:rsidRPr="007B08DE">
          <w:rPr>
            <w:rFonts w:hint="cs"/>
            <w:webHidden/>
          </w:rPr>
          <w:fldChar w:fldCharType="end"/>
        </w:r>
      </w:hyperlink>
    </w:p>
    <w:p w14:paraId="7E89809B" w14:textId="72A026DC" w:rsidR="007B08DE" w:rsidRPr="007B08DE" w:rsidRDefault="007B08DE" w:rsidP="007B08DE">
      <w:pPr>
        <w:pStyle w:val="11"/>
        <w:rPr>
          <w:rFonts w:eastAsiaTheme="minorEastAsia"/>
          <w:kern w:val="2"/>
          <w14:ligatures w14:val="standardContextual"/>
        </w:rPr>
      </w:pPr>
      <w:hyperlink w:anchor="_Toc241852704" w:history="1">
        <w:r w:rsidRPr="007B08DE">
          <w:rPr>
            <w:rStyle w:val="af5"/>
            <w:rFonts w:hint="cs"/>
            <w:color w:val="000000" w:themeColor="text1"/>
            <w:cs/>
          </w:rPr>
          <w:t>กิตติกรรมประกาศ</w:t>
        </w:r>
        <w:r w:rsidRPr="007B08DE">
          <w:rPr>
            <w:rFonts w:hint="cs"/>
            <w:webHidden/>
          </w:rPr>
          <w:tab/>
        </w:r>
        <w:r w:rsidRPr="007B08DE">
          <w:rPr>
            <w:rFonts w:hint="cs"/>
            <w:webHidden/>
          </w:rPr>
          <w:fldChar w:fldCharType="begin"/>
        </w:r>
        <w:r w:rsidRPr="007B08DE">
          <w:rPr>
            <w:rFonts w:hint="cs"/>
            <w:webHidden/>
          </w:rPr>
          <w:instrText xml:space="preserve"> PAGEREF _Toc241852704 \h </w:instrText>
        </w:r>
        <w:r w:rsidRPr="007B08DE">
          <w:rPr>
            <w:rFonts w:hint="cs"/>
            <w:webHidden/>
          </w:rPr>
        </w:r>
        <w:r w:rsidRPr="007B08DE">
          <w:rPr>
            <w:rFonts w:hint="cs"/>
            <w:webHidden/>
          </w:rPr>
          <w:fldChar w:fldCharType="separate"/>
        </w:r>
        <w:r w:rsidR="00745CD2">
          <w:rPr>
            <w:webHidden/>
            <w:cs/>
          </w:rPr>
          <w:t>ค</w:t>
        </w:r>
        <w:r w:rsidRPr="007B08DE">
          <w:rPr>
            <w:rFonts w:hint="cs"/>
            <w:webHidden/>
          </w:rPr>
          <w:fldChar w:fldCharType="end"/>
        </w:r>
      </w:hyperlink>
    </w:p>
    <w:p w14:paraId="7C17C466" w14:textId="63DF05AE" w:rsidR="007B08DE" w:rsidRPr="007B08DE" w:rsidRDefault="007B08DE" w:rsidP="007B08DE">
      <w:pPr>
        <w:pStyle w:val="11"/>
        <w:rPr>
          <w:rFonts w:eastAsiaTheme="minorEastAsia"/>
          <w:kern w:val="2"/>
          <w14:ligatures w14:val="standardContextual"/>
        </w:rPr>
      </w:pPr>
      <w:hyperlink w:anchor="_Toc241852705" w:history="1">
        <w:r w:rsidRPr="007B08DE">
          <w:rPr>
            <w:rStyle w:val="af5"/>
            <w:rFonts w:hint="cs"/>
            <w:color w:val="000000" w:themeColor="text1"/>
            <w:cs/>
          </w:rPr>
          <w:t>สารบัญ</w:t>
        </w:r>
        <w:r w:rsidRPr="007B08DE">
          <w:rPr>
            <w:rFonts w:hint="cs"/>
            <w:webHidden/>
          </w:rPr>
          <w:tab/>
        </w:r>
        <w:r w:rsidRPr="007B08DE">
          <w:rPr>
            <w:rFonts w:hint="cs"/>
            <w:webHidden/>
          </w:rPr>
          <w:fldChar w:fldCharType="begin"/>
        </w:r>
        <w:r w:rsidRPr="007B08DE">
          <w:rPr>
            <w:rFonts w:hint="cs"/>
            <w:webHidden/>
          </w:rPr>
          <w:instrText xml:space="preserve"> PAGEREF _Toc241852705 \h </w:instrText>
        </w:r>
        <w:r w:rsidRPr="007B08DE">
          <w:rPr>
            <w:rFonts w:hint="cs"/>
            <w:webHidden/>
          </w:rPr>
        </w:r>
        <w:r w:rsidRPr="007B08DE">
          <w:rPr>
            <w:rFonts w:hint="cs"/>
            <w:webHidden/>
          </w:rPr>
          <w:fldChar w:fldCharType="separate"/>
        </w:r>
        <w:r w:rsidR="00745CD2">
          <w:rPr>
            <w:webHidden/>
            <w:cs/>
          </w:rPr>
          <w:t>ง</w:t>
        </w:r>
        <w:r w:rsidRPr="007B08DE">
          <w:rPr>
            <w:rFonts w:hint="cs"/>
            <w:webHidden/>
          </w:rPr>
          <w:fldChar w:fldCharType="end"/>
        </w:r>
      </w:hyperlink>
    </w:p>
    <w:p w14:paraId="36D67444" w14:textId="0DB94D0A" w:rsidR="007B08DE" w:rsidRPr="007B08DE" w:rsidRDefault="007B08DE" w:rsidP="007B08DE">
      <w:pPr>
        <w:pStyle w:val="11"/>
        <w:rPr>
          <w:rFonts w:eastAsiaTheme="minorEastAsia"/>
          <w:kern w:val="2"/>
          <w14:ligatures w14:val="standardContextual"/>
        </w:rPr>
      </w:pPr>
      <w:hyperlink w:anchor="_Toc241852706" w:history="1">
        <w:r w:rsidRPr="007B08DE">
          <w:rPr>
            <w:rStyle w:val="af5"/>
            <w:rFonts w:hint="cs"/>
            <w:color w:val="000000" w:themeColor="text1"/>
            <w:cs/>
          </w:rPr>
          <w:t>สารบัญตาราง</w:t>
        </w:r>
        <w:r w:rsidRPr="007B08DE">
          <w:rPr>
            <w:rFonts w:hint="cs"/>
            <w:webHidden/>
          </w:rPr>
          <w:tab/>
        </w:r>
        <w:r w:rsidRPr="007B08DE">
          <w:rPr>
            <w:rFonts w:hint="cs"/>
            <w:webHidden/>
          </w:rPr>
          <w:fldChar w:fldCharType="begin"/>
        </w:r>
        <w:r w:rsidRPr="007B08DE">
          <w:rPr>
            <w:rFonts w:hint="cs"/>
            <w:webHidden/>
          </w:rPr>
          <w:instrText xml:space="preserve"> PAGEREF _Toc241852706 \h </w:instrText>
        </w:r>
        <w:r w:rsidRPr="007B08DE">
          <w:rPr>
            <w:rFonts w:hint="cs"/>
            <w:webHidden/>
          </w:rPr>
        </w:r>
        <w:r w:rsidRPr="007B08DE">
          <w:rPr>
            <w:rFonts w:hint="cs"/>
            <w:webHidden/>
          </w:rPr>
          <w:fldChar w:fldCharType="separate"/>
        </w:r>
        <w:r w:rsidR="00745CD2">
          <w:rPr>
            <w:webHidden/>
            <w:cs/>
          </w:rPr>
          <w:t>ฉ</w:t>
        </w:r>
        <w:r w:rsidRPr="007B08DE">
          <w:rPr>
            <w:rFonts w:hint="cs"/>
            <w:webHidden/>
          </w:rPr>
          <w:fldChar w:fldCharType="end"/>
        </w:r>
      </w:hyperlink>
    </w:p>
    <w:p w14:paraId="5C372E3E" w14:textId="159D17C1" w:rsidR="007B08DE" w:rsidRPr="007B08DE" w:rsidRDefault="007B08DE" w:rsidP="007B08DE">
      <w:pPr>
        <w:pStyle w:val="11"/>
        <w:rPr>
          <w:rFonts w:eastAsiaTheme="minorEastAsia"/>
          <w:kern w:val="2"/>
          <w14:ligatures w14:val="standardContextual"/>
        </w:rPr>
      </w:pPr>
      <w:hyperlink w:anchor="_Toc241852707" w:history="1">
        <w:r w:rsidRPr="007B08DE">
          <w:rPr>
            <w:rStyle w:val="af5"/>
            <w:rFonts w:hint="cs"/>
            <w:color w:val="000000" w:themeColor="text1"/>
            <w:cs/>
          </w:rPr>
          <w:t>สารบัญภาพ</w:t>
        </w:r>
        <w:r w:rsidRPr="007B08DE">
          <w:rPr>
            <w:rFonts w:hint="cs"/>
            <w:webHidden/>
          </w:rPr>
          <w:tab/>
        </w:r>
        <w:r w:rsidRPr="007B08DE">
          <w:rPr>
            <w:rFonts w:hint="cs"/>
            <w:webHidden/>
          </w:rPr>
          <w:fldChar w:fldCharType="begin"/>
        </w:r>
        <w:r w:rsidRPr="007B08DE">
          <w:rPr>
            <w:rFonts w:hint="cs"/>
            <w:webHidden/>
          </w:rPr>
          <w:instrText xml:space="preserve"> PAGEREF _Toc241852707 \h </w:instrText>
        </w:r>
        <w:r w:rsidRPr="007B08DE">
          <w:rPr>
            <w:rFonts w:hint="cs"/>
            <w:webHidden/>
          </w:rPr>
        </w:r>
        <w:r w:rsidRPr="007B08DE">
          <w:rPr>
            <w:rFonts w:hint="cs"/>
            <w:webHidden/>
          </w:rPr>
          <w:fldChar w:fldCharType="separate"/>
        </w:r>
        <w:r w:rsidR="00745CD2">
          <w:rPr>
            <w:webHidden/>
            <w:cs/>
          </w:rPr>
          <w:t>ช</w:t>
        </w:r>
        <w:r w:rsidRPr="007B08DE">
          <w:rPr>
            <w:rFonts w:hint="cs"/>
            <w:webHidden/>
          </w:rPr>
          <w:fldChar w:fldCharType="end"/>
        </w:r>
      </w:hyperlink>
    </w:p>
    <w:p w14:paraId="4BF5DCAF" w14:textId="46221701" w:rsidR="007B08DE" w:rsidRPr="007B08DE" w:rsidRDefault="007B08DE" w:rsidP="007B08DE">
      <w:pPr>
        <w:pStyle w:val="11"/>
        <w:rPr>
          <w:rFonts w:eastAsiaTheme="minorEastAsia"/>
          <w:kern w:val="2"/>
          <w14:ligatures w14:val="standardContextual"/>
        </w:rPr>
      </w:pPr>
      <w:hyperlink w:anchor="_Toc241852708" w:history="1">
        <w:r w:rsidRPr="007B08DE">
          <w:rPr>
            <w:rStyle w:val="af5"/>
            <w:rFonts w:hint="cs"/>
            <w:color w:val="000000" w:themeColor="text1"/>
            <w:cs/>
          </w:rPr>
          <w:t xml:space="preserve">บทที่ </w:t>
        </w:r>
        <w:r w:rsidRPr="007B08DE">
          <w:rPr>
            <w:rStyle w:val="af5"/>
            <w:rFonts w:hint="cs"/>
            <w:color w:val="000000" w:themeColor="text1"/>
          </w:rPr>
          <w:t>1</w:t>
        </w:r>
        <w:r w:rsidRPr="007B08DE">
          <w:rPr>
            <w:rStyle w:val="af5"/>
            <w:rFonts w:hint="cs"/>
            <w:color w:val="000000" w:themeColor="text1"/>
            <w:cs/>
          </w:rPr>
          <w:t xml:space="preserve">  บทนำ</w:t>
        </w:r>
        <w:r w:rsidRPr="007B08DE">
          <w:rPr>
            <w:rFonts w:hint="cs"/>
            <w:webHidden/>
          </w:rPr>
          <w:tab/>
        </w:r>
        <w:r w:rsidRPr="007B08DE">
          <w:rPr>
            <w:rFonts w:hint="cs"/>
            <w:webHidden/>
          </w:rPr>
          <w:fldChar w:fldCharType="begin"/>
        </w:r>
        <w:r w:rsidRPr="007B08DE">
          <w:rPr>
            <w:rFonts w:hint="cs"/>
            <w:webHidden/>
          </w:rPr>
          <w:instrText xml:space="preserve"> PAGEREF _Toc241852708 \h </w:instrText>
        </w:r>
        <w:r w:rsidRPr="007B08DE">
          <w:rPr>
            <w:rFonts w:hint="cs"/>
            <w:webHidden/>
          </w:rPr>
        </w:r>
        <w:r w:rsidRPr="007B08DE">
          <w:rPr>
            <w:rFonts w:hint="cs"/>
            <w:webHidden/>
          </w:rPr>
          <w:fldChar w:fldCharType="separate"/>
        </w:r>
        <w:r w:rsidR="00745CD2">
          <w:rPr>
            <w:webHidden/>
            <w:cs/>
          </w:rPr>
          <w:t>1</w:t>
        </w:r>
        <w:r w:rsidRPr="007B08DE">
          <w:rPr>
            <w:rFonts w:hint="cs"/>
            <w:webHidden/>
          </w:rPr>
          <w:fldChar w:fldCharType="end"/>
        </w:r>
      </w:hyperlink>
    </w:p>
    <w:p w14:paraId="32200F73" w14:textId="428F5FEC"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09" w:history="1">
        <w:r w:rsidRPr="007B08DE">
          <w:rPr>
            <w:rStyle w:val="af5"/>
            <w:rFonts w:ascii="TH SarabunPSK" w:hAnsi="TH SarabunPSK" w:cs="TH SarabunPSK" w:hint="cs"/>
            <w:noProof/>
            <w:color w:val="000000" w:themeColor="text1"/>
            <w:sz w:val="32"/>
            <w:szCs w:val="32"/>
          </w:rPr>
          <w:t>1.1</w:t>
        </w:r>
        <w:r w:rsidRPr="007B08DE">
          <w:rPr>
            <w:rStyle w:val="af5"/>
            <w:rFonts w:ascii="TH SarabunPSK" w:hAnsi="TH SarabunPSK" w:cs="TH SarabunPSK" w:hint="cs"/>
            <w:noProof/>
            <w:color w:val="000000" w:themeColor="text1"/>
            <w:sz w:val="32"/>
            <w:szCs w:val="32"/>
            <w:cs/>
          </w:rPr>
          <w:t xml:space="preserve"> หลักการและเหตุผล</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_Toc241852709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1</w:t>
        </w:r>
        <w:r w:rsidRPr="007B08DE">
          <w:rPr>
            <w:rFonts w:ascii="TH SarabunPSK" w:hAnsi="TH SarabunPSK" w:cs="TH SarabunPSK" w:hint="cs"/>
            <w:noProof/>
            <w:webHidden/>
            <w:color w:val="000000" w:themeColor="text1"/>
            <w:sz w:val="32"/>
            <w:szCs w:val="32"/>
          </w:rPr>
          <w:fldChar w:fldCharType="end"/>
        </w:r>
      </w:hyperlink>
    </w:p>
    <w:p w14:paraId="12FD7B82" w14:textId="225CD5DE"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10" w:history="1">
        <w:r w:rsidRPr="007B08DE">
          <w:rPr>
            <w:rStyle w:val="af5"/>
            <w:rFonts w:ascii="TH SarabunPSK" w:hAnsi="TH SarabunPSK" w:cs="TH SarabunPSK" w:hint="cs"/>
            <w:noProof/>
            <w:color w:val="000000" w:themeColor="text1"/>
            <w:sz w:val="32"/>
            <w:szCs w:val="32"/>
          </w:rPr>
          <w:t xml:space="preserve">1.2 </w:t>
        </w:r>
        <w:r w:rsidRPr="007B08DE">
          <w:rPr>
            <w:rStyle w:val="af5"/>
            <w:rFonts w:ascii="TH SarabunPSK" w:hAnsi="TH SarabunPSK" w:cs="TH SarabunPSK" w:hint="cs"/>
            <w:noProof/>
            <w:color w:val="000000" w:themeColor="text1"/>
            <w:sz w:val="32"/>
            <w:szCs w:val="32"/>
            <w:cs/>
          </w:rPr>
          <w:t>วัตถุประสงค์</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_Toc241852710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2</w:t>
        </w:r>
        <w:r w:rsidRPr="007B08DE">
          <w:rPr>
            <w:rFonts w:ascii="TH SarabunPSK" w:hAnsi="TH SarabunPSK" w:cs="TH SarabunPSK" w:hint="cs"/>
            <w:noProof/>
            <w:webHidden/>
            <w:color w:val="000000" w:themeColor="text1"/>
            <w:sz w:val="32"/>
            <w:szCs w:val="32"/>
          </w:rPr>
          <w:fldChar w:fldCharType="end"/>
        </w:r>
      </w:hyperlink>
    </w:p>
    <w:p w14:paraId="2177DDB4" w14:textId="3EDB19BA"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11" w:history="1">
        <w:r w:rsidRPr="007B08DE">
          <w:rPr>
            <w:rStyle w:val="af5"/>
            <w:rFonts w:ascii="TH SarabunPSK" w:hAnsi="TH SarabunPSK" w:cs="TH SarabunPSK" w:hint="cs"/>
            <w:noProof/>
            <w:color w:val="000000" w:themeColor="text1"/>
            <w:sz w:val="32"/>
            <w:szCs w:val="32"/>
          </w:rPr>
          <w:t xml:space="preserve">1.3 </w:t>
        </w:r>
        <w:r w:rsidRPr="007B08DE">
          <w:rPr>
            <w:rStyle w:val="af5"/>
            <w:rFonts w:ascii="TH SarabunPSK" w:hAnsi="TH SarabunPSK" w:cs="TH SarabunPSK" w:hint="cs"/>
            <w:noProof/>
            <w:color w:val="000000" w:themeColor="text1"/>
            <w:sz w:val="32"/>
            <w:szCs w:val="32"/>
            <w:cs/>
          </w:rPr>
          <w:t>ขอบเขตโครงงาน</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_Toc241852711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2</w:t>
        </w:r>
        <w:r w:rsidRPr="007B08DE">
          <w:rPr>
            <w:rFonts w:ascii="TH SarabunPSK" w:hAnsi="TH SarabunPSK" w:cs="TH SarabunPSK" w:hint="cs"/>
            <w:noProof/>
            <w:webHidden/>
            <w:color w:val="000000" w:themeColor="text1"/>
            <w:sz w:val="32"/>
            <w:szCs w:val="32"/>
          </w:rPr>
          <w:fldChar w:fldCharType="end"/>
        </w:r>
      </w:hyperlink>
    </w:p>
    <w:p w14:paraId="0E811411" w14:textId="446C7FC0"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12" w:history="1">
        <w:r w:rsidRPr="007B08DE">
          <w:rPr>
            <w:rStyle w:val="af5"/>
            <w:rFonts w:ascii="TH SarabunPSK" w:hAnsi="TH SarabunPSK" w:cs="TH SarabunPSK" w:hint="cs"/>
            <w:noProof/>
            <w:color w:val="000000" w:themeColor="text1"/>
            <w:sz w:val="32"/>
            <w:szCs w:val="32"/>
          </w:rPr>
          <w:t xml:space="preserve">1.4 </w:t>
        </w:r>
        <w:r w:rsidRPr="007B08DE">
          <w:rPr>
            <w:rStyle w:val="af5"/>
            <w:rFonts w:ascii="TH SarabunPSK" w:hAnsi="TH SarabunPSK" w:cs="TH SarabunPSK" w:hint="cs"/>
            <w:noProof/>
            <w:color w:val="000000" w:themeColor="text1"/>
            <w:sz w:val="32"/>
            <w:szCs w:val="32"/>
            <w:cs/>
          </w:rPr>
          <w:t>ประโยชน์ที่คาดว่าจะได้รับ</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_Toc241852712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13</w:t>
        </w:r>
        <w:r w:rsidRPr="007B08DE">
          <w:rPr>
            <w:rFonts w:ascii="TH SarabunPSK" w:hAnsi="TH SarabunPSK" w:cs="TH SarabunPSK" w:hint="cs"/>
            <w:noProof/>
            <w:webHidden/>
            <w:color w:val="000000" w:themeColor="text1"/>
            <w:sz w:val="32"/>
            <w:szCs w:val="32"/>
          </w:rPr>
          <w:fldChar w:fldCharType="end"/>
        </w:r>
      </w:hyperlink>
    </w:p>
    <w:p w14:paraId="08EB8335" w14:textId="3BEE5F98"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13" w:history="1">
        <w:r w:rsidRPr="007B08DE">
          <w:rPr>
            <w:rStyle w:val="af5"/>
            <w:rFonts w:ascii="TH SarabunPSK" w:hAnsi="TH SarabunPSK" w:cs="TH SarabunPSK" w:hint="cs"/>
            <w:noProof/>
            <w:color w:val="000000" w:themeColor="text1"/>
            <w:sz w:val="32"/>
            <w:szCs w:val="32"/>
          </w:rPr>
          <w:t xml:space="preserve">1.5 </w:t>
        </w:r>
        <w:r w:rsidRPr="007B08DE">
          <w:rPr>
            <w:rStyle w:val="af5"/>
            <w:rFonts w:ascii="TH SarabunPSK" w:hAnsi="TH SarabunPSK" w:cs="TH SarabunPSK" w:hint="cs"/>
            <w:noProof/>
            <w:color w:val="000000" w:themeColor="text1"/>
            <w:sz w:val="32"/>
            <w:szCs w:val="32"/>
            <w:cs/>
          </w:rPr>
          <w:t>อุปกรณ์และเครื่องมือที่ใช้</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_Toc241852713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13</w:t>
        </w:r>
        <w:r w:rsidRPr="007B08DE">
          <w:rPr>
            <w:rFonts w:ascii="TH SarabunPSK" w:hAnsi="TH SarabunPSK" w:cs="TH SarabunPSK" w:hint="cs"/>
            <w:noProof/>
            <w:webHidden/>
            <w:color w:val="000000" w:themeColor="text1"/>
            <w:sz w:val="32"/>
            <w:szCs w:val="32"/>
          </w:rPr>
          <w:fldChar w:fldCharType="end"/>
        </w:r>
      </w:hyperlink>
    </w:p>
    <w:p w14:paraId="4E15301D" w14:textId="2D9C54D4"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14" w:history="1">
        <w:r w:rsidRPr="007B08DE">
          <w:rPr>
            <w:rStyle w:val="af5"/>
            <w:rFonts w:ascii="TH SarabunPSK" w:hAnsi="TH SarabunPSK" w:cs="TH SarabunPSK" w:hint="cs"/>
            <w:noProof/>
            <w:color w:val="000000" w:themeColor="text1"/>
            <w:sz w:val="32"/>
            <w:szCs w:val="32"/>
          </w:rPr>
          <w:t xml:space="preserve">1.6 </w:t>
        </w:r>
        <w:r w:rsidRPr="007B08DE">
          <w:rPr>
            <w:rStyle w:val="af5"/>
            <w:rFonts w:ascii="TH SarabunPSK" w:hAnsi="TH SarabunPSK" w:cs="TH SarabunPSK" w:hint="cs"/>
            <w:noProof/>
            <w:color w:val="000000" w:themeColor="text1"/>
            <w:sz w:val="32"/>
            <w:szCs w:val="32"/>
            <w:cs/>
          </w:rPr>
          <w:t>แผนการดำเนินงานตลอดโครงการ</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_Toc241852714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14</w:t>
        </w:r>
        <w:r w:rsidRPr="007B08DE">
          <w:rPr>
            <w:rFonts w:ascii="TH SarabunPSK" w:hAnsi="TH SarabunPSK" w:cs="TH SarabunPSK" w:hint="cs"/>
            <w:noProof/>
            <w:webHidden/>
            <w:color w:val="000000" w:themeColor="text1"/>
            <w:sz w:val="32"/>
            <w:szCs w:val="32"/>
          </w:rPr>
          <w:fldChar w:fldCharType="end"/>
        </w:r>
      </w:hyperlink>
    </w:p>
    <w:p w14:paraId="1DE3BAA7" w14:textId="7C742170" w:rsidR="007B08DE" w:rsidRPr="007B08DE" w:rsidRDefault="007B08DE" w:rsidP="007B08DE">
      <w:pPr>
        <w:pStyle w:val="11"/>
        <w:rPr>
          <w:rFonts w:eastAsiaTheme="minorEastAsia"/>
          <w:kern w:val="2"/>
          <w14:ligatures w14:val="standardContextual"/>
        </w:rPr>
      </w:pPr>
      <w:hyperlink w:anchor="_Toc241852715" w:history="1">
        <w:r w:rsidRPr="007B08DE">
          <w:rPr>
            <w:rStyle w:val="af5"/>
            <w:rFonts w:hint="cs"/>
            <w:color w:val="000000" w:themeColor="text1"/>
            <w:cs/>
          </w:rPr>
          <w:t xml:space="preserve">บทที่ </w:t>
        </w:r>
        <w:r w:rsidRPr="007B08DE">
          <w:rPr>
            <w:rStyle w:val="af5"/>
            <w:rFonts w:hint="cs"/>
            <w:color w:val="000000" w:themeColor="text1"/>
          </w:rPr>
          <w:t>2</w:t>
        </w:r>
        <w:r w:rsidRPr="007B08DE">
          <w:rPr>
            <w:rStyle w:val="af5"/>
            <w:rFonts w:hint="cs"/>
            <w:color w:val="000000" w:themeColor="text1"/>
            <w:cs/>
          </w:rPr>
          <w:t xml:space="preserve">  ทฤษฎีและผลงานที่เกี่ยวข้อง</w:t>
        </w:r>
        <w:r w:rsidRPr="007B08DE">
          <w:rPr>
            <w:rFonts w:hint="cs"/>
            <w:webHidden/>
          </w:rPr>
          <w:tab/>
        </w:r>
        <w:r w:rsidRPr="007B08DE">
          <w:rPr>
            <w:rFonts w:hint="cs"/>
            <w:webHidden/>
          </w:rPr>
          <w:fldChar w:fldCharType="begin"/>
        </w:r>
        <w:r w:rsidRPr="007B08DE">
          <w:rPr>
            <w:rFonts w:hint="cs"/>
            <w:webHidden/>
          </w:rPr>
          <w:instrText xml:space="preserve"> PAGEREF _Toc241852715 \h </w:instrText>
        </w:r>
        <w:r w:rsidRPr="007B08DE">
          <w:rPr>
            <w:rFonts w:hint="cs"/>
            <w:webHidden/>
          </w:rPr>
        </w:r>
        <w:r w:rsidRPr="007B08DE">
          <w:rPr>
            <w:rFonts w:hint="cs"/>
            <w:webHidden/>
          </w:rPr>
          <w:fldChar w:fldCharType="separate"/>
        </w:r>
        <w:r w:rsidR="00745CD2">
          <w:rPr>
            <w:webHidden/>
            <w:cs/>
          </w:rPr>
          <w:t>15</w:t>
        </w:r>
        <w:r w:rsidRPr="007B08DE">
          <w:rPr>
            <w:rFonts w:hint="cs"/>
            <w:webHidden/>
          </w:rPr>
          <w:fldChar w:fldCharType="end"/>
        </w:r>
      </w:hyperlink>
    </w:p>
    <w:p w14:paraId="447C64A5" w14:textId="739D492D"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16" w:history="1">
        <w:r w:rsidRPr="007B08DE">
          <w:rPr>
            <w:rStyle w:val="af5"/>
            <w:rFonts w:ascii="TH SarabunPSK" w:hAnsi="TH SarabunPSK" w:cs="TH SarabunPSK" w:hint="cs"/>
            <w:noProof/>
            <w:color w:val="000000" w:themeColor="text1"/>
            <w:sz w:val="32"/>
            <w:szCs w:val="32"/>
            <w:cs/>
          </w:rPr>
          <w:t>2.1 ทฤษฎีที่เกี่ยวข้อง</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_Toc241852716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15</w:t>
        </w:r>
        <w:r w:rsidRPr="007B08DE">
          <w:rPr>
            <w:rFonts w:ascii="TH SarabunPSK" w:hAnsi="TH SarabunPSK" w:cs="TH SarabunPSK" w:hint="cs"/>
            <w:noProof/>
            <w:webHidden/>
            <w:color w:val="000000" w:themeColor="text1"/>
            <w:sz w:val="32"/>
            <w:szCs w:val="32"/>
          </w:rPr>
          <w:fldChar w:fldCharType="end"/>
        </w:r>
      </w:hyperlink>
    </w:p>
    <w:p w14:paraId="732DEED2" w14:textId="391F49D7"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17" w:history="1">
        <w:r w:rsidRPr="007B08DE">
          <w:rPr>
            <w:rStyle w:val="af5"/>
            <w:rFonts w:ascii="TH SarabunPSK" w:hAnsi="TH SarabunPSK" w:cs="TH SarabunPSK" w:hint="cs"/>
            <w:noProof/>
            <w:color w:val="000000" w:themeColor="text1"/>
            <w:sz w:val="32"/>
            <w:szCs w:val="32"/>
          </w:rPr>
          <w:t xml:space="preserve">2.2 </w:t>
        </w:r>
        <w:r w:rsidRPr="007B08DE">
          <w:rPr>
            <w:rStyle w:val="af5"/>
            <w:rFonts w:ascii="TH SarabunPSK" w:hAnsi="TH SarabunPSK" w:cs="TH SarabunPSK" w:hint="cs"/>
            <w:noProof/>
            <w:color w:val="000000" w:themeColor="text1"/>
            <w:sz w:val="32"/>
            <w:szCs w:val="32"/>
            <w:cs/>
          </w:rPr>
          <w:t>ผลงานที่เกี่ยวข้อง</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_Toc241852717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19</w:t>
        </w:r>
        <w:r w:rsidRPr="007B08DE">
          <w:rPr>
            <w:rFonts w:ascii="TH SarabunPSK" w:hAnsi="TH SarabunPSK" w:cs="TH SarabunPSK" w:hint="cs"/>
            <w:noProof/>
            <w:webHidden/>
            <w:color w:val="000000" w:themeColor="text1"/>
            <w:sz w:val="32"/>
            <w:szCs w:val="32"/>
          </w:rPr>
          <w:fldChar w:fldCharType="end"/>
        </w:r>
      </w:hyperlink>
    </w:p>
    <w:p w14:paraId="442FE92C" w14:textId="11CE3325" w:rsidR="007B08DE" w:rsidRPr="007B08DE" w:rsidRDefault="007B08DE" w:rsidP="007B08DE">
      <w:pPr>
        <w:pStyle w:val="11"/>
        <w:rPr>
          <w:rFonts w:eastAsiaTheme="minorEastAsia"/>
          <w:kern w:val="2"/>
          <w14:ligatures w14:val="standardContextual"/>
        </w:rPr>
      </w:pPr>
      <w:hyperlink w:anchor="_Toc241852718" w:history="1">
        <w:r w:rsidRPr="007B08DE">
          <w:rPr>
            <w:rStyle w:val="af5"/>
            <w:rFonts w:hint="cs"/>
            <w:color w:val="000000" w:themeColor="text1"/>
            <w:cs/>
          </w:rPr>
          <w:t>บทที่</w:t>
        </w:r>
        <w:r w:rsidRPr="007B08DE">
          <w:rPr>
            <w:rStyle w:val="af5"/>
            <w:rFonts w:hint="cs"/>
            <w:color w:val="000000" w:themeColor="text1"/>
          </w:rPr>
          <w:t xml:space="preserve"> 3  </w:t>
        </w:r>
        <w:r w:rsidRPr="007B08DE">
          <w:rPr>
            <w:rStyle w:val="af5"/>
            <w:rFonts w:hint="cs"/>
            <w:color w:val="000000" w:themeColor="text1"/>
            <w:cs/>
          </w:rPr>
          <w:t>ขั้นตอนการดำเนินโครงการ</w:t>
        </w:r>
        <w:r w:rsidRPr="007B08DE">
          <w:rPr>
            <w:rFonts w:hint="cs"/>
            <w:webHidden/>
          </w:rPr>
          <w:tab/>
        </w:r>
        <w:r w:rsidRPr="007B08DE">
          <w:rPr>
            <w:rFonts w:hint="cs"/>
            <w:webHidden/>
          </w:rPr>
          <w:fldChar w:fldCharType="begin"/>
        </w:r>
        <w:r w:rsidRPr="007B08DE">
          <w:rPr>
            <w:rFonts w:hint="cs"/>
            <w:webHidden/>
          </w:rPr>
          <w:instrText xml:space="preserve"> PAGEREF _Toc241852718 \h </w:instrText>
        </w:r>
        <w:r w:rsidRPr="007B08DE">
          <w:rPr>
            <w:rFonts w:hint="cs"/>
            <w:webHidden/>
          </w:rPr>
        </w:r>
        <w:r w:rsidRPr="007B08DE">
          <w:rPr>
            <w:rFonts w:hint="cs"/>
            <w:webHidden/>
          </w:rPr>
          <w:fldChar w:fldCharType="separate"/>
        </w:r>
        <w:r w:rsidR="00745CD2">
          <w:rPr>
            <w:webHidden/>
            <w:cs/>
          </w:rPr>
          <w:t>22</w:t>
        </w:r>
        <w:r w:rsidRPr="007B08DE">
          <w:rPr>
            <w:rFonts w:hint="cs"/>
            <w:webHidden/>
          </w:rPr>
          <w:fldChar w:fldCharType="end"/>
        </w:r>
      </w:hyperlink>
    </w:p>
    <w:p w14:paraId="7D1112A0" w14:textId="6AB6DB38"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19" w:history="1">
        <w:r w:rsidRPr="007B08DE">
          <w:rPr>
            <w:rStyle w:val="af5"/>
            <w:rFonts w:ascii="TH SarabunPSK" w:hAnsi="TH SarabunPSK" w:cs="TH SarabunPSK" w:hint="cs"/>
            <w:noProof/>
            <w:color w:val="000000" w:themeColor="text1"/>
            <w:sz w:val="32"/>
            <w:szCs w:val="32"/>
            <w:cs/>
          </w:rPr>
          <w:t>3.1 ความต้องการของผู้ใช้ระบบ และการวิเคราะห์ระบบ</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_Toc241852719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22</w:t>
        </w:r>
        <w:r w:rsidRPr="007B08DE">
          <w:rPr>
            <w:rFonts w:ascii="TH SarabunPSK" w:hAnsi="TH SarabunPSK" w:cs="TH SarabunPSK" w:hint="cs"/>
            <w:noProof/>
            <w:webHidden/>
            <w:color w:val="000000" w:themeColor="text1"/>
            <w:sz w:val="32"/>
            <w:szCs w:val="32"/>
          </w:rPr>
          <w:fldChar w:fldCharType="end"/>
        </w:r>
      </w:hyperlink>
    </w:p>
    <w:p w14:paraId="13047592" w14:textId="47E42E60"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20" w:history="1">
        <w:r w:rsidRPr="007B08DE">
          <w:rPr>
            <w:rStyle w:val="af5"/>
            <w:rFonts w:ascii="TH SarabunPSK" w:hAnsi="TH SarabunPSK" w:cs="TH SarabunPSK" w:hint="cs"/>
            <w:noProof/>
            <w:color w:val="000000" w:themeColor="text1"/>
            <w:sz w:val="32"/>
            <w:szCs w:val="32"/>
          </w:rPr>
          <w:t xml:space="preserve">3.2 </w:t>
        </w:r>
        <w:r w:rsidRPr="007B08DE">
          <w:rPr>
            <w:rStyle w:val="af5"/>
            <w:rFonts w:ascii="TH SarabunPSK" w:hAnsi="TH SarabunPSK" w:cs="TH SarabunPSK" w:hint="cs"/>
            <w:noProof/>
            <w:color w:val="000000" w:themeColor="text1"/>
            <w:sz w:val="32"/>
            <w:szCs w:val="32"/>
            <w:cs/>
          </w:rPr>
          <w:t>การออกแบบระบบ</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_Toc241852720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27</w:t>
        </w:r>
        <w:r w:rsidRPr="007B08DE">
          <w:rPr>
            <w:rFonts w:ascii="TH SarabunPSK" w:hAnsi="TH SarabunPSK" w:cs="TH SarabunPSK" w:hint="cs"/>
            <w:noProof/>
            <w:webHidden/>
            <w:color w:val="000000" w:themeColor="text1"/>
            <w:sz w:val="32"/>
            <w:szCs w:val="32"/>
          </w:rPr>
          <w:fldChar w:fldCharType="end"/>
        </w:r>
      </w:hyperlink>
    </w:p>
    <w:p w14:paraId="2D1F15D1" w14:textId="384CD114" w:rsidR="007B08DE" w:rsidRPr="007B08DE" w:rsidRDefault="007B08DE">
      <w:pPr>
        <w:pStyle w:val="3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21" w:history="1">
        <w:r w:rsidRPr="007B08DE">
          <w:rPr>
            <w:rStyle w:val="af5"/>
            <w:rFonts w:ascii="TH SarabunPSK" w:hAnsi="TH SarabunPSK" w:cs="TH SarabunPSK" w:hint="cs"/>
            <w:noProof/>
            <w:color w:val="000000" w:themeColor="text1"/>
            <w:sz w:val="32"/>
            <w:szCs w:val="32"/>
          </w:rPr>
          <w:t xml:space="preserve">3.2.1 </w:t>
        </w:r>
        <w:r w:rsidRPr="007B08DE">
          <w:rPr>
            <w:rStyle w:val="af5"/>
            <w:rFonts w:ascii="TH SarabunPSK" w:hAnsi="TH SarabunPSK" w:cs="TH SarabunPSK" w:hint="cs"/>
            <w:noProof/>
            <w:color w:val="000000" w:themeColor="text1"/>
            <w:sz w:val="32"/>
            <w:szCs w:val="32"/>
            <w:cs/>
          </w:rPr>
          <w:t>แผนภาพการไหลของข้อมูล (</w:t>
        </w:r>
        <w:r w:rsidRPr="007B08DE">
          <w:rPr>
            <w:rStyle w:val="af5"/>
            <w:rFonts w:ascii="TH SarabunPSK" w:hAnsi="TH SarabunPSK" w:cs="TH SarabunPSK" w:hint="cs"/>
            <w:noProof/>
            <w:color w:val="000000" w:themeColor="text1"/>
            <w:sz w:val="32"/>
            <w:szCs w:val="32"/>
          </w:rPr>
          <w:t>Data Flow Diagram)</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_Toc241852721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27</w:t>
        </w:r>
        <w:r w:rsidRPr="007B08DE">
          <w:rPr>
            <w:rFonts w:ascii="TH SarabunPSK" w:hAnsi="TH SarabunPSK" w:cs="TH SarabunPSK" w:hint="cs"/>
            <w:noProof/>
            <w:webHidden/>
            <w:color w:val="000000" w:themeColor="text1"/>
            <w:sz w:val="32"/>
            <w:szCs w:val="32"/>
          </w:rPr>
          <w:fldChar w:fldCharType="end"/>
        </w:r>
      </w:hyperlink>
    </w:p>
    <w:p w14:paraId="1C94BA1C" w14:textId="20335330" w:rsidR="007B08DE" w:rsidRPr="007B08DE" w:rsidRDefault="007B08DE" w:rsidP="00D303B7">
      <w:pPr>
        <w:pStyle w:val="31"/>
        <w:tabs>
          <w:tab w:val="right" w:leader="dot" w:pos="9016"/>
        </w:tabs>
        <w:ind w:left="0"/>
        <w:rPr>
          <w:rFonts w:ascii="TH SarabunPSK" w:eastAsiaTheme="minorEastAsia" w:hAnsi="TH SarabunPSK" w:cs="TH SarabunPSK"/>
          <w:noProof/>
          <w:color w:val="000000" w:themeColor="text1"/>
          <w:kern w:val="2"/>
          <w:sz w:val="32"/>
          <w:szCs w:val="32"/>
          <w14:ligatures w14:val="standardContextual"/>
        </w:rPr>
      </w:pPr>
      <w:hyperlink w:anchor="_Toc241852722" w:history="1">
        <w:r w:rsidRPr="007B08DE">
          <w:rPr>
            <w:rStyle w:val="af5"/>
            <w:rFonts w:ascii="TH SarabunPSK" w:hAnsi="TH SarabunPSK" w:cs="TH SarabunPSK" w:hint="cs"/>
            <w:noProof/>
            <w:color w:val="000000" w:themeColor="text1"/>
            <w:sz w:val="32"/>
            <w:szCs w:val="32"/>
          </w:rPr>
          <w:t xml:space="preserve">      3.2.2 </w:t>
        </w:r>
        <w:r w:rsidRPr="007B08DE">
          <w:rPr>
            <w:rStyle w:val="af5"/>
            <w:rFonts w:ascii="TH SarabunPSK" w:hAnsi="TH SarabunPSK" w:cs="TH SarabunPSK" w:hint="cs"/>
            <w:noProof/>
            <w:color w:val="000000" w:themeColor="text1"/>
            <w:sz w:val="32"/>
            <w:szCs w:val="32"/>
            <w:cs/>
          </w:rPr>
          <w:t>การออกแบบฐานข้อมูล (</w:t>
        </w:r>
        <w:r w:rsidRPr="007B08DE">
          <w:rPr>
            <w:rStyle w:val="af5"/>
            <w:rFonts w:ascii="TH SarabunPSK" w:hAnsi="TH SarabunPSK" w:cs="TH SarabunPSK" w:hint="cs"/>
            <w:noProof/>
            <w:color w:val="000000" w:themeColor="text1"/>
            <w:sz w:val="32"/>
            <w:szCs w:val="32"/>
          </w:rPr>
          <w:t>Database Design)</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_Toc241852722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35</w:t>
        </w:r>
        <w:r w:rsidRPr="007B08DE">
          <w:rPr>
            <w:rFonts w:ascii="TH SarabunPSK" w:hAnsi="TH SarabunPSK" w:cs="TH SarabunPSK" w:hint="cs"/>
            <w:noProof/>
            <w:webHidden/>
            <w:color w:val="000000" w:themeColor="text1"/>
            <w:sz w:val="32"/>
            <w:szCs w:val="32"/>
          </w:rPr>
          <w:fldChar w:fldCharType="end"/>
        </w:r>
      </w:hyperlink>
    </w:p>
    <w:p w14:paraId="10B48D15" w14:textId="7EA6E3BF" w:rsidR="007B08DE" w:rsidRPr="007B08DE" w:rsidRDefault="007B08DE">
      <w:pPr>
        <w:pStyle w:val="3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23" w:history="1">
        <w:r w:rsidRPr="007B08DE">
          <w:rPr>
            <w:rStyle w:val="af5"/>
            <w:rFonts w:ascii="TH SarabunPSK" w:hAnsi="TH SarabunPSK" w:cs="TH SarabunPSK" w:hint="cs"/>
            <w:noProof/>
            <w:color w:val="000000" w:themeColor="text1"/>
            <w:sz w:val="32"/>
            <w:szCs w:val="32"/>
            <w:cs/>
          </w:rPr>
          <w:t>3.2.3 พจนานุกรมข้อมูล (</w:t>
        </w:r>
        <w:r w:rsidRPr="007B08DE">
          <w:rPr>
            <w:rStyle w:val="af5"/>
            <w:rFonts w:ascii="TH SarabunPSK" w:hAnsi="TH SarabunPSK" w:cs="TH SarabunPSK" w:hint="cs"/>
            <w:noProof/>
            <w:color w:val="000000" w:themeColor="text1"/>
            <w:sz w:val="32"/>
            <w:szCs w:val="32"/>
          </w:rPr>
          <w:t>Data Dictionary)</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_Toc241852723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37</w:t>
        </w:r>
        <w:r w:rsidRPr="007B08DE">
          <w:rPr>
            <w:rFonts w:ascii="TH SarabunPSK" w:hAnsi="TH SarabunPSK" w:cs="TH SarabunPSK" w:hint="cs"/>
            <w:noProof/>
            <w:webHidden/>
            <w:color w:val="000000" w:themeColor="text1"/>
            <w:sz w:val="32"/>
            <w:szCs w:val="32"/>
          </w:rPr>
          <w:fldChar w:fldCharType="end"/>
        </w:r>
      </w:hyperlink>
    </w:p>
    <w:p w14:paraId="799507FC" w14:textId="28D203BF" w:rsidR="007B08DE" w:rsidRPr="007B08DE" w:rsidRDefault="007B08DE">
      <w:pPr>
        <w:pStyle w:val="3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24" w:history="1">
        <w:r w:rsidRPr="007B08DE">
          <w:rPr>
            <w:rStyle w:val="af5"/>
            <w:rFonts w:ascii="TH SarabunPSK" w:hAnsi="TH SarabunPSK" w:cs="TH SarabunPSK" w:hint="cs"/>
            <w:noProof/>
            <w:color w:val="000000" w:themeColor="text1"/>
            <w:sz w:val="32"/>
            <w:szCs w:val="32"/>
            <w:cs/>
          </w:rPr>
          <w:t>3.</w:t>
        </w:r>
        <w:r w:rsidRPr="007B08DE">
          <w:rPr>
            <w:rStyle w:val="af5"/>
            <w:rFonts w:ascii="TH SarabunPSK" w:hAnsi="TH SarabunPSK" w:cs="TH SarabunPSK" w:hint="cs"/>
            <w:noProof/>
            <w:color w:val="000000" w:themeColor="text1"/>
            <w:sz w:val="32"/>
            <w:szCs w:val="32"/>
          </w:rPr>
          <w:t xml:space="preserve">2.4 </w:t>
        </w:r>
        <w:r w:rsidRPr="007B08DE">
          <w:rPr>
            <w:rStyle w:val="af5"/>
            <w:rFonts w:ascii="TH SarabunPSK" w:hAnsi="TH SarabunPSK" w:cs="TH SarabunPSK" w:hint="cs"/>
            <w:noProof/>
            <w:color w:val="000000" w:themeColor="text1"/>
            <w:sz w:val="32"/>
            <w:szCs w:val="32"/>
            <w:cs/>
          </w:rPr>
          <w:t xml:space="preserve">รายละเอียดกระบวนการ </w:t>
        </w:r>
        <w:r w:rsidRPr="007B08DE">
          <w:rPr>
            <w:rStyle w:val="af5"/>
            <w:rFonts w:ascii="TH SarabunPSK" w:hAnsi="TH SarabunPSK" w:cs="TH SarabunPSK" w:hint="cs"/>
            <w:noProof/>
            <w:color w:val="000000" w:themeColor="text1"/>
            <w:sz w:val="32"/>
            <w:szCs w:val="32"/>
          </w:rPr>
          <w:t>(Process descriptions)</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_Toc241852724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42</w:t>
        </w:r>
        <w:r w:rsidRPr="007B08DE">
          <w:rPr>
            <w:rFonts w:ascii="TH SarabunPSK" w:hAnsi="TH SarabunPSK" w:cs="TH SarabunPSK" w:hint="cs"/>
            <w:noProof/>
            <w:webHidden/>
            <w:color w:val="000000" w:themeColor="text1"/>
            <w:sz w:val="32"/>
            <w:szCs w:val="32"/>
          </w:rPr>
          <w:fldChar w:fldCharType="end"/>
        </w:r>
      </w:hyperlink>
    </w:p>
    <w:p w14:paraId="656058F0" w14:textId="71DCB06E" w:rsidR="007B08DE" w:rsidRPr="007B08DE" w:rsidRDefault="007B08DE">
      <w:pPr>
        <w:pStyle w:val="3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25" w:history="1">
        <w:r w:rsidRPr="007B08DE">
          <w:rPr>
            <w:rStyle w:val="af5"/>
            <w:rFonts w:ascii="TH SarabunPSK" w:hAnsi="TH SarabunPSK" w:cs="TH SarabunPSK" w:hint="cs"/>
            <w:noProof/>
            <w:color w:val="000000" w:themeColor="text1"/>
            <w:sz w:val="32"/>
            <w:szCs w:val="32"/>
            <w:cs/>
          </w:rPr>
          <w:t>3.</w:t>
        </w:r>
        <w:r w:rsidRPr="007B08DE">
          <w:rPr>
            <w:rStyle w:val="af5"/>
            <w:rFonts w:ascii="TH SarabunPSK" w:hAnsi="TH SarabunPSK" w:cs="TH SarabunPSK" w:hint="cs"/>
            <w:noProof/>
            <w:color w:val="000000" w:themeColor="text1"/>
            <w:sz w:val="32"/>
            <w:szCs w:val="32"/>
          </w:rPr>
          <w:t xml:space="preserve">2.5 </w:t>
        </w:r>
        <w:r w:rsidRPr="007B08DE">
          <w:rPr>
            <w:rStyle w:val="af5"/>
            <w:rFonts w:ascii="TH SarabunPSK" w:hAnsi="TH SarabunPSK" w:cs="TH SarabunPSK" w:hint="cs"/>
            <w:noProof/>
            <w:color w:val="000000" w:themeColor="text1"/>
            <w:sz w:val="32"/>
            <w:szCs w:val="32"/>
            <w:cs/>
          </w:rPr>
          <w:t xml:space="preserve">ต้นแบบด้านโปรแกรม </w:t>
        </w:r>
        <w:r w:rsidRPr="007B08DE">
          <w:rPr>
            <w:rStyle w:val="af5"/>
            <w:rFonts w:ascii="TH SarabunPSK" w:hAnsi="TH SarabunPSK" w:cs="TH SarabunPSK" w:hint="cs"/>
            <w:noProof/>
            <w:color w:val="000000" w:themeColor="text1"/>
            <w:sz w:val="32"/>
            <w:szCs w:val="32"/>
          </w:rPr>
          <w:t>(GUI)</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_Toc241852725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63</w:t>
        </w:r>
        <w:r w:rsidRPr="007B08DE">
          <w:rPr>
            <w:rFonts w:ascii="TH SarabunPSK" w:hAnsi="TH SarabunPSK" w:cs="TH SarabunPSK" w:hint="cs"/>
            <w:noProof/>
            <w:webHidden/>
            <w:color w:val="000000" w:themeColor="text1"/>
            <w:sz w:val="32"/>
            <w:szCs w:val="32"/>
          </w:rPr>
          <w:fldChar w:fldCharType="end"/>
        </w:r>
      </w:hyperlink>
    </w:p>
    <w:p w14:paraId="3C40DBE9" w14:textId="74F7EC03" w:rsidR="007B08DE" w:rsidRPr="007B08DE" w:rsidRDefault="007B08DE">
      <w:pPr>
        <w:pStyle w:val="3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26" w:history="1">
        <w:r w:rsidRPr="007B08DE">
          <w:rPr>
            <w:rStyle w:val="af5"/>
            <w:rFonts w:ascii="TH SarabunPSK" w:hAnsi="TH SarabunPSK" w:cs="TH SarabunPSK" w:hint="cs"/>
            <w:noProof/>
            <w:color w:val="000000" w:themeColor="text1"/>
            <w:sz w:val="32"/>
            <w:szCs w:val="32"/>
          </w:rPr>
          <w:t xml:space="preserve">3.2.6 </w:t>
        </w:r>
        <w:r w:rsidRPr="007B08DE">
          <w:rPr>
            <w:rStyle w:val="af5"/>
            <w:rFonts w:ascii="TH SarabunPSK" w:hAnsi="TH SarabunPSK" w:cs="TH SarabunPSK" w:hint="cs"/>
            <w:noProof/>
            <w:color w:val="000000" w:themeColor="text1"/>
            <w:sz w:val="32"/>
            <w:szCs w:val="32"/>
            <w:cs/>
          </w:rPr>
          <w:t>สตอรี่บอร์ด (</w:t>
        </w:r>
        <w:r w:rsidRPr="007B08DE">
          <w:rPr>
            <w:rStyle w:val="af5"/>
            <w:rFonts w:ascii="TH SarabunPSK" w:hAnsi="TH SarabunPSK" w:cs="TH SarabunPSK" w:hint="cs"/>
            <w:noProof/>
            <w:color w:val="000000" w:themeColor="text1"/>
            <w:sz w:val="32"/>
            <w:szCs w:val="32"/>
          </w:rPr>
          <w:t>Storyboard)</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_Toc241852726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66</w:t>
        </w:r>
        <w:r w:rsidRPr="007B08DE">
          <w:rPr>
            <w:rFonts w:ascii="TH SarabunPSK" w:hAnsi="TH SarabunPSK" w:cs="TH SarabunPSK" w:hint="cs"/>
            <w:noProof/>
            <w:webHidden/>
            <w:color w:val="000000" w:themeColor="text1"/>
            <w:sz w:val="32"/>
            <w:szCs w:val="32"/>
          </w:rPr>
          <w:fldChar w:fldCharType="end"/>
        </w:r>
      </w:hyperlink>
    </w:p>
    <w:p w14:paraId="1F4142A1" w14:textId="5E9B687A"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27" w:history="1">
        <w:r w:rsidRPr="007B08DE">
          <w:rPr>
            <w:rStyle w:val="af5"/>
            <w:rFonts w:ascii="TH SarabunPSK" w:hAnsi="TH SarabunPSK" w:cs="TH SarabunPSK" w:hint="cs"/>
            <w:noProof/>
            <w:color w:val="000000" w:themeColor="text1"/>
            <w:sz w:val="32"/>
            <w:szCs w:val="32"/>
          </w:rPr>
          <w:t xml:space="preserve">3.3 </w:t>
        </w:r>
        <w:r w:rsidRPr="007B08DE">
          <w:rPr>
            <w:rStyle w:val="af5"/>
            <w:rFonts w:ascii="TH SarabunPSK" w:hAnsi="TH SarabunPSK" w:cs="TH SarabunPSK" w:hint="cs"/>
            <w:noProof/>
            <w:color w:val="000000" w:themeColor="text1"/>
            <w:sz w:val="32"/>
            <w:szCs w:val="32"/>
            <w:cs/>
          </w:rPr>
          <w:t>การพัฒนาระบบ</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_Toc241852727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73</w:t>
        </w:r>
        <w:r w:rsidRPr="007B08DE">
          <w:rPr>
            <w:rFonts w:ascii="TH SarabunPSK" w:hAnsi="TH SarabunPSK" w:cs="TH SarabunPSK" w:hint="cs"/>
            <w:noProof/>
            <w:webHidden/>
            <w:color w:val="000000" w:themeColor="text1"/>
            <w:sz w:val="32"/>
            <w:szCs w:val="32"/>
          </w:rPr>
          <w:fldChar w:fldCharType="end"/>
        </w:r>
      </w:hyperlink>
    </w:p>
    <w:p w14:paraId="25A5CAD2" w14:textId="31B387A0"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28" w:history="1">
        <w:r w:rsidRPr="007B08DE">
          <w:rPr>
            <w:rStyle w:val="af5"/>
            <w:rFonts w:ascii="TH SarabunPSK" w:hAnsi="TH SarabunPSK" w:cs="TH SarabunPSK" w:hint="cs"/>
            <w:noProof/>
            <w:color w:val="000000" w:themeColor="text1"/>
            <w:sz w:val="32"/>
            <w:szCs w:val="32"/>
          </w:rPr>
          <w:t xml:space="preserve">3.4 </w:t>
        </w:r>
        <w:r w:rsidRPr="007B08DE">
          <w:rPr>
            <w:rStyle w:val="af5"/>
            <w:rFonts w:ascii="TH SarabunPSK" w:hAnsi="TH SarabunPSK" w:cs="TH SarabunPSK" w:hint="cs"/>
            <w:noProof/>
            <w:color w:val="000000" w:themeColor="text1"/>
            <w:sz w:val="32"/>
            <w:szCs w:val="32"/>
            <w:cs/>
          </w:rPr>
          <w:t>การทดสอบระบบ</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_Toc241852728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74</w:t>
        </w:r>
        <w:r w:rsidRPr="007B08DE">
          <w:rPr>
            <w:rFonts w:ascii="TH SarabunPSK" w:hAnsi="TH SarabunPSK" w:cs="TH SarabunPSK" w:hint="cs"/>
            <w:noProof/>
            <w:webHidden/>
            <w:color w:val="000000" w:themeColor="text1"/>
            <w:sz w:val="32"/>
            <w:szCs w:val="32"/>
          </w:rPr>
          <w:fldChar w:fldCharType="end"/>
        </w:r>
      </w:hyperlink>
    </w:p>
    <w:p w14:paraId="646293D5" w14:textId="3808E0F7" w:rsidR="007B08DE" w:rsidRPr="007B08DE" w:rsidRDefault="007B08DE" w:rsidP="007B08DE">
      <w:pPr>
        <w:pStyle w:val="11"/>
        <w:rPr>
          <w:rFonts w:eastAsiaTheme="minorEastAsia"/>
          <w:kern w:val="2"/>
          <w14:ligatures w14:val="standardContextual"/>
        </w:rPr>
      </w:pPr>
      <w:hyperlink w:anchor="_Toc241852729" w:history="1">
        <w:r w:rsidRPr="007B08DE">
          <w:rPr>
            <w:rStyle w:val="af5"/>
            <w:rFonts w:hint="cs"/>
            <w:color w:val="000000" w:themeColor="text1"/>
            <w:cs/>
          </w:rPr>
          <w:t>บทที่ 4 ผลการทด</w:t>
        </w:r>
        <w:r w:rsidRPr="007B08DE">
          <w:rPr>
            <w:rStyle w:val="af5"/>
            <w:rFonts w:hint="cs"/>
            <w:color w:val="000000" w:themeColor="text1"/>
            <w:cs/>
          </w:rPr>
          <w:t>ส</w:t>
        </w:r>
        <w:r w:rsidRPr="007B08DE">
          <w:rPr>
            <w:rStyle w:val="af5"/>
            <w:rFonts w:hint="cs"/>
            <w:color w:val="000000" w:themeColor="text1"/>
            <w:cs/>
          </w:rPr>
          <w:t>อบ</w:t>
        </w:r>
        <w:r w:rsidRPr="007B08DE">
          <w:rPr>
            <w:rFonts w:hint="cs"/>
            <w:webHidden/>
          </w:rPr>
          <w:tab/>
        </w:r>
        <w:r w:rsidRPr="007B08DE">
          <w:rPr>
            <w:rFonts w:hint="cs"/>
            <w:webHidden/>
          </w:rPr>
          <w:fldChar w:fldCharType="begin"/>
        </w:r>
        <w:r w:rsidRPr="007B08DE">
          <w:rPr>
            <w:rFonts w:hint="cs"/>
            <w:webHidden/>
          </w:rPr>
          <w:instrText xml:space="preserve"> PAGEREF _Toc241852729 \h </w:instrText>
        </w:r>
        <w:r w:rsidRPr="007B08DE">
          <w:rPr>
            <w:rFonts w:hint="cs"/>
            <w:webHidden/>
          </w:rPr>
        </w:r>
        <w:r w:rsidRPr="007B08DE">
          <w:rPr>
            <w:rFonts w:hint="cs"/>
            <w:webHidden/>
          </w:rPr>
          <w:fldChar w:fldCharType="separate"/>
        </w:r>
        <w:r w:rsidR="00745CD2">
          <w:rPr>
            <w:webHidden/>
            <w:cs/>
          </w:rPr>
          <w:t>78</w:t>
        </w:r>
        <w:r w:rsidRPr="007B08DE">
          <w:rPr>
            <w:rFonts w:hint="cs"/>
            <w:webHidden/>
          </w:rPr>
          <w:fldChar w:fldCharType="end"/>
        </w:r>
      </w:hyperlink>
    </w:p>
    <w:p w14:paraId="34CE3F67" w14:textId="0D2415B5"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30" w:history="1">
        <w:r w:rsidRPr="007B08DE">
          <w:rPr>
            <w:rStyle w:val="af5"/>
            <w:rFonts w:ascii="TH SarabunPSK" w:hAnsi="TH SarabunPSK" w:cs="TH SarabunPSK" w:hint="cs"/>
            <w:noProof/>
            <w:color w:val="000000" w:themeColor="text1"/>
            <w:sz w:val="32"/>
            <w:szCs w:val="32"/>
            <w:cs/>
          </w:rPr>
          <w:t>4.1 ผลการพัฒนาฐานข้อมูล</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_Toc241852730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78</w:t>
        </w:r>
        <w:r w:rsidRPr="007B08DE">
          <w:rPr>
            <w:rFonts w:ascii="TH SarabunPSK" w:hAnsi="TH SarabunPSK" w:cs="TH SarabunPSK" w:hint="cs"/>
            <w:noProof/>
            <w:webHidden/>
            <w:color w:val="000000" w:themeColor="text1"/>
            <w:sz w:val="32"/>
            <w:szCs w:val="32"/>
          </w:rPr>
          <w:fldChar w:fldCharType="end"/>
        </w:r>
      </w:hyperlink>
    </w:p>
    <w:p w14:paraId="676310E8" w14:textId="050A86B3"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31" w:history="1">
        <w:r w:rsidRPr="007B08DE">
          <w:rPr>
            <w:rStyle w:val="af5"/>
            <w:rFonts w:ascii="TH SarabunPSK" w:hAnsi="TH SarabunPSK" w:cs="TH SarabunPSK" w:hint="cs"/>
            <w:noProof/>
            <w:color w:val="000000" w:themeColor="text1"/>
            <w:sz w:val="32"/>
            <w:szCs w:val="32"/>
          </w:rPr>
          <w:t xml:space="preserve">4.2 </w:t>
        </w:r>
        <w:r w:rsidRPr="007B08DE">
          <w:rPr>
            <w:rStyle w:val="af5"/>
            <w:rFonts w:ascii="TH SarabunPSK" w:hAnsi="TH SarabunPSK" w:cs="TH SarabunPSK" w:hint="cs"/>
            <w:noProof/>
            <w:color w:val="000000" w:themeColor="text1"/>
            <w:sz w:val="32"/>
            <w:szCs w:val="32"/>
            <w:cs/>
          </w:rPr>
          <w:t>ผลการทดสอบระบบด้วยเทคนิคกล่องดำ</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_Toc241852731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79</w:t>
        </w:r>
        <w:r w:rsidRPr="007B08DE">
          <w:rPr>
            <w:rFonts w:ascii="TH SarabunPSK" w:hAnsi="TH SarabunPSK" w:cs="TH SarabunPSK" w:hint="cs"/>
            <w:noProof/>
            <w:webHidden/>
            <w:color w:val="000000" w:themeColor="text1"/>
            <w:sz w:val="32"/>
            <w:szCs w:val="32"/>
          </w:rPr>
          <w:fldChar w:fldCharType="end"/>
        </w:r>
      </w:hyperlink>
    </w:p>
    <w:p w14:paraId="5E8C80DA" w14:textId="0B0CA4FA" w:rsidR="007B08DE" w:rsidRPr="007B08DE" w:rsidRDefault="007B08DE" w:rsidP="007B08DE">
      <w:pPr>
        <w:pStyle w:val="11"/>
        <w:rPr>
          <w:rFonts w:eastAsiaTheme="minorEastAsia"/>
          <w:kern w:val="2"/>
          <w14:ligatures w14:val="standardContextual"/>
        </w:rPr>
      </w:pPr>
      <w:hyperlink w:anchor="_Toc241852732" w:history="1">
        <w:r w:rsidRPr="007B08DE">
          <w:rPr>
            <w:rStyle w:val="af5"/>
            <w:rFonts w:hint="cs"/>
            <w:color w:val="000000" w:themeColor="text1"/>
            <w:cs/>
          </w:rPr>
          <w:t>บทที่ 5 สรุป อภิปรายผล และข้อเสนอแนะ</w:t>
        </w:r>
        <w:r w:rsidRPr="007B08DE">
          <w:rPr>
            <w:rFonts w:hint="cs"/>
            <w:webHidden/>
          </w:rPr>
          <w:tab/>
        </w:r>
        <w:r w:rsidRPr="007B08DE">
          <w:rPr>
            <w:rFonts w:hint="cs"/>
            <w:webHidden/>
          </w:rPr>
          <w:fldChar w:fldCharType="begin"/>
        </w:r>
        <w:r w:rsidRPr="007B08DE">
          <w:rPr>
            <w:rFonts w:hint="cs"/>
            <w:webHidden/>
          </w:rPr>
          <w:instrText xml:space="preserve"> PAGEREF _Toc241852732 \h </w:instrText>
        </w:r>
        <w:r w:rsidRPr="007B08DE">
          <w:rPr>
            <w:rFonts w:hint="cs"/>
            <w:webHidden/>
          </w:rPr>
        </w:r>
        <w:r w:rsidRPr="007B08DE">
          <w:rPr>
            <w:rFonts w:hint="cs"/>
            <w:webHidden/>
          </w:rPr>
          <w:fldChar w:fldCharType="separate"/>
        </w:r>
        <w:r w:rsidR="00745CD2">
          <w:rPr>
            <w:webHidden/>
            <w:cs/>
          </w:rPr>
          <w:t>91</w:t>
        </w:r>
        <w:r w:rsidRPr="007B08DE">
          <w:rPr>
            <w:rFonts w:hint="cs"/>
            <w:webHidden/>
          </w:rPr>
          <w:fldChar w:fldCharType="end"/>
        </w:r>
      </w:hyperlink>
    </w:p>
    <w:p w14:paraId="4F380C9A" w14:textId="4EB062B5"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33" w:history="1">
        <w:r w:rsidRPr="007B08DE">
          <w:rPr>
            <w:rStyle w:val="af5"/>
            <w:rFonts w:ascii="TH SarabunPSK" w:hAnsi="TH SarabunPSK" w:cs="TH SarabunPSK" w:hint="cs"/>
            <w:noProof/>
            <w:color w:val="000000" w:themeColor="text1"/>
            <w:sz w:val="32"/>
            <w:szCs w:val="32"/>
          </w:rPr>
          <w:t xml:space="preserve">5.1 </w:t>
        </w:r>
        <w:r w:rsidRPr="007B08DE">
          <w:rPr>
            <w:rStyle w:val="af5"/>
            <w:rFonts w:ascii="TH SarabunPSK" w:hAnsi="TH SarabunPSK" w:cs="TH SarabunPSK" w:hint="cs"/>
            <w:noProof/>
            <w:color w:val="000000" w:themeColor="text1"/>
            <w:sz w:val="32"/>
            <w:szCs w:val="32"/>
            <w:cs/>
          </w:rPr>
          <w:t>สรุป</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_Toc241852733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91</w:t>
        </w:r>
        <w:r w:rsidRPr="007B08DE">
          <w:rPr>
            <w:rFonts w:ascii="TH SarabunPSK" w:hAnsi="TH SarabunPSK" w:cs="TH SarabunPSK" w:hint="cs"/>
            <w:noProof/>
            <w:webHidden/>
            <w:color w:val="000000" w:themeColor="text1"/>
            <w:sz w:val="32"/>
            <w:szCs w:val="32"/>
          </w:rPr>
          <w:fldChar w:fldCharType="end"/>
        </w:r>
      </w:hyperlink>
    </w:p>
    <w:p w14:paraId="34484EE1" w14:textId="09C8D99D"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34" w:history="1">
        <w:r w:rsidRPr="007B08DE">
          <w:rPr>
            <w:rStyle w:val="af5"/>
            <w:rFonts w:ascii="TH SarabunPSK" w:hAnsi="TH SarabunPSK" w:cs="TH SarabunPSK" w:hint="cs"/>
            <w:noProof/>
            <w:color w:val="000000" w:themeColor="text1"/>
            <w:sz w:val="32"/>
            <w:szCs w:val="32"/>
          </w:rPr>
          <w:t xml:space="preserve">5.2 </w:t>
        </w:r>
        <w:r w:rsidRPr="007B08DE">
          <w:rPr>
            <w:rStyle w:val="af5"/>
            <w:rFonts w:ascii="TH SarabunPSK" w:hAnsi="TH SarabunPSK" w:cs="TH SarabunPSK" w:hint="cs"/>
            <w:noProof/>
            <w:color w:val="000000" w:themeColor="text1"/>
            <w:sz w:val="32"/>
            <w:szCs w:val="32"/>
            <w:cs/>
          </w:rPr>
          <w:t>อภิปรายผล</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_Toc241852734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92</w:t>
        </w:r>
        <w:r w:rsidRPr="007B08DE">
          <w:rPr>
            <w:rFonts w:ascii="TH SarabunPSK" w:hAnsi="TH SarabunPSK" w:cs="TH SarabunPSK" w:hint="cs"/>
            <w:noProof/>
            <w:webHidden/>
            <w:color w:val="000000" w:themeColor="text1"/>
            <w:sz w:val="32"/>
            <w:szCs w:val="32"/>
          </w:rPr>
          <w:fldChar w:fldCharType="end"/>
        </w:r>
      </w:hyperlink>
    </w:p>
    <w:p w14:paraId="5506ECE5" w14:textId="36E69997" w:rsidR="007B08DE" w:rsidRPr="007B08DE" w:rsidRDefault="007B08DE">
      <w:pPr>
        <w:pStyle w:val="21"/>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735" w:history="1">
        <w:r w:rsidRPr="007B08DE">
          <w:rPr>
            <w:rStyle w:val="af5"/>
            <w:rFonts w:ascii="TH SarabunPSK" w:hAnsi="TH SarabunPSK" w:cs="TH SarabunPSK" w:hint="cs"/>
            <w:noProof/>
            <w:color w:val="000000" w:themeColor="text1"/>
            <w:sz w:val="32"/>
            <w:szCs w:val="32"/>
          </w:rPr>
          <w:t xml:space="preserve">5.3 </w:t>
        </w:r>
        <w:r w:rsidRPr="007B08DE">
          <w:rPr>
            <w:rStyle w:val="af5"/>
            <w:rFonts w:ascii="TH SarabunPSK" w:hAnsi="TH SarabunPSK" w:cs="TH SarabunPSK" w:hint="cs"/>
            <w:noProof/>
            <w:color w:val="000000" w:themeColor="text1"/>
            <w:sz w:val="32"/>
            <w:szCs w:val="32"/>
            <w:cs/>
          </w:rPr>
          <w:t>ข้อเสนอแนะ</w:t>
        </w:r>
        <w:r w:rsidRPr="007B08DE">
          <w:rPr>
            <w:rFonts w:ascii="TH SarabunPSK" w:hAnsi="TH SarabunPSK" w:cs="TH SarabunPSK" w:hint="cs"/>
            <w:noProof/>
            <w:webHidden/>
            <w:color w:val="000000" w:themeColor="text1"/>
            <w:sz w:val="32"/>
            <w:szCs w:val="32"/>
          </w:rPr>
          <w:tab/>
        </w:r>
        <w:r w:rsidRPr="007B08DE">
          <w:rPr>
            <w:rFonts w:ascii="TH SarabunPSK" w:hAnsi="TH SarabunPSK" w:cs="TH SarabunPSK" w:hint="cs"/>
            <w:noProof/>
            <w:webHidden/>
            <w:color w:val="000000" w:themeColor="text1"/>
            <w:sz w:val="32"/>
            <w:szCs w:val="32"/>
          </w:rPr>
          <w:fldChar w:fldCharType="begin"/>
        </w:r>
        <w:r w:rsidRPr="007B08DE">
          <w:rPr>
            <w:rFonts w:ascii="TH SarabunPSK" w:hAnsi="TH SarabunPSK" w:cs="TH SarabunPSK" w:hint="cs"/>
            <w:noProof/>
            <w:webHidden/>
            <w:color w:val="000000" w:themeColor="text1"/>
            <w:sz w:val="32"/>
            <w:szCs w:val="32"/>
          </w:rPr>
          <w:instrText xml:space="preserve"> PAGEREF _Toc241852735 \h </w:instrText>
        </w:r>
        <w:r w:rsidRPr="007B08DE">
          <w:rPr>
            <w:rFonts w:ascii="TH SarabunPSK" w:hAnsi="TH SarabunPSK" w:cs="TH SarabunPSK" w:hint="cs"/>
            <w:noProof/>
            <w:webHidden/>
            <w:color w:val="000000" w:themeColor="text1"/>
            <w:sz w:val="32"/>
            <w:szCs w:val="32"/>
          </w:rPr>
        </w:r>
        <w:r w:rsidRPr="007B08DE">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93</w:t>
        </w:r>
        <w:r w:rsidRPr="007B08DE">
          <w:rPr>
            <w:rFonts w:ascii="TH SarabunPSK" w:hAnsi="TH SarabunPSK" w:cs="TH SarabunPSK" w:hint="cs"/>
            <w:noProof/>
            <w:webHidden/>
            <w:color w:val="000000" w:themeColor="text1"/>
            <w:sz w:val="32"/>
            <w:szCs w:val="32"/>
          </w:rPr>
          <w:fldChar w:fldCharType="end"/>
        </w:r>
      </w:hyperlink>
    </w:p>
    <w:p w14:paraId="05BB0142" w14:textId="39109508" w:rsidR="007B08DE" w:rsidRPr="007B08DE" w:rsidRDefault="007B08DE" w:rsidP="007B08DE">
      <w:pPr>
        <w:pStyle w:val="11"/>
        <w:rPr>
          <w:rFonts w:eastAsiaTheme="minorEastAsia"/>
          <w:kern w:val="2"/>
          <w14:ligatures w14:val="standardContextual"/>
        </w:rPr>
      </w:pPr>
      <w:hyperlink w:anchor="_Toc241852736" w:history="1">
        <w:r w:rsidRPr="007B08DE">
          <w:rPr>
            <w:rStyle w:val="af5"/>
            <w:rFonts w:hint="cs"/>
            <w:color w:val="000000" w:themeColor="text1"/>
            <w:cs/>
          </w:rPr>
          <w:t>เอกสารอ้างอิง</w:t>
        </w:r>
        <w:r w:rsidRPr="007B08DE">
          <w:rPr>
            <w:rFonts w:hint="cs"/>
            <w:webHidden/>
          </w:rPr>
          <w:tab/>
        </w:r>
        <w:r w:rsidRPr="007B08DE">
          <w:rPr>
            <w:rFonts w:hint="cs"/>
            <w:webHidden/>
          </w:rPr>
          <w:fldChar w:fldCharType="begin"/>
        </w:r>
        <w:r w:rsidRPr="007B08DE">
          <w:rPr>
            <w:rFonts w:hint="cs"/>
            <w:webHidden/>
          </w:rPr>
          <w:instrText xml:space="preserve"> PAGEREF _Toc241852736 \h </w:instrText>
        </w:r>
        <w:r w:rsidRPr="007B08DE">
          <w:rPr>
            <w:rFonts w:hint="cs"/>
            <w:webHidden/>
          </w:rPr>
        </w:r>
        <w:r w:rsidRPr="007B08DE">
          <w:rPr>
            <w:rFonts w:hint="cs"/>
            <w:webHidden/>
          </w:rPr>
          <w:fldChar w:fldCharType="separate"/>
        </w:r>
        <w:r w:rsidR="00745CD2">
          <w:rPr>
            <w:webHidden/>
            <w:cs/>
          </w:rPr>
          <w:t>94</w:t>
        </w:r>
        <w:r w:rsidRPr="007B08DE">
          <w:rPr>
            <w:rFonts w:hint="cs"/>
            <w:webHidden/>
          </w:rPr>
          <w:fldChar w:fldCharType="end"/>
        </w:r>
      </w:hyperlink>
    </w:p>
    <w:p w14:paraId="722C0250" w14:textId="39FB221D" w:rsidR="007B08DE" w:rsidRPr="007B08DE" w:rsidRDefault="007B08DE" w:rsidP="007B08DE">
      <w:pPr>
        <w:pStyle w:val="11"/>
        <w:rPr>
          <w:rFonts w:eastAsiaTheme="minorEastAsia"/>
          <w:kern w:val="2"/>
          <w14:ligatures w14:val="standardContextual"/>
        </w:rPr>
      </w:pPr>
      <w:hyperlink w:anchor="_Toc241852737" w:history="1">
        <w:r w:rsidRPr="007B08DE">
          <w:rPr>
            <w:rStyle w:val="af5"/>
            <w:rFonts w:hint="cs"/>
            <w:color w:val="000000" w:themeColor="text1"/>
            <w:cs/>
          </w:rPr>
          <w:t>ภาคผนวก ก ขั้นตอนการติดตั้งระบบ</w:t>
        </w:r>
        <w:r w:rsidRPr="007B08DE">
          <w:rPr>
            <w:rFonts w:hint="cs"/>
            <w:webHidden/>
          </w:rPr>
          <w:tab/>
        </w:r>
        <w:r w:rsidRPr="007B08DE">
          <w:rPr>
            <w:rFonts w:hint="cs"/>
            <w:webHidden/>
          </w:rPr>
          <w:fldChar w:fldCharType="begin"/>
        </w:r>
        <w:r w:rsidRPr="007B08DE">
          <w:rPr>
            <w:rFonts w:hint="cs"/>
            <w:webHidden/>
          </w:rPr>
          <w:instrText xml:space="preserve"> PAGEREF _Toc241852737 \h </w:instrText>
        </w:r>
        <w:r w:rsidRPr="007B08DE">
          <w:rPr>
            <w:rFonts w:hint="cs"/>
            <w:webHidden/>
          </w:rPr>
        </w:r>
        <w:r w:rsidRPr="007B08DE">
          <w:rPr>
            <w:rFonts w:hint="cs"/>
            <w:webHidden/>
          </w:rPr>
          <w:fldChar w:fldCharType="separate"/>
        </w:r>
        <w:r w:rsidR="00745CD2">
          <w:rPr>
            <w:webHidden/>
            <w:cs/>
          </w:rPr>
          <w:t>95</w:t>
        </w:r>
        <w:r w:rsidRPr="007B08DE">
          <w:rPr>
            <w:rFonts w:hint="cs"/>
            <w:webHidden/>
          </w:rPr>
          <w:fldChar w:fldCharType="end"/>
        </w:r>
      </w:hyperlink>
    </w:p>
    <w:p w14:paraId="1D619FE4" w14:textId="49E0129E" w:rsidR="007B08DE" w:rsidRPr="007B08DE" w:rsidRDefault="007B08DE" w:rsidP="007B08DE">
      <w:pPr>
        <w:pStyle w:val="11"/>
        <w:rPr>
          <w:rFonts w:eastAsiaTheme="minorEastAsia"/>
          <w:kern w:val="2"/>
          <w14:ligatures w14:val="standardContextual"/>
        </w:rPr>
      </w:pPr>
      <w:hyperlink w:anchor="_Toc241852738" w:history="1">
        <w:r w:rsidRPr="007B08DE">
          <w:rPr>
            <w:rStyle w:val="af5"/>
            <w:rFonts w:hint="cs"/>
            <w:color w:val="000000" w:themeColor="text1"/>
            <w:cs/>
          </w:rPr>
          <w:t>ภาคผนวก ข คู่มือการใช้งานระบบ</w:t>
        </w:r>
        <w:r w:rsidRPr="007B08DE">
          <w:rPr>
            <w:rFonts w:hint="cs"/>
            <w:webHidden/>
          </w:rPr>
          <w:tab/>
        </w:r>
        <w:r w:rsidRPr="007B08DE">
          <w:rPr>
            <w:rFonts w:hint="cs"/>
            <w:webHidden/>
          </w:rPr>
          <w:fldChar w:fldCharType="begin"/>
        </w:r>
        <w:r w:rsidRPr="007B08DE">
          <w:rPr>
            <w:rFonts w:hint="cs"/>
            <w:webHidden/>
          </w:rPr>
          <w:instrText xml:space="preserve"> PAGEREF _Toc241852738 \h </w:instrText>
        </w:r>
        <w:r w:rsidRPr="007B08DE">
          <w:rPr>
            <w:rFonts w:hint="cs"/>
            <w:webHidden/>
          </w:rPr>
        </w:r>
        <w:r w:rsidRPr="007B08DE">
          <w:rPr>
            <w:rFonts w:hint="cs"/>
            <w:webHidden/>
          </w:rPr>
          <w:fldChar w:fldCharType="separate"/>
        </w:r>
        <w:r w:rsidR="00745CD2">
          <w:rPr>
            <w:webHidden/>
            <w:cs/>
          </w:rPr>
          <w:t>96</w:t>
        </w:r>
        <w:r w:rsidRPr="007B08DE">
          <w:rPr>
            <w:rFonts w:hint="cs"/>
            <w:webHidden/>
          </w:rPr>
          <w:fldChar w:fldCharType="end"/>
        </w:r>
      </w:hyperlink>
    </w:p>
    <w:p w14:paraId="6662BE65" w14:textId="453FA5CD" w:rsidR="007E3503" w:rsidRPr="009F7AC5" w:rsidRDefault="00AB2A0D" w:rsidP="007B08DE">
      <w:pPr>
        <w:pStyle w:val="11"/>
        <w:rPr>
          <w:color w:val="0D0D0D" w:themeColor="text1" w:themeTint="F2"/>
        </w:rPr>
      </w:pPr>
      <w:r w:rsidRPr="007B08DE">
        <w:rPr>
          <w:rFonts w:hint="cs"/>
          <w:cs/>
        </w:rPr>
        <w:fldChar w:fldCharType="end"/>
      </w:r>
    </w:p>
    <w:p w14:paraId="752F1E67" w14:textId="77777777" w:rsidR="007E3503" w:rsidRPr="009F7AC5" w:rsidRDefault="007E3503" w:rsidP="007E3503">
      <w:pPr>
        <w:rPr>
          <w:rFonts w:ascii="TH SarabunPSK" w:hAnsi="TH SarabunPSK" w:cs="TH SarabunPSK"/>
          <w:color w:val="0D0D0D" w:themeColor="text1" w:themeTint="F2"/>
          <w:sz w:val="32"/>
          <w:szCs w:val="32"/>
        </w:rPr>
      </w:pPr>
    </w:p>
    <w:p w14:paraId="31976D42" w14:textId="7F28191E" w:rsidR="005262C2" w:rsidRPr="009F7AC5" w:rsidRDefault="000975EB" w:rsidP="007B08DE">
      <w:pPr>
        <w:pStyle w:val="11"/>
      </w:pPr>
      <w:r w:rsidRPr="009F7AC5">
        <w:rPr>
          <w:rFonts w:hint="cs"/>
        </w:rPr>
        <w:fldChar w:fldCharType="begin"/>
      </w:r>
      <w:r w:rsidRPr="009F7AC5">
        <w:rPr>
          <w:rFonts w:hint="cs"/>
        </w:rPr>
        <w:instrText xml:space="preserve"> TOC \o "1-3" \h \z \u </w:instrText>
      </w:r>
      <w:r w:rsidRPr="009F7AC5">
        <w:fldChar w:fldCharType="separate"/>
      </w:r>
      <w:r w:rsidRPr="009F7AC5">
        <w:rPr>
          <w:rFonts w:hint="cs"/>
        </w:rPr>
        <w:fldChar w:fldCharType="end"/>
      </w:r>
    </w:p>
    <w:p w14:paraId="5FFFEB6D" w14:textId="77777777" w:rsidR="005262C2" w:rsidRPr="009F7AC5" w:rsidRDefault="005262C2" w:rsidP="006E58AC">
      <w:pPr>
        <w:jc w:val="center"/>
        <w:rPr>
          <w:rFonts w:ascii="TH SarabunPSK" w:hAnsi="TH SarabunPSK" w:cs="TH SarabunPSK"/>
          <w:b/>
          <w:bCs/>
          <w:color w:val="0D0D0D" w:themeColor="text1" w:themeTint="F2"/>
          <w:sz w:val="32"/>
          <w:szCs w:val="32"/>
        </w:rPr>
      </w:pPr>
    </w:p>
    <w:p w14:paraId="4BBE7B00" w14:textId="77777777" w:rsidR="005262C2" w:rsidRPr="009F7AC5" w:rsidRDefault="005262C2" w:rsidP="00880457">
      <w:pPr>
        <w:rPr>
          <w:rFonts w:ascii="TH SarabunPSK" w:hAnsi="TH SarabunPSK" w:cs="TH SarabunPSK"/>
          <w:b/>
          <w:bCs/>
          <w:color w:val="0D0D0D" w:themeColor="text1" w:themeTint="F2"/>
          <w:sz w:val="32"/>
          <w:szCs w:val="32"/>
        </w:rPr>
      </w:pPr>
    </w:p>
    <w:p w14:paraId="31AED502" w14:textId="77777777" w:rsidR="002A0B9E" w:rsidRPr="009F7AC5" w:rsidRDefault="002A0B9E" w:rsidP="00880457">
      <w:pPr>
        <w:rPr>
          <w:rFonts w:ascii="TH SarabunPSK" w:hAnsi="TH SarabunPSK" w:cs="TH SarabunPSK"/>
          <w:b/>
          <w:bCs/>
          <w:color w:val="0D0D0D" w:themeColor="text1" w:themeTint="F2"/>
          <w:sz w:val="32"/>
          <w:szCs w:val="32"/>
        </w:rPr>
      </w:pPr>
    </w:p>
    <w:p w14:paraId="62AC1C00" w14:textId="77777777" w:rsidR="002A0B9E" w:rsidRPr="009F7AC5" w:rsidRDefault="002A0B9E" w:rsidP="00880457">
      <w:pPr>
        <w:rPr>
          <w:rFonts w:ascii="TH SarabunPSK" w:hAnsi="TH SarabunPSK" w:cs="TH SarabunPSK"/>
          <w:b/>
          <w:bCs/>
          <w:color w:val="0D0D0D" w:themeColor="text1" w:themeTint="F2"/>
          <w:sz w:val="32"/>
          <w:szCs w:val="32"/>
        </w:rPr>
      </w:pPr>
    </w:p>
    <w:p w14:paraId="6E3CABD7" w14:textId="77777777" w:rsidR="00770C37" w:rsidRPr="009F7AC5" w:rsidRDefault="00770C37" w:rsidP="00880457">
      <w:pPr>
        <w:rPr>
          <w:rFonts w:ascii="TH SarabunPSK" w:hAnsi="TH SarabunPSK" w:cs="TH SarabunPSK"/>
          <w:b/>
          <w:bCs/>
          <w:color w:val="0D0D0D" w:themeColor="text1" w:themeTint="F2"/>
          <w:sz w:val="32"/>
          <w:szCs w:val="32"/>
        </w:rPr>
      </w:pPr>
    </w:p>
    <w:p w14:paraId="0EB58059" w14:textId="77777777" w:rsidR="00493191" w:rsidRDefault="00493191" w:rsidP="00493191">
      <w:pPr>
        <w:pStyle w:val="1"/>
        <w:jc w:val="center"/>
        <w:rPr>
          <w:rFonts w:ascii="TH SarabunPSK" w:hAnsi="TH SarabunPSK" w:cs="TH SarabunPSK"/>
          <w:b/>
          <w:bCs/>
          <w:color w:val="0D0D0D" w:themeColor="text1" w:themeTint="F2"/>
          <w:sz w:val="36"/>
          <w:szCs w:val="36"/>
        </w:rPr>
      </w:pPr>
      <w:bookmarkStart w:id="7" w:name="_Toc241852706"/>
      <w:bookmarkStart w:id="8" w:name="_Toc224850314"/>
      <w:bookmarkStart w:id="9" w:name="_Toc224850313"/>
      <w:r w:rsidRPr="00DC710D">
        <w:rPr>
          <w:rFonts w:ascii="TH SarabunPSK" w:hAnsi="TH SarabunPSK" w:cs="TH SarabunPSK" w:hint="cs"/>
          <w:b/>
          <w:bCs/>
          <w:color w:val="0D0D0D" w:themeColor="text1" w:themeTint="F2"/>
          <w:sz w:val="36"/>
          <w:szCs w:val="36"/>
          <w:cs/>
        </w:rPr>
        <w:lastRenderedPageBreak/>
        <w:t>สารบัญตาราง</w:t>
      </w:r>
      <w:bookmarkEnd w:id="7"/>
    </w:p>
    <w:p w14:paraId="64097D71" w14:textId="77777777" w:rsidR="00493191" w:rsidRPr="007F476E" w:rsidRDefault="00493191" w:rsidP="00493191">
      <w:pPr>
        <w:rPr>
          <w:rFonts w:ascii="TH SarabunPSK" w:hAnsi="TH SarabunPSK" w:cs="TH SarabunPSK"/>
          <w:color w:val="000000" w:themeColor="text1"/>
          <w:sz w:val="32"/>
          <w:szCs w:val="32"/>
        </w:rPr>
      </w:pPr>
    </w:p>
    <w:p w14:paraId="63CFB9F2" w14:textId="1F3671DE" w:rsidR="00CC28C4" w:rsidRPr="00530914" w:rsidRDefault="00CC28C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r w:rsidRPr="00530914">
        <w:rPr>
          <w:rFonts w:ascii="TH SarabunPSK" w:hAnsi="TH SarabunPSK" w:cs="TH SarabunPSK" w:hint="cs"/>
          <w:color w:val="000000" w:themeColor="text1"/>
          <w:sz w:val="32"/>
          <w:szCs w:val="32"/>
          <w:cs/>
        </w:rPr>
        <w:fldChar w:fldCharType="begin"/>
      </w:r>
      <w:r w:rsidRPr="00530914">
        <w:rPr>
          <w:rFonts w:ascii="TH SarabunPSK" w:hAnsi="TH SarabunPSK" w:cs="TH SarabunPSK" w:hint="cs"/>
          <w:color w:val="000000" w:themeColor="text1"/>
          <w:sz w:val="32"/>
          <w:szCs w:val="32"/>
          <w:cs/>
        </w:rPr>
        <w:instrText xml:space="preserve"> </w:instrText>
      </w:r>
      <w:r w:rsidRPr="00530914">
        <w:rPr>
          <w:rFonts w:ascii="TH SarabunPSK" w:hAnsi="TH SarabunPSK" w:cs="TH SarabunPSK" w:hint="cs"/>
          <w:color w:val="000000" w:themeColor="text1"/>
          <w:sz w:val="32"/>
          <w:szCs w:val="32"/>
        </w:rPr>
        <w:instrText>TOC \h \z \c "</w:instrText>
      </w:r>
      <w:r w:rsidRPr="00530914">
        <w:rPr>
          <w:rFonts w:ascii="TH SarabunPSK" w:hAnsi="TH SarabunPSK" w:cs="TH SarabunPSK" w:hint="cs"/>
          <w:color w:val="000000" w:themeColor="text1"/>
          <w:sz w:val="32"/>
          <w:szCs w:val="32"/>
          <w:cs/>
        </w:rPr>
        <w:instrText xml:space="preserve">ตารางที่ 1." </w:instrText>
      </w:r>
      <w:r w:rsidRPr="00530914">
        <w:rPr>
          <w:rFonts w:ascii="TH SarabunPSK" w:hAnsi="TH SarabunPSK" w:cs="TH SarabunPSK" w:hint="cs"/>
          <w:color w:val="000000" w:themeColor="text1"/>
          <w:sz w:val="32"/>
          <w:szCs w:val="32"/>
          <w:cs/>
        </w:rPr>
        <w:fldChar w:fldCharType="separate"/>
      </w:r>
      <w:hyperlink w:anchor="_Toc241852546"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1.1 </w:t>
        </w:r>
        <w:r w:rsidRPr="00530914">
          <w:rPr>
            <w:rStyle w:val="af5"/>
            <w:rFonts w:ascii="TH SarabunPSK" w:hAnsi="TH SarabunPSK" w:cs="TH SarabunPSK" w:hint="cs"/>
            <w:noProof/>
            <w:color w:val="000000" w:themeColor="text1"/>
            <w:sz w:val="32"/>
            <w:szCs w:val="32"/>
            <w:u w:val="none"/>
            <w:cs/>
          </w:rPr>
          <w:t>ระยะเวลาดำเนินโครงการ</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_Toc241852546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14</w:t>
        </w:r>
        <w:r w:rsidRPr="00530914">
          <w:rPr>
            <w:rFonts w:ascii="TH SarabunPSK" w:hAnsi="TH SarabunPSK" w:cs="TH SarabunPSK" w:hint="cs"/>
            <w:noProof/>
            <w:webHidden/>
            <w:color w:val="000000" w:themeColor="text1"/>
            <w:sz w:val="32"/>
            <w:szCs w:val="32"/>
          </w:rPr>
          <w:fldChar w:fldCharType="end"/>
        </w:r>
      </w:hyperlink>
    </w:p>
    <w:p w14:paraId="60462704" w14:textId="52D40ADC" w:rsidR="00530914" w:rsidRPr="00530914" w:rsidRDefault="00CC28C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r w:rsidRPr="00530914">
        <w:rPr>
          <w:rFonts w:ascii="TH SarabunPSK" w:hAnsi="TH SarabunPSK" w:cs="TH SarabunPSK" w:hint="cs"/>
          <w:color w:val="000000" w:themeColor="text1"/>
          <w:sz w:val="32"/>
          <w:szCs w:val="32"/>
          <w:cs/>
        </w:rPr>
        <w:fldChar w:fldCharType="end"/>
      </w:r>
      <w:hyperlink w:anchor="_Toc241852943" w:history="1">
        <w:r w:rsidR="00530914" w:rsidRPr="00530914">
          <w:rPr>
            <w:rStyle w:val="af5"/>
            <w:rFonts w:ascii="TH SarabunPSK" w:hAnsi="TH SarabunPSK" w:cs="TH SarabunPSK" w:hint="cs"/>
            <w:noProof/>
            <w:color w:val="000000" w:themeColor="text1"/>
            <w:sz w:val="32"/>
            <w:szCs w:val="32"/>
            <w:u w:val="none"/>
            <w:cs/>
          </w:rPr>
          <w:t xml:space="preserve">ตารางที่ </w:t>
        </w:r>
        <w:r w:rsidR="00530914" w:rsidRPr="00530914">
          <w:rPr>
            <w:rStyle w:val="af5"/>
            <w:rFonts w:ascii="TH SarabunPSK" w:hAnsi="TH SarabunPSK" w:cs="TH SarabunPSK" w:hint="cs"/>
            <w:noProof/>
            <w:color w:val="000000" w:themeColor="text1"/>
            <w:sz w:val="32"/>
            <w:szCs w:val="32"/>
            <w:u w:val="none"/>
          </w:rPr>
          <w:t>3.1</w:t>
        </w:r>
        <w:r w:rsidR="00530914" w:rsidRPr="00530914">
          <w:rPr>
            <w:rStyle w:val="af5"/>
            <w:rFonts w:ascii="TH SarabunPSK" w:hAnsi="TH SarabunPSK" w:cs="TH SarabunPSK" w:hint="cs"/>
            <w:noProof/>
            <w:color w:val="000000" w:themeColor="text1"/>
            <w:sz w:val="32"/>
            <w:szCs w:val="32"/>
            <w:u w:val="none"/>
            <w:cs/>
          </w:rPr>
          <w:t xml:space="preserve"> ตารางข้อมูลผู้เล่น (</w:t>
        </w:r>
        <w:r w:rsidR="00530914" w:rsidRPr="00530914">
          <w:rPr>
            <w:rStyle w:val="af5"/>
            <w:rFonts w:ascii="TH SarabunPSK" w:hAnsi="TH SarabunPSK" w:cs="TH SarabunPSK" w:hint="cs"/>
            <w:noProof/>
            <w:color w:val="000000" w:themeColor="text1"/>
            <w:sz w:val="32"/>
            <w:szCs w:val="32"/>
            <w:u w:val="none"/>
          </w:rPr>
          <w:t>User)</w:t>
        </w:r>
        <w:r w:rsidR="00530914" w:rsidRPr="00530914">
          <w:rPr>
            <w:rFonts w:ascii="TH SarabunPSK" w:hAnsi="TH SarabunPSK" w:cs="TH SarabunPSK" w:hint="cs"/>
            <w:noProof/>
            <w:webHidden/>
            <w:color w:val="000000" w:themeColor="text1"/>
            <w:sz w:val="32"/>
            <w:szCs w:val="32"/>
          </w:rPr>
          <w:tab/>
        </w:r>
        <w:r w:rsidR="00530914" w:rsidRPr="00530914">
          <w:rPr>
            <w:rFonts w:ascii="TH SarabunPSK" w:hAnsi="TH SarabunPSK" w:cs="TH SarabunPSK" w:hint="cs"/>
            <w:noProof/>
            <w:webHidden/>
            <w:color w:val="000000" w:themeColor="text1"/>
            <w:sz w:val="32"/>
            <w:szCs w:val="32"/>
          </w:rPr>
          <w:fldChar w:fldCharType="begin"/>
        </w:r>
        <w:r w:rsidR="00530914" w:rsidRPr="00530914">
          <w:rPr>
            <w:rFonts w:ascii="TH SarabunPSK" w:hAnsi="TH SarabunPSK" w:cs="TH SarabunPSK" w:hint="cs"/>
            <w:noProof/>
            <w:webHidden/>
            <w:color w:val="000000" w:themeColor="text1"/>
            <w:sz w:val="32"/>
            <w:szCs w:val="32"/>
          </w:rPr>
          <w:instrText xml:space="preserve"> PAGEREF _Toc241852943 \h </w:instrText>
        </w:r>
        <w:r w:rsidR="00530914" w:rsidRPr="00530914">
          <w:rPr>
            <w:rFonts w:ascii="TH SarabunPSK" w:hAnsi="TH SarabunPSK" w:cs="TH SarabunPSK" w:hint="cs"/>
            <w:noProof/>
            <w:webHidden/>
            <w:color w:val="000000" w:themeColor="text1"/>
            <w:sz w:val="32"/>
            <w:szCs w:val="32"/>
          </w:rPr>
        </w:r>
        <w:r w:rsidR="00530914"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37</w:t>
        </w:r>
        <w:r w:rsidR="00530914" w:rsidRPr="00530914">
          <w:rPr>
            <w:rFonts w:ascii="TH SarabunPSK" w:hAnsi="TH SarabunPSK" w:cs="TH SarabunPSK" w:hint="cs"/>
            <w:noProof/>
            <w:webHidden/>
            <w:color w:val="000000" w:themeColor="text1"/>
            <w:sz w:val="32"/>
            <w:szCs w:val="32"/>
          </w:rPr>
          <w:fldChar w:fldCharType="end"/>
        </w:r>
      </w:hyperlink>
    </w:p>
    <w:p w14:paraId="7E53A662" w14:textId="54E32CC8"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44"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3.</w:t>
        </w:r>
        <w:r w:rsidRPr="00530914">
          <w:rPr>
            <w:rStyle w:val="af5"/>
            <w:rFonts w:ascii="TH SarabunPSK" w:hAnsi="TH SarabunPSK" w:cs="TH SarabunPSK" w:hint="cs"/>
            <w:noProof/>
            <w:color w:val="000000" w:themeColor="text1"/>
            <w:sz w:val="32"/>
            <w:szCs w:val="32"/>
            <w:u w:val="none"/>
            <w:cs/>
          </w:rPr>
          <w:t>2 ข้อมูลยานรบ (</w:t>
        </w:r>
        <w:r w:rsidRPr="00530914">
          <w:rPr>
            <w:rStyle w:val="af5"/>
            <w:rFonts w:ascii="TH SarabunPSK" w:eastAsia="TH Sarabun New" w:hAnsi="TH SarabunPSK" w:cs="TH SarabunPSK" w:hint="cs"/>
            <w:noProof/>
            <w:color w:val="000000" w:themeColor="text1"/>
            <w:sz w:val="32"/>
            <w:szCs w:val="32"/>
            <w:u w:val="none"/>
          </w:rPr>
          <w:t>spacecraft</w:t>
        </w:r>
        <w:r w:rsidRPr="00530914">
          <w:rPr>
            <w:rStyle w:val="af5"/>
            <w:rFonts w:ascii="TH SarabunPSK" w:hAnsi="TH SarabunPSK" w:cs="TH SarabunPSK" w:hint="cs"/>
            <w:noProof/>
            <w:color w:val="000000" w:themeColor="text1"/>
            <w:sz w:val="32"/>
            <w:szCs w:val="32"/>
            <w:u w:val="none"/>
          </w:rPr>
          <w:t>)</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_Toc241852944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38</w:t>
        </w:r>
        <w:r w:rsidRPr="00530914">
          <w:rPr>
            <w:rFonts w:ascii="TH SarabunPSK" w:hAnsi="TH SarabunPSK" w:cs="TH SarabunPSK" w:hint="cs"/>
            <w:noProof/>
            <w:webHidden/>
            <w:color w:val="000000" w:themeColor="text1"/>
            <w:sz w:val="32"/>
            <w:szCs w:val="32"/>
          </w:rPr>
          <w:fldChar w:fldCharType="end"/>
        </w:r>
      </w:hyperlink>
    </w:p>
    <w:p w14:paraId="6A22E6F3" w14:textId="0976D000"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45"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3.3 </w:t>
        </w:r>
        <w:r w:rsidRPr="00530914">
          <w:rPr>
            <w:rStyle w:val="af5"/>
            <w:rFonts w:ascii="TH SarabunPSK" w:hAnsi="TH SarabunPSK" w:cs="TH SarabunPSK" w:hint="cs"/>
            <w:noProof/>
            <w:color w:val="000000" w:themeColor="text1"/>
            <w:sz w:val="32"/>
            <w:szCs w:val="32"/>
            <w:u w:val="none"/>
            <w:cs/>
          </w:rPr>
          <w:t>ข้อมูลสกิล (</w:t>
        </w:r>
        <w:r w:rsidRPr="00530914">
          <w:rPr>
            <w:rStyle w:val="af5"/>
            <w:rFonts w:ascii="TH SarabunPSK" w:hAnsi="TH SarabunPSK" w:cs="TH SarabunPSK" w:hint="cs"/>
            <w:noProof/>
            <w:color w:val="000000" w:themeColor="text1"/>
            <w:sz w:val="32"/>
            <w:szCs w:val="32"/>
            <w:u w:val="none"/>
          </w:rPr>
          <w:t>Skill)</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_Toc241852945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39</w:t>
        </w:r>
        <w:r w:rsidRPr="00530914">
          <w:rPr>
            <w:rFonts w:ascii="TH SarabunPSK" w:hAnsi="TH SarabunPSK" w:cs="TH SarabunPSK" w:hint="cs"/>
            <w:noProof/>
            <w:webHidden/>
            <w:color w:val="000000" w:themeColor="text1"/>
            <w:sz w:val="32"/>
            <w:szCs w:val="32"/>
          </w:rPr>
          <w:fldChar w:fldCharType="end"/>
        </w:r>
      </w:hyperlink>
    </w:p>
    <w:p w14:paraId="5802E11A" w14:textId="24A38DF7"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46"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3.4 </w:t>
        </w:r>
        <w:r w:rsidRPr="00530914">
          <w:rPr>
            <w:rStyle w:val="af5"/>
            <w:rFonts w:ascii="TH SarabunPSK" w:hAnsi="TH SarabunPSK" w:cs="TH SarabunPSK" w:hint="cs"/>
            <w:noProof/>
            <w:color w:val="000000" w:themeColor="text1"/>
            <w:sz w:val="32"/>
            <w:szCs w:val="32"/>
            <w:u w:val="none"/>
            <w:cs/>
          </w:rPr>
          <w:t>การติดตั้ง (</w:t>
        </w:r>
        <w:r w:rsidRPr="00530914">
          <w:rPr>
            <w:rStyle w:val="af5"/>
            <w:rFonts w:ascii="TH SarabunPSK" w:hAnsi="TH SarabunPSK" w:cs="TH SarabunPSK" w:hint="cs"/>
            <w:noProof/>
            <w:color w:val="000000" w:themeColor="text1"/>
            <w:sz w:val="32"/>
            <w:szCs w:val="32"/>
            <w:u w:val="none"/>
          </w:rPr>
          <w:t>Loadout)</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_Toc241852946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39</w:t>
        </w:r>
        <w:r w:rsidRPr="00530914">
          <w:rPr>
            <w:rFonts w:ascii="TH SarabunPSK" w:hAnsi="TH SarabunPSK" w:cs="TH SarabunPSK" w:hint="cs"/>
            <w:noProof/>
            <w:webHidden/>
            <w:color w:val="000000" w:themeColor="text1"/>
            <w:sz w:val="32"/>
            <w:szCs w:val="32"/>
          </w:rPr>
          <w:fldChar w:fldCharType="end"/>
        </w:r>
      </w:hyperlink>
    </w:p>
    <w:p w14:paraId="018280B6" w14:textId="141BAF91"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47"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3.5 </w:t>
        </w:r>
        <w:r w:rsidRPr="00530914">
          <w:rPr>
            <w:rStyle w:val="af5"/>
            <w:rFonts w:ascii="TH SarabunPSK" w:hAnsi="TH SarabunPSK" w:cs="TH SarabunPSK" w:hint="cs"/>
            <w:noProof/>
            <w:color w:val="000000" w:themeColor="text1"/>
            <w:sz w:val="32"/>
            <w:szCs w:val="32"/>
            <w:u w:val="none"/>
            <w:cs/>
          </w:rPr>
          <w:t>ประวัติการแข่งขัน (</w:t>
        </w:r>
        <w:r w:rsidRPr="00530914">
          <w:rPr>
            <w:rStyle w:val="af5"/>
            <w:rFonts w:ascii="TH SarabunPSK" w:hAnsi="TH SarabunPSK" w:cs="TH SarabunPSK" w:hint="cs"/>
            <w:noProof/>
            <w:color w:val="000000" w:themeColor="text1"/>
            <w:sz w:val="32"/>
            <w:szCs w:val="32"/>
            <w:u w:val="none"/>
          </w:rPr>
          <w:t>Match)</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_Toc241852947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40</w:t>
        </w:r>
        <w:r w:rsidRPr="00530914">
          <w:rPr>
            <w:rFonts w:ascii="TH SarabunPSK" w:hAnsi="TH SarabunPSK" w:cs="TH SarabunPSK" w:hint="cs"/>
            <w:noProof/>
            <w:webHidden/>
            <w:color w:val="000000" w:themeColor="text1"/>
            <w:sz w:val="32"/>
            <w:szCs w:val="32"/>
          </w:rPr>
          <w:fldChar w:fldCharType="end"/>
        </w:r>
      </w:hyperlink>
    </w:p>
    <w:p w14:paraId="06906691" w14:textId="5EF779E8"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48"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3.6 </w:t>
        </w:r>
        <w:r w:rsidRPr="00530914">
          <w:rPr>
            <w:rStyle w:val="af5"/>
            <w:rFonts w:ascii="TH SarabunPSK" w:hAnsi="TH SarabunPSK" w:cs="TH SarabunPSK" w:hint="cs"/>
            <w:noProof/>
            <w:color w:val="000000" w:themeColor="text1"/>
            <w:sz w:val="32"/>
            <w:szCs w:val="32"/>
            <w:u w:val="none"/>
            <w:cs/>
          </w:rPr>
          <w:t>ข้อมูลยานที่ผู้เล่นครอบครอง (User</w:t>
        </w:r>
        <w:r w:rsidRPr="00530914">
          <w:rPr>
            <w:rStyle w:val="af5"/>
            <w:rFonts w:ascii="TH SarabunPSK" w:hAnsi="TH SarabunPSK" w:cs="TH SarabunPSK" w:hint="cs"/>
            <w:noProof/>
            <w:color w:val="000000" w:themeColor="text1"/>
            <w:sz w:val="32"/>
            <w:szCs w:val="32"/>
            <w:u w:val="none"/>
          </w:rPr>
          <w:t>Spacecraft</w:t>
        </w:r>
        <w:r w:rsidRPr="00530914">
          <w:rPr>
            <w:rStyle w:val="af5"/>
            <w:rFonts w:ascii="TH SarabunPSK" w:hAnsi="TH SarabunPSK" w:cs="TH SarabunPSK" w:hint="cs"/>
            <w:noProof/>
            <w:color w:val="000000" w:themeColor="text1"/>
            <w:sz w:val="32"/>
            <w:szCs w:val="32"/>
            <w:u w:val="none"/>
            <w:cs/>
          </w:rPr>
          <w:t>)</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_Toc241852948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41</w:t>
        </w:r>
        <w:r w:rsidRPr="00530914">
          <w:rPr>
            <w:rFonts w:ascii="TH SarabunPSK" w:hAnsi="TH SarabunPSK" w:cs="TH SarabunPSK" w:hint="cs"/>
            <w:noProof/>
            <w:webHidden/>
            <w:color w:val="000000" w:themeColor="text1"/>
            <w:sz w:val="32"/>
            <w:szCs w:val="32"/>
          </w:rPr>
          <w:fldChar w:fldCharType="end"/>
        </w:r>
      </w:hyperlink>
    </w:p>
    <w:p w14:paraId="6CBB6EBD" w14:textId="19DF0DA4"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49"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3.7 </w:t>
        </w:r>
        <w:r w:rsidRPr="00530914">
          <w:rPr>
            <w:rStyle w:val="af5"/>
            <w:rFonts w:ascii="TH SarabunPSK" w:hAnsi="TH SarabunPSK" w:cs="TH SarabunPSK" w:hint="cs"/>
            <w:noProof/>
            <w:color w:val="000000" w:themeColor="text1"/>
            <w:sz w:val="32"/>
            <w:szCs w:val="32"/>
            <w:u w:val="none"/>
            <w:cs/>
          </w:rPr>
          <w:t>ตารางแสดงอ็อบเจกต์ต่างๆ ในระบบเกม</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_Toc241852949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66</w:t>
        </w:r>
        <w:r w:rsidRPr="00530914">
          <w:rPr>
            <w:rFonts w:ascii="TH SarabunPSK" w:hAnsi="TH SarabunPSK" w:cs="TH SarabunPSK" w:hint="cs"/>
            <w:noProof/>
            <w:webHidden/>
            <w:color w:val="000000" w:themeColor="text1"/>
            <w:sz w:val="32"/>
            <w:szCs w:val="32"/>
          </w:rPr>
          <w:fldChar w:fldCharType="end"/>
        </w:r>
      </w:hyperlink>
    </w:p>
    <w:p w14:paraId="6D94387C" w14:textId="3278CCC1"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50"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3.8 </w:t>
        </w:r>
        <w:r w:rsidRPr="00530914">
          <w:rPr>
            <w:rStyle w:val="af5"/>
            <w:rFonts w:ascii="TH SarabunPSK" w:hAnsi="TH SarabunPSK" w:cs="TH SarabunPSK" w:hint="cs"/>
            <w:noProof/>
            <w:color w:val="000000" w:themeColor="text1"/>
            <w:sz w:val="32"/>
            <w:szCs w:val="32"/>
            <w:u w:val="none"/>
            <w:cs/>
          </w:rPr>
          <w:t xml:space="preserve">แสดงอ็อบเจกต์และสตอรี่บอร์ด ซีนที่ </w:t>
        </w:r>
        <w:r w:rsidRPr="00530914">
          <w:rPr>
            <w:rStyle w:val="af5"/>
            <w:rFonts w:ascii="TH SarabunPSK" w:hAnsi="TH SarabunPSK" w:cs="TH SarabunPSK" w:hint="cs"/>
            <w:noProof/>
            <w:color w:val="000000" w:themeColor="text1"/>
            <w:sz w:val="32"/>
            <w:szCs w:val="32"/>
            <w:u w:val="none"/>
          </w:rPr>
          <w:t>1</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_Toc241852950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69</w:t>
        </w:r>
        <w:r w:rsidRPr="00530914">
          <w:rPr>
            <w:rFonts w:ascii="TH SarabunPSK" w:hAnsi="TH SarabunPSK" w:cs="TH SarabunPSK" w:hint="cs"/>
            <w:noProof/>
            <w:webHidden/>
            <w:color w:val="000000" w:themeColor="text1"/>
            <w:sz w:val="32"/>
            <w:szCs w:val="32"/>
          </w:rPr>
          <w:fldChar w:fldCharType="end"/>
        </w:r>
      </w:hyperlink>
    </w:p>
    <w:p w14:paraId="6A47D652" w14:textId="3071DAEB"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51"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3.9 </w:t>
        </w:r>
        <w:r w:rsidRPr="00530914">
          <w:rPr>
            <w:rStyle w:val="af5"/>
            <w:rFonts w:ascii="TH SarabunPSK" w:hAnsi="TH SarabunPSK" w:cs="TH SarabunPSK" w:hint="cs"/>
            <w:noProof/>
            <w:color w:val="000000" w:themeColor="text1"/>
            <w:sz w:val="32"/>
            <w:szCs w:val="32"/>
            <w:u w:val="none"/>
            <w:cs/>
          </w:rPr>
          <w:t xml:space="preserve">แสดงอ็อบเจกต์และสตอรี่บอร์ด ซีนที่ </w:t>
        </w:r>
        <w:r w:rsidRPr="00530914">
          <w:rPr>
            <w:rStyle w:val="af5"/>
            <w:rFonts w:ascii="TH SarabunPSK" w:hAnsi="TH SarabunPSK" w:cs="TH SarabunPSK" w:hint="cs"/>
            <w:noProof/>
            <w:color w:val="000000" w:themeColor="text1"/>
            <w:sz w:val="32"/>
            <w:szCs w:val="32"/>
            <w:u w:val="none"/>
          </w:rPr>
          <w:t>2</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_Toc241852951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69</w:t>
        </w:r>
        <w:r w:rsidRPr="00530914">
          <w:rPr>
            <w:rFonts w:ascii="TH SarabunPSK" w:hAnsi="TH SarabunPSK" w:cs="TH SarabunPSK" w:hint="cs"/>
            <w:noProof/>
            <w:webHidden/>
            <w:color w:val="000000" w:themeColor="text1"/>
            <w:sz w:val="32"/>
            <w:szCs w:val="32"/>
          </w:rPr>
          <w:fldChar w:fldCharType="end"/>
        </w:r>
      </w:hyperlink>
    </w:p>
    <w:p w14:paraId="60F5E992" w14:textId="5795EC42"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52"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3.10 </w:t>
        </w:r>
        <w:r w:rsidRPr="00530914">
          <w:rPr>
            <w:rStyle w:val="af5"/>
            <w:rFonts w:ascii="TH SarabunPSK" w:hAnsi="TH SarabunPSK" w:cs="TH SarabunPSK" w:hint="cs"/>
            <w:noProof/>
            <w:color w:val="000000" w:themeColor="text1"/>
            <w:sz w:val="32"/>
            <w:szCs w:val="32"/>
            <w:u w:val="none"/>
            <w:cs/>
          </w:rPr>
          <w:t xml:space="preserve">แสดงอ็อบเจกต์และสตอรี่บอร์ด ซีนที่ </w:t>
        </w:r>
        <w:r w:rsidRPr="00530914">
          <w:rPr>
            <w:rStyle w:val="af5"/>
            <w:rFonts w:ascii="TH SarabunPSK" w:hAnsi="TH SarabunPSK" w:cs="TH SarabunPSK" w:hint="cs"/>
            <w:noProof/>
            <w:color w:val="000000" w:themeColor="text1"/>
            <w:sz w:val="32"/>
            <w:szCs w:val="32"/>
            <w:u w:val="none"/>
          </w:rPr>
          <w:t>3</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_Toc241852952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70</w:t>
        </w:r>
        <w:r w:rsidRPr="00530914">
          <w:rPr>
            <w:rFonts w:ascii="TH SarabunPSK" w:hAnsi="TH SarabunPSK" w:cs="TH SarabunPSK" w:hint="cs"/>
            <w:noProof/>
            <w:webHidden/>
            <w:color w:val="000000" w:themeColor="text1"/>
            <w:sz w:val="32"/>
            <w:szCs w:val="32"/>
          </w:rPr>
          <w:fldChar w:fldCharType="end"/>
        </w:r>
      </w:hyperlink>
    </w:p>
    <w:p w14:paraId="550E6173" w14:textId="5D6036B6"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53"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3.11 </w:t>
        </w:r>
        <w:r w:rsidRPr="00530914">
          <w:rPr>
            <w:rStyle w:val="af5"/>
            <w:rFonts w:ascii="TH SarabunPSK" w:hAnsi="TH SarabunPSK" w:cs="TH SarabunPSK" w:hint="cs"/>
            <w:noProof/>
            <w:color w:val="000000" w:themeColor="text1"/>
            <w:sz w:val="32"/>
            <w:szCs w:val="32"/>
            <w:u w:val="none"/>
            <w:cs/>
          </w:rPr>
          <w:t xml:space="preserve">แสดงอ็อบเจกต์และสตอรี่บอร์ด ซีนที่ </w:t>
        </w:r>
        <w:r w:rsidRPr="00530914">
          <w:rPr>
            <w:rStyle w:val="af5"/>
            <w:rFonts w:ascii="TH SarabunPSK" w:hAnsi="TH SarabunPSK" w:cs="TH SarabunPSK" w:hint="cs"/>
            <w:noProof/>
            <w:color w:val="000000" w:themeColor="text1"/>
            <w:sz w:val="32"/>
            <w:szCs w:val="32"/>
            <w:u w:val="none"/>
          </w:rPr>
          <w:t>4</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_Toc241852953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70</w:t>
        </w:r>
        <w:r w:rsidRPr="00530914">
          <w:rPr>
            <w:rFonts w:ascii="TH SarabunPSK" w:hAnsi="TH SarabunPSK" w:cs="TH SarabunPSK" w:hint="cs"/>
            <w:noProof/>
            <w:webHidden/>
            <w:color w:val="000000" w:themeColor="text1"/>
            <w:sz w:val="32"/>
            <w:szCs w:val="32"/>
          </w:rPr>
          <w:fldChar w:fldCharType="end"/>
        </w:r>
      </w:hyperlink>
    </w:p>
    <w:p w14:paraId="23BD69B2" w14:textId="14A0F9CF"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54"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3.12 </w:t>
        </w:r>
        <w:r w:rsidRPr="00530914">
          <w:rPr>
            <w:rStyle w:val="af5"/>
            <w:rFonts w:ascii="TH SarabunPSK" w:hAnsi="TH SarabunPSK" w:cs="TH SarabunPSK" w:hint="cs"/>
            <w:noProof/>
            <w:color w:val="000000" w:themeColor="text1"/>
            <w:sz w:val="32"/>
            <w:szCs w:val="32"/>
            <w:u w:val="none"/>
            <w:cs/>
          </w:rPr>
          <w:t xml:space="preserve">แสดงอ็อบเจกต์และสตอรี่บอร์ด ซีนที่ </w:t>
        </w:r>
        <w:r w:rsidRPr="00530914">
          <w:rPr>
            <w:rStyle w:val="af5"/>
            <w:rFonts w:ascii="TH SarabunPSK" w:hAnsi="TH SarabunPSK" w:cs="TH SarabunPSK" w:hint="cs"/>
            <w:noProof/>
            <w:color w:val="000000" w:themeColor="text1"/>
            <w:sz w:val="32"/>
            <w:szCs w:val="32"/>
            <w:u w:val="none"/>
          </w:rPr>
          <w:t>5</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_Toc241852954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71</w:t>
        </w:r>
        <w:r w:rsidRPr="00530914">
          <w:rPr>
            <w:rFonts w:ascii="TH SarabunPSK" w:hAnsi="TH SarabunPSK" w:cs="TH SarabunPSK" w:hint="cs"/>
            <w:noProof/>
            <w:webHidden/>
            <w:color w:val="000000" w:themeColor="text1"/>
            <w:sz w:val="32"/>
            <w:szCs w:val="32"/>
          </w:rPr>
          <w:fldChar w:fldCharType="end"/>
        </w:r>
      </w:hyperlink>
    </w:p>
    <w:p w14:paraId="348CA13D" w14:textId="4BE9B0FB"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55"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3.13 </w:t>
        </w:r>
        <w:r w:rsidRPr="00530914">
          <w:rPr>
            <w:rStyle w:val="af5"/>
            <w:rFonts w:ascii="TH SarabunPSK" w:hAnsi="TH SarabunPSK" w:cs="TH SarabunPSK" w:hint="cs"/>
            <w:noProof/>
            <w:color w:val="000000" w:themeColor="text1"/>
            <w:sz w:val="32"/>
            <w:szCs w:val="32"/>
            <w:u w:val="none"/>
            <w:cs/>
          </w:rPr>
          <w:t xml:space="preserve">แสดงอ็อบเจกต์และสตอรี่บอร์ด ซีนที่ </w:t>
        </w:r>
        <w:r w:rsidRPr="00530914">
          <w:rPr>
            <w:rStyle w:val="af5"/>
            <w:rFonts w:ascii="TH SarabunPSK" w:hAnsi="TH SarabunPSK" w:cs="TH SarabunPSK" w:hint="cs"/>
            <w:noProof/>
            <w:color w:val="000000" w:themeColor="text1"/>
            <w:sz w:val="32"/>
            <w:szCs w:val="32"/>
            <w:u w:val="none"/>
          </w:rPr>
          <w:t>6</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_Toc241852955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71</w:t>
        </w:r>
        <w:r w:rsidRPr="00530914">
          <w:rPr>
            <w:rFonts w:ascii="TH SarabunPSK" w:hAnsi="TH SarabunPSK" w:cs="TH SarabunPSK" w:hint="cs"/>
            <w:noProof/>
            <w:webHidden/>
            <w:color w:val="000000" w:themeColor="text1"/>
            <w:sz w:val="32"/>
            <w:szCs w:val="32"/>
          </w:rPr>
          <w:fldChar w:fldCharType="end"/>
        </w:r>
      </w:hyperlink>
    </w:p>
    <w:p w14:paraId="12127742" w14:textId="6B55A467"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56"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3.14 </w:t>
        </w:r>
        <w:r w:rsidRPr="00530914">
          <w:rPr>
            <w:rStyle w:val="af5"/>
            <w:rFonts w:ascii="TH SarabunPSK" w:hAnsi="TH SarabunPSK" w:cs="TH SarabunPSK" w:hint="cs"/>
            <w:noProof/>
            <w:color w:val="000000" w:themeColor="text1"/>
            <w:sz w:val="32"/>
            <w:szCs w:val="32"/>
            <w:u w:val="none"/>
            <w:cs/>
          </w:rPr>
          <w:t xml:space="preserve">แสดงอ็อบเจกต์และสตอรี่บอร์ด ซีนที่ </w:t>
        </w:r>
        <w:r w:rsidRPr="00530914">
          <w:rPr>
            <w:rStyle w:val="af5"/>
            <w:rFonts w:ascii="TH SarabunPSK" w:hAnsi="TH SarabunPSK" w:cs="TH SarabunPSK" w:hint="cs"/>
            <w:noProof/>
            <w:color w:val="000000" w:themeColor="text1"/>
            <w:sz w:val="32"/>
            <w:szCs w:val="32"/>
            <w:u w:val="none"/>
          </w:rPr>
          <w:t>7</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_Toc241852956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72</w:t>
        </w:r>
        <w:r w:rsidRPr="00530914">
          <w:rPr>
            <w:rFonts w:ascii="TH SarabunPSK" w:hAnsi="TH SarabunPSK" w:cs="TH SarabunPSK" w:hint="cs"/>
            <w:noProof/>
            <w:webHidden/>
            <w:color w:val="000000" w:themeColor="text1"/>
            <w:sz w:val="32"/>
            <w:szCs w:val="32"/>
          </w:rPr>
          <w:fldChar w:fldCharType="end"/>
        </w:r>
      </w:hyperlink>
    </w:p>
    <w:p w14:paraId="6975C723" w14:textId="051D2C5D"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57"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3.15 </w:t>
        </w:r>
        <w:r w:rsidRPr="00530914">
          <w:rPr>
            <w:rStyle w:val="af5"/>
            <w:rFonts w:ascii="TH SarabunPSK" w:hAnsi="TH SarabunPSK" w:cs="TH SarabunPSK" w:hint="cs"/>
            <w:noProof/>
            <w:color w:val="000000" w:themeColor="text1"/>
            <w:sz w:val="32"/>
            <w:szCs w:val="32"/>
            <w:u w:val="none"/>
            <w:cs/>
          </w:rPr>
          <w:t xml:space="preserve">แสดงอ็อบเจกต์และสตอรี่บอร์ด ซีนที่ </w:t>
        </w:r>
        <w:r w:rsidRPr="00530914">
          <w:rPr>
            <w:rStyle w:val="af5"/>
            <w:rFonts w:ascii="TH SarabunPSK" w:hAnsi="TH SarabunPSK" w:cs="TH SarabunPSK" w:hint="cs"/>
            <w:noProof/>
            <w:color w:val="000000" w:themeColor="text1"/>
            <w:sz w:val="32"/>
            <w:szCs w:val="32"/>
            <w:u w:val="none"/>
          </w:rPr>
          <w:t>8</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_Toc241852957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72</w:t>
        </w:r>
        <w:r w:rsidRPr="00530914">
          <w:rPr>
            <w:rFonts w:ascii="TH SarabunPSK" w:hAnsi="TH SarabunPSK" w:cs="TH SarabunPSK" w:hint="cs"/>
            <w:noProof/>
            <w:webHidden/>
            <w:color w:val="000000" w:themeColor="text1"/>
            <w:sz w:val="32"/>
            <w:szCs w:val="32"/>
          </w:rPr>
          <w:fldChar w:fldCharType="end"/>
        </w:r>
      </w:hyperlink>
    </w:p>
    <w:p w14:paraId="66657157" w14:textId="48DE0493"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958"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3.16 </w:t>
        </w:r>
        <w:r w:rsidRPr="00530914">
          <w:rPr>
            <w:rStyle w:val="af5"/>
            <w:rFonts w:ascii="TH SarabunPSK" w:hAnsi="TH SarabunPSK" w:cs="TH SarabunPSK" w:hint="cs"/>
            <w:noProof/>
            <w:color w:val="000000" w:themeColor="text1"/>
            <w:sz w:val="32"/>
            <w:szCs w:val="32"/>
            <w:u w:val="none"/>
            <w:cs/>
          </w:rPr>
          <w:t>ตารางการทดสอบ</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_Toc241852958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77</w:t>
        </w:r>
        <w:r w:rsidRPr="00530914">
          <w:rPr>
            <w:rFonts w:ascii="TH SarabunPSK" w:hAnsi="TH SarabunPSK" w:cs="TH SarabunPSK" w:hint="cs"/>
            <w:noProof/>
            <w:webHidden/>
            <w:color w:val="000000" w:themeColor="text1"/>
            <w:sz w:val="32"/>
            <w:szCs w:val="32"/>
          </w:rPr>
          <w:fldChar w:fldCharType="end"/>
        </w:r>
      </w:hyperlink>
    </w:p>
    <w:p w14:paraId="675FBCF1" w14:textId="3D2B3731"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635"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4.1 </w:t>
        </w:r>
        <w:r w:rsidRPr="00530914">
          <w:rPr>
            <w:rStyle w:val="af5"/>
            <w:rFonts w:ascii="TH SarabunPSK" w:hAnsi="TH SarabunPSK" w:cs="TH SarabunPSK" w:hint="cs"/>
            <w:noProof/>
            <w:color w:val="000000" w:themeColor="text1"/>
            <w:sz w:val="32"/>
            <w:szCs w:val="32"/>
            <w:u w:val="none"/>
            <w:cs/>
          </w:rPr>
          <w:t>ผลการทดสอบหน้าล็อคอิน</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_Toc241852635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79</w:t>
        </w:r>
        <w:r w:rsidRPr="00530914">
          <w:rPr>
            <w:rFonts w:ascii="TH SarabunPSK" w:hAnsi="TH SarabunPSK" w:cs="TH SarabunPSK" w:hint="cs"/>
            <w:noProof/>
            <w:webHidden/>
            <w:color w:val="000000" w:themeColor="text1"/>
            <w:sz w:val="32"/>
            <w:szCs w:val="32"/>
          </w:rPr>
          <w:fldChar w:fldCharType="end"/>
        </w:r>
      </w:hyperlink>
    </w:p>
    <w:p w14:paraId="5EE05393" w14:textId="65E05D0E"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636"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4.2 </w:t>
        </w:r>
        <w:r w:rsidRPr="00530914">
          <w:rPr>
            <w:rStyle w:val="af5"/>
            <w:rFonts w:ascii="TH SarabunPSK" w:hAnsi="TH SarabunPSK" w:cs="TH SarabunPSK" w:hint="cs"/>
            <w:noProof/>
            <w:color w:val="000000" w:themeColor="text1"/>
            <w:sz w:val="32"/>
            <w:szCs w:val="32"/>
            <w:u w:val="none"/>
            <w:cs/>
          </w:rPr>
          <w:t xml:space="preserve">ผลการทดสอบหน้า </w:t>
        </w:r>
        <w:r w:rsidRPr="00530914">
          <w:rPr>
            <w:rStyle w:val="af5"/>
            <w:rFonts w:ascii="TH SarabunPSK" w:hAnsi="TH SarabunPSK" w:cs="TH SarabunPSK" w:hint="cs"/>
            <w:noProof/>
            <w:color w:val="000000" w:themeColor="text1"/>
            <w:sz w:val="32"/>
            <w:szCs w:val="32"/>
            <w:u w:val="none"/>
          </w:rPr>
          <w:t>Lobby</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_Toc241852636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80</w:t>
        </w:r>
        <w:r w:rsidRPr="00530914">
          <w:rPr>
            <w:rFonts w:ascii="TH SarabunPSK" w:hAnsi="TH SarabunPSK" w:cs="TH SarabunPSK" w:hint="cs"/>
            <w:noProof/>
            <w:webHidden/>
            <w:color w:val="000000" w:themeColor="text1"/>
            <w:sz w:val="32"/>
            <w:szCs w:val="32"/>
          </w:rPr>
          <w:fldChar w:fldCharType="end"/>
        </w:r>
      </w:hyperlink>
    </w:p>
    <w:p w14:paraId="5EF30910" w14:textId="2CD7DF36"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637"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4.3 </w:t>
        </w:r>
        <w:r w:rsidRPr="00530914">
          <w:rPr>
            <w:rStyle w:val="af5"/>
            <w:rFonts w:ascii="TH SarabunPSK" w:hAnsi="TH SarabunPSK" w:cs="TH SarabunPSK" w:hint="cs"/>
            <w:noProof/>
            <w:color w:val="000000" w:themeColor="text1"/>
            <w:sz w:val="32"/>
            <w:szCs w:val="32"/>
            <w:u w:val="none"/>
            <w:cs/>
          </w:rPr>
          <w:t>ผลการทดสอบหน้าเนื้อหาหน้าคลัง</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_Toc241852637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82</w:t>
        </w:r>
        <w:r w:rsidRPr="00530914">
          <w:rPr>
            <w:rFonts w:ascii="TH SarabunPSK" w:hAnsi="TH SarabunPSK" w:cs="TH SarabunPSK" w:hint="cs"/>
            <w:noProof/>
            <w:webHidden/>
            <w:color w:val="000000" w:themeColor="text1"/>
            <w:sz w:val="32"/>
            <w:szCs w:val="32"/>
          </w:rPr>
          <w:fldChar w:fldCharType="end"/>
        </w:r>
      </w:hyperlink>
    </w:p>
    <w:p w14:paraId="2CAFA2C6" w14:textId="000367D3"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638"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4.4 </w:t>
        </w:r>
        <w:r w:rsidRPr="00530914">
          <w:rPr>
            <w:rStyle w:val="af5"/>
            <w:rFonts w:ascii="TH SarabunPSK" w:hAnsi="TH SarabunPSK" w:cs="TH SarabunPSK" w:hint="cs"/>
            <w:noProof/>
            <w:color w:val="000000" w:themeColor="text1"/>
            <w:sz w:val="32"/>
            <w:szCs w:val="32"/>
            <w:u w:val="none"/>
            <w:cs/>
          </w:rPr>
          <w:t>ผลการทดสอบหน้าสร้างห้องและค้นหาห้อง</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_Toc241852638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84</w:t>
        </w:r>
        <w:r w:rsidRPr="00530914">
          <w:rPr>
            <w:rFonts w:ascii="TH SarabunPSK" w:hAnsi="TH SarabunPSK" w:cs="TH SarabunPSK" w:hint="cs"/>
            <w:noProof/>
            <w:webHidden/>
            <w:color w:val="000000" w:themeColor="text1"/>
            <w:sz w:val="32"/>
            <w:szCs w:val="32"/>
          </w:rPr>
          <w:fldChar w:fldCharType="end"/>
        </w:r>
      </w:hyperlink>
    </w:p>
    <w:p w14:paraId="69045859" w14:textId="6AA18898"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639"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4.5 </w:t>
        </w:r>
        <w:r w:rsidRPr="00530914">
          <w:rPr>
            <w:rStyle w:val="af5"/>
            <w:rFonts w:ascii="TH SarabunPSK" w:hAnsi="TH SarabunPSK" w:cs="TH SarabunPSK" w:hint="cs"/>
            <w:noProof/>
            <w:color w:val="000000" w:themeColor="text1"/>
            <w:sz w:val="32"/>
            <w:szCs w:val="32"/>
            <w:u w:val="none"/>
            <w:cs/>
          </w:rPr>
          <w:t>ผลการทดสอบหน้ารอจับคู่</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_Toc241852639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85</w:t>
        </w:r>
        <w:r w:rsidRPr="00530914">
          <w:rPr>
            <w:rFonts w:ascii="TH SarabunPSK" w:hAnsi="TH SarabunPSK" w:cs="TH SarabunPSK" w:hint="cs"/>
            <w:noProof/>
            <w:webHidden/>
            <w:color w:val="000000" w:themeColor="text1"/>
            <w:sz w:val="32"/>
            <w:szCs w:val="32"/>
          </w:rPr>
          <w:fldChar w:fldCharType="end"/>
        </w:r>
      </w:hyperlink>
    </w:p>
    <w:p w14:paraId="66BE470A" w14:textId="364E618D"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640"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4.6 </w:t>
        </w:r>
        <w:r w:rsidRPr="00530914">
          <w:rPr>
            <w:rStyle w:val="af5"/>
            <w:rFonts w:ascii="TH SarabunPSK" w:hAnsi="TH SarabunPSK" w:cs="TH SarabunPSK" w:hint="cs"/>
            <w:noProof/>
            <w:color w:val="000000" w:themeColor="text1"/>
            <w:sz w:val="32"/>
            <w:szCs w:val="32"/>
            <w:u w:val="none"/>
            <w:cs/>
          </w:rPr>
          <w:t>ผลการทดสอบการแข่งขัน</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_Toc241852640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87</w:t>
        </w:r>
        <w:r w:rsidRPr="00530914">
          <w:rPr>
            <w:rFonts w:ascii="TH SarabunPSK" w:hAnsi="TH SarabunPSK" w:cs="TH SarabunPSK" w:hint="cs"/>
            <w:noProof/>
            <w:webHidden/>
            <w:color w:val="000000" w:themeColor="text1"/>
            <w:sz w:val="32"/>
            <w:szCs w:val="32"/>
          </w:rPr>
          <w:fldChar w:fldCharType="end"/>
        </w:r>
      </w:hyperlink>
    </w:p>
    <w:p w14:paraId="2CB83C60" w14:textId="5F3B6D3A" w:rsidR="00530914" w:rsidRPr="00530914" w:rsidRDefault="00530914" w:rsidP="00530914">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hyperlink w:anchor="_Toc241852641" w:history="1">
        <w:r w:rsidRPr="00530914">
          <w:rPr>
            <w:rStyle w:val="af5"/>
            <w:rFonts w:ascii="TH SarabunPSK" w:hAnsi="TH SarabunPSK" w:cs="TH SarabunPSK" w:hint="cs"/>
            <w:noProof/>
            <w:color w:val="000000" w:themeColor="text1"/>
            <w:sz w:val="32"/>
            <w:szCs w:val="32"/>
            <w:u w:val="none"/>
            <w:cs/>
          </w:rPr>
          <w:t xml:space="preserve">ตารางที่ </w:t>
        </w:r>
        <w:r w:rsidRPr="00530914">
          <w:rPr>
            <w:rStyle w:val="af5"/>
            <w:rFonts w:ascii="TH SarabunPSK" w:hAnsi="TH SarabunPSK" w:cs="TH SarabunPSK" w:hint="cs"/>
            <w:noProof/>
            <w:color w:val="000000" w:themeColor="text1"/>
            <w:sz w:val="32"/>
            <w:szCs w:val="32"/>
            <w:u w:val="none"/>
          </w:rPr>
          <w:t xml:space="preserve">4.7 </w:t>
        </w:r>
        <w:r w:rsidRPr="00530914">
          <w:rPr>
            <w:rStyle w:val="af5"/>
            <w:rFonts w:ascii="TH SarabunPSK" w:hAnsi="TH SarabunPSK" w:cs="TH SarabunPSK" w:hint="cs"/>
            <w:noProof/>
            <w:color w:val="000000" w:themeColor="text1"/>
            <w:sz w:val="32"/>
            <w:szCs w:val="32"/>
            <w:u w:val="none"/>
            <w:cs/>
          </w:rPr>
          <w:t>ผลการทดสอบการการตั้งค่า</w:t>
        </w:r>
        <w:r w:rsidRPr="00530914">
          <w:rPr>
            <w:rFonts w:ascii="TH SarabunPSK" w:hAnsi="TH SarabunPSK" w:cs="TH SarabunPSK" w:hint="cs"/>
            <w:noProof/>
            <w:webHidden/>
            <w:color w:val="000000" w:themeColor="text1"/>
            <w:sz w:val="32"/>
            <w:szCs w:val="32"/>
          </w:rPr>
          <w:tab/>
        </w:r>
        <w:r w:rsidRPr="00530914">
          <w:rPr>
            <w:rFonts w:ascii="TH SarabunPSK" w:hAnsi="TH SarabunPSK" w:cs="TH SarabunPSK" w:hint="cs"/>
            <w:noProof/>
            <w:webHidden/>
            <w:color w:val="000000" w:themeColor="text1"/>
            <w:sz w:val="32"/>
            <w:szCs w:val="32"/>
          </w:rPr>
          <w:fldChar w:fldCharType="begin"/>
        </w:r>
        <w:r w:rsidRPr="00530914">
          <w:rPr>
            <w:rFonts w:ascii="TH SarabunPSK" w:hAnsi="TH SarabunPSK" w:cs="TH SarabunPSK" w:hint="cs"/>
            <w:noProof/>
            <w:webHidden/>
            <w:color w:val="000000" w:themeColor="text1"/>
            <w:sz w:val="32"/>
            <w:szCs w:val="32"/>
          </w:rPr>
          <w:instrText xml:space="preserve"> PAGEREF _Toc241852641 \h </w:instrText>
        </w:r>
        <w:r w:rsidRPr="00530914">
          <w:rPr>
            <w:rFonts w:ascii="TH SarabunPSK" w:hAnsi="TH SarabunPSK" w:cs="TH SarabunPSK" w:hint="cs"/>
            <w:noProof/>
            <w:webHidden/>
            <w:color w:val="000000" w:themeColor="text1"/>
            <w:sz w:val="32"/>
            <w:szCs w:val="32"/>
          </w:rPr>
        </w:r>
        <w:r w:rsidRPr="00530914">
          <w:rPr>
            <w:rFonts w:ascii="TH SarabunPSK" w:hAnsi="TH SarabunPSK" w:cs="TH SarabunPSK" w:hint="cs"/>
            <w:noProof/>
            <w:webHidden/>
            <w:color w:val="000000" w:themeColor="text1"/>
            <w:sz w:val="32"/>
            <w:szCs w:val="32"/>
          </w:rPr>
          <w:fldChar w:fldCharType="separate"/>
        </w:r>
        <w:r w:rsidR="00745CD2">
          <w:rPr>
            <w:rFonts w:ascii="TH SarabunPSK" w:hAnsi="TH SarabunPSK" w:cs="TH SarabunPSK"/>
            <w:noProof/>
            <w:webHidden/>
            <w:color w:val="000000" w:themeColor="text1"/>
            <w:sz w:val="32"/>
            <w:szCs w:val="32"/>
            <w:cs/>
          </w:rPr>
          <w:t>89</w:t>
        </w:r>
        <w:r w:rsidRPr="00530914">
          <w:rPr>
            <w:rFonts w:ascii="TH SarabunPSK" w:hAnsi="TH SarabunPSK" w:cs="TH SarabunPSK" w:hint="cs"/>
            <w:noProof/>
            <w:webHidden/>
            <w:color w:val="000000" w:themeColor="text1"/>
            <w:sz w:val="32"/>
            <w:szCs w:val="32"/>
          </w:rPr>
          <w:fldChar w:fldCharType="end"/>
        </w:r>
      </w:hyperlink>
    </w:p>
    <w:p w14:paraId="6B86B6B1" w14:textId="5CB9F876" w:rsidR="00530914" w:rsidRPr="00530914" w:rsidRDefault="007F476E" w:rsidP="007F476E">
      <w:pPr>
        <w:pStyle w:val="af9"/>
        <w:tabs>
          <w:tab w:val="right" w:leader="dot" w:pos="9016"/>
        </w:tabs>
        <w:rPr>
          <w:rFonts w:ascii="TH SarabunPSK" w:hAnsi="TH SarabunPSK" w:cs="TH SarabunPSK"/>
          <w:noProof/>
          <w:sz w:val="32"/>
          <w:szCs w:val="32"/>
        </w:rPr>
      </w:pPr>
      <w:r w:rsidRPr="007F476E">
        <w:rPr>
          <w:rFonts w:ascii="TH SarabunPSK" w:hAnsi="TH SarabunPSK" w:cs="TH SarabunPSK" w:hint="cs"/>
          <w:color w:val="000000" w:themeColor="text1"/>
          <w:sz w:val="32"/>
          <w:szCs w:val="32"/>
          <w:cs/>
        </w:rPr>
        <w:fldChar w:fldCharType="begin"/>
      </w:r>
      <w:r w:rsidRPr="007F476E">
        <w:rPr>
          <w:rFonts w:ascii="TH SarabunPSK" w:hAnsi="TH SarabunPSK" w:cs="TH SarabunPSK" w:hint="cs"/>
          <w:color w:val="000000" w:themeColor="text1"/>
          <w:sz w:val="32"/>
          <w:szCs w:val="32"/>
          <w:cs/>
        </w:rPr>
        <w:instrText xml:space="preserve"> </w:instrText>
      </w:r>
      <w:r w:rsidRPr="007F476E">
        <w:rPr>
          <w:rFonts w:ascii="TH SarabunPSK" w:hAnsi="TH SarabunPSK" w:cs="TH SarabunPSK" w:hint="cs"/>
          <w:color w:val="000000" w:themeColor="text1"/>
          <w:sz w:val="32"/>
          <w:szCs w:val="32"/>
        </w:rPr>
        <w:instrText>TOC \h \z \c "</w:instrText>
      </w:r>
      <w:r w:rsidRPr="007F476E">
        <w:rPr>
          <w:rFonts w:ascii="TH SarabunPSK" w:hAnsi="TH SarabunPSK" w:cs="TH SarabunPSK" w:hint="cs"/>
          <w:color w:val="000000" w:themeColor="text1"/>
          <w:sz w:val="32"/>
          <w:szCs w:val="32"/>
          <w:cs/>
        </w:rPr>
        <w:instrText xml:space="preserve">ตารางที่ 3." </w:instrText>
      </w:r>
      <w:r w:rsidRPr="007F476E">
        <w:rPr>
          <w:rFonts w:ascii="TH SarabunPSK" w:hAnsi="TH SarabunPSK" w:cs="TH SarabunPSK" w:hint="cs"/>
          <w:color w:val="000000" w:themeColor="text1"/>
          <w:sz w:val="32"/>
          <w:szCs w:val="32"/>
          <w:cs/>
        </w:rPr>
        <w:fldChar w:fldCharType="separate"/>
      </w:r>
    </w:p>
    <w:p w14:paraId="43158746" w14:textId="73DC03FC" w:rsidR="00184341" w:rsidRPr="00441103" w:rsidRDefault="007F476E" w:rsidP="006C46AC">
      <w:pPr>
        <w:pStyle w:val="af9"/>
        <w:tabs>
          <w:tab w:val="right" w:leader="dot" w:pos="9016"/>
        </w:tabs>
        <w:rPr>
          <w:rFonts w:ascii="TH SarabunPSK" w:eastAsiaTheme="minorEastAsia" w:hAnsi="TH SarabunPSK" w:cs="TH SarabunPSK"/>
          <w:noProof/>
          <w:color w:val="000000" w:themeColor="text1"/>
          <w:kern w:val="2"/>
          <w:sz w:val="32"/>
          <w:szCs w:val="32"/>
          <w14:ligatures w14:val="standardContextual"/>
        </w:rPr>
      </w:pPr>
      <w:r w:rsidRPr="007F476E">
        <w:rPr>
          <w:rFonts w:ascii="TH SarabunPSK" w:hAnsi="TH SarabunPSK" w:cs="TH SarabunPSK" w:hint="cs"/>
          <w:color w:val="000000" w:themeColor="text1"/>
          <w:sz w:val="32"/>
          <w:szCs w:val="32"/>
          <w:cs/>
        </w:rPr>
        <w:fldChar w:fldCharType="end"/>
      </w:r>
      <w:r w:rsidR="00530914" w:rsidRPr="007F476E">
        <w:rPr>
          <w:rFonts w:ascii="TH SarabunPSK" w:eastAsiaTheme="minorEastAsia" w:hAnsi="TH SarabunPSK" w:cs="TH SarabunPSK" w:hint="cs"/>
          <w:noProof/>
          <w:color w:val="000000" w:themeColor="text1"/>
          <w:kern w:val="2"/>
          <w:sz w:val="32"/>
          <w:szCs w:val="32"/>
          <w14:ligatures w14:val="standardContextual"/>
        </w:rPr>
        <w:t xml:space="preserve"> </w:t>
      </w:r>
    </w:p>
    <w:p w14:paraId="10B84A61" w14:textId="77777777" w:rsidR="006B6EF4" w:rsidRDefault="006B6EF4" w:rsidP="006B6EF4">
      <w:pPr>
        <w:pStyle w:val="1"/>
        <w:jc w:val="center"/>
        <w:rPr>
          <w:rFonts w:ascii="TH SarabunPSK" w:hAnsi="TH SarabunPSK" w:cs="TH SarabunPSK"/>
          <w:b/>
          <w:bCs/>
          <w:color w:val="0D0D0D" w:themeColor="text1" w:themeTint="F2"/>
          <w:sz w:val="32"/>
          <w:szCs w:val="32"/>
        </w:rPr>
      </w:pPr>
      <w:bookmarkStart w:id="10" w:name="_Toc241852707"/>
      <w:r w:rsidRPr="009F7AC5">
        <w:rPr>
          <w:rFonts w:ascii="TH SarabunPSK" w:hAnsi="TH SarabunPSK" w:cs="TH SarabunPSK" w:hint="cs"/>
          <w:b/>
          <w:bCs/>
          <w:color w:val="0D0D0D" w:themeColor="text1" w:themeTint="F2"/>
          <w:sz w:val="32"/>
          <w:szCs w:val="32"/>
          <w:cs/>
        </w:rPr>
        <w:lastRenderedPageBreak/>
        <w:t>สารบัญภาพ</w:t>
      </w:r>
      <w:bookmarkEnd w:id="8"/>
      <w:bookmarkEnd w:id="10"/>
    </w:p>
    <w:p w14:paraId="5C711261" w14:textId="77777777" w:rsidR="00B0474A" w:rsidRPr="00B0474A" w:rsidRDefault="00B0474A" w:rsidP="00B0474A"/>
    <w:p w14:paraId="53FF7091" w14:textId="209FC547" w:rsidR="0062493F" w:rsidRPr="0062493F" w:rsidRDefault="003509BB">
      <w:pPr>
        <w:pStyle w:val="af9"/>
        <w:tabs>
          <w:tab w:val="right" w:leader="dot" w:pos="9016"/>
        </w:tabs>
        <w:rPr>
          <w:rFonts w:ascii="TH SarabunPSK" w:eastAsiaTheme="minorEastAsia" w:hAnsi="TH SarabunPSK" w:cs="TH SarabunPSK"/>
          <w:noProof/>
          <w:kern w:val="2"/>
          <w:sz w:val="32"/>
          <w:szCs w:val="32"/>
          <w14:ligatures w14:val="standardContextual"/>
        </w:rPr>
      </w:pPr>
      <w:r w:rsidRPr="0062493F">
        <w:rPr>
          <w:rFonts w:ascii="TH SarabunPSK" w:hAnsi="TH SarabunPSK" w:cs="TH SarabunPSK" w:hint="cs"/>
          <w:sz w:val="32"/>
          <w:szCs w:val="32"/>
          <w:cs/>
        </w:rPr>
        <w:fldChar w:fldCharType="begin"/>
      </w:r>
      <w:r w:rsidRPr="0062493F">
        <w:rPr>
          <w:rFonts w:ascii="TH SarabunPSK" w:hAnsi="TH SarabunPSK" w:cs="TH SarabunPSK" w:hint="cs"/>
          <w:sz w:val="32"/>
          <w:szCs w:val="32"/>
          <w:cs/>
        </w:rPr>
        <w:instrText xml:space="preserve"> </w:instrText>
      </w:r>
      <w:r w:rsidRPr="0062493F">
        <w:rPr>
          <w:rFonts w:ascii="TH SarabunPSK" w:hAnsi="TH SarabunPSK" w:cs="TH SarabunPSK" w:hint="cs"/>
          <w:sz w:val="32"/>
          <w:szCs w:val="32"/>
        </w:rPr>
        <w:instrText>TOC \h \z \c "</w:instrText>
      </w:r>
      <w:r w:rsidRPr="0062493F">
        <w:rPr>
          <w:rFonts w:ascii="TH SarabunPSK" w:hAnsi="TH SarabunPSK" w:cs="TH SarabunPSK" w:hint="cs"/>
          <w:sz w:val="32"/>
          <w:szCs w:val="32"/>
          <w:cs/>
        </w:rPr>
        <w:instrText xml:space="preserve">ภาพประกอบที่ 1." </w:instrText>
      </w:r>
      <w:r w:rsidRPr="0062493F">
        <w:rPr>
          <w:rFonts w:ascii="TH SarabunPSK" w:hAnsi="TH SarabunPSK" w:cs="TH SarabunPSK" w:hint="cs"/>
          <w:sz w:val="32"/>
          <w:szCs w:val="32"/>
          <w:cs/>
        </w:rPr>
        <w:fldChar w:fldCharType="separate"/>
      </w:r>
      <w:hyperlink w:anchor="_Toc239772309" w:history="1">
        <w:r w:rsidR="0062493F" w:rsidRPr="0062493F">
          <w:rPr>
            <w:rStyle w:val="af5"/>
            <w:rFonts w:ascii="TH SarabunPSK" w:hAnsi="TH SarabunPSK" w:cs="TH SarabunPSK" w:hint="cs"/>
            <w:noProof/>
            <w:color w:val="auto"/>
            <w:sz w:val="32"/>
            <w:szCs w:val="32"/>
            <w:cs/>
          </w:rPr>
          <w:t xml:space="preserve">ภาพประกอบที่ </w:t>
        </w:r>
        <w:r w:rsidR="0062493F" w:rsidRPr="0062493F">
          <w:rPr>
            <w:rStyle w:val="af5"/>
            <w:rFonts w:ascii="TH SarabunPSK" w:hAnsi="TH SarabunPSK" w:cs="TH SarabunPSK" w:hint="cs"/>
            <w:noProof/>
            <w:color w:val="auto"/>
            <w:sz w:val="32"/>
            <w:szCs w:val="32"/>
          </w:rPr>
          <w:t>1.1</w:t>
        </w:r>
        <w:r w:rsidR="0062493F" w:rsidRPr="0062493F">
          <w:rPr>
            <w:rStyle w:val="af5"/>
            <w:rFonts w:ascii="TH SarabunPSK" w:hAnsi="TH SarabunPSK" w:cs="TH SarabunPSK" w:hint="cs"/>
            <w:noProof/>
            <w:color w:val="auto"/>
            <w:sz w:val="32"/>
            <w:szCs w:val="32"/>
            <w:cs/>
          </w:rPr>
          <w:t xml:space="preserve"> ปุ่มบังคับทิศทาง</w:t>
        </w:r>
        <w:r w:rsidR="0062493F" w:rsidRPr="0062493F">
          <w:rPr>
            <w:rFonts w:ascii="TH SarabunPSK" w:hAnsi="TH SarabunPSK" w:cs="TH SarabunPSK" w:hint="cs"/>
            <w:noProof/>
            <w:webHidden/>
            <w:sz w:val="32"/>
            <w:szCs w:val="32"/>
          </w:rPr>
          <w:tab/>
        </w:r>
        <w:r w:rsidR="0062493F" w:rsidRPr="0062493F">
          <w:rPr>
            <w:rFonts w:ascii="TH SarabunPSK" w:hAnsi="TH SarabunPSK" w:cs="TH SarabunPSK" w:hint="cs"/>
            <w:noProof/>
            <w:webHidden/>
            <w:sz w:val="32"/>
            <w:szCs w:val="32"/>
          </w:rPr>
          <w:fldChar w:fldCharType="begin"/>
        </w:r>
        <w:r w:rsidR="0062493F" w:rsidRPr="0062493F">
          <w:rPr>
            <w:rFonts w:ascii="TH SarabunPSK" w:hAnsi="TH SarabunPSK" w:cs="TH SarabunPSK" w:hint="cs"/>
            <w:noProof/>
            <w:webHidden/>
            <w:sz w:val="32"/>
            <w:szCs w:val="32"/>
          </w:rPr>
          <w:instrText xml:space="preserve"> PAGEREF _Toc239772309 \h </w:instrText>
        </w:r>
        <w:r w:rsidR="0062493F" w:rsidRPr="0062493F">
          <w:rPr>
            <w:rFonts w:ascii="TH SarabunPSK" w:hAnsi="TH SarabunPSK" w:cs="TH SarabunPSK" w:hint="cs"/>
            <w:noProof/>
            <w:webHidden/>
            <w:sz w:val="32"/>
            <w:szCs w:val="32"/>
          </w:rPr>
        </w:r>
        <w:r w:rsidR="0062493F"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2</w:t>
        </w:r>
        <w:r w:rsidR="0062493F" w:rsidRPr="0062493F">
          <w:rPr>
            <w:rFonts w:ascii="TH SarabunPSK" w:hAnsi="TH SarabunPSK" w:cs="TH SarabunPSK" w:hint="cs"/>
            <w:noProof/>
            <w:webHidden/>
            <w:sz w:val="32"/>
            <w:szCs w:val="32"/>
          </w:rPr>
          <w:fldChar w:fldCharType="end"/>
        </w:r>
      </w:hyperlink>
    </w:p>
    <w:p w14:paraId="098E3E86" w14:textId="7AA87F55"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10"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1.2 </w:t>
        </w:r>
        <w:r w:rsidRPr="0062493F">
          <w:rPr>
            <w:rStyle w:val="af5"/>
            <w:rFonts w:ascii="TH SarabunPSK" w:hAnsi="TH SarabunPSK" w:cs="TH SarabunPSK" w:hint="cs"/>
            <w:noProof/>
            <w:color w:val="auto"/>
            <w:sz w:val="32"/>
            <w:szCs w:val="32"/>
            <w:cs/>
          </w:rPr>
          <w:t>ปุ่มสำหรับสั่งยิง</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_Toc239772310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3</w:t>
        </w:r>
        <w:r w:rsidRPr="0062493F">
          <w:rPr>
            <w:rFonts w:ascii="TH SarabunPSK" w:hAnsi="TH SarabunPSK" w:cs="TH SarabunPSK" w:hint="cs"/>
            <w:noProof/>
            <w:webHidden/>
            <w:sz w:val="32"/>
            <w:szCs w:val="32"/>
          </w:rPr>
          <w:fldChar w:fldCharType="end"/>
        </w:r>
      </w:hyperlink>
    </w:p>
    <w:p w14:paraId="310157F9" w14:textId="3A415A7B"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11"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1.3 </w:t>
        </w:r>
        <w:r w:rsidRPr="0062493F">
          <w:rPr>
            <w:rStyle w:val="af5"/>
            <w:rFonts w:ascii="TH SarabunPSK" w:hAnsi="TH SarabunPSK" w:cs="TH SarabunPSK" w:hint="cs"/>
            <w:noProof/>
            <w:color w:val="auto"/>
            <w:sz w:val="32"/>
            <w:szCs w:val="32"/>
            <w:cs/>
          </w:rPr>
          <w:t xml:space="preserve">ปุ่ม </w:t>
        </w:r>
        <w:r w:rsidRPr="0062493F">
          <w:rPr>
            <w:rStyle w:val="af5"/>
            <w:rFonts w:ascii="TH SarabunPSK" w:hAnsi="TH SarabunPSK" w:cs="TH SarabunPSK" w:hint="cs"/>
            <w:noProof/>
            <w:color w:val="auto"/>
            <w:sz w:val="32"/>
            <w:szCs w:val="32"/>
          </w:rPr>
          <w:t>Active Skills</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_Toc239772311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3</w:t>
        </w:r>
        <w:r w:rsidRPr="0062493F">
          <w:rPr>
            <w:rFonts w:ascii="TH SarabunPSK" w:hAnsi="TH SarabunPSK" w:cs="TH SarabunPSK" w:hint="cs"/>
            <w:noProof/>
            <w:webHidden/>
            <w:sz w:val="32"/>
            <w:szCs w:val="32"/>
          </w:rPr>
          <w:fldChar w:fldCharType="end"/>
        </w:r>
      </w:hyperlink>
    </w:p>
    <w:p w14:paraId="1B98B544" w14:textId="3B7CE909"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12"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1.4</w:t>
        </w:r>
        <w:r w:rsidRPr="0062493F">
          <w:rPr>
            <w:rStyle w:val="af5"/>
            <w:rFonts w:ascii="TH SarabunPSK" w:hAnsi="TH SarabunPSK" w:cs="TH SarabunPSK" w:hint="cs"/>
            <w:noProof/>
            <w:color w:val="auto"/>
            <w:sz w:val="32"/>
            <w:szCs w:val="32"/>
            <w:cs/>
          </w:rPr>
          <w:t xml:space="preserve"> ปุ่ม </w:t>
        </w:r>
        <w:r w:rsidRPr="0062493F">
          <w:rPr>
            <w:rStyle w:val="af5"/>
            <w:rFonts w:ascii="TH SarabunPSK" w:hAnsi="TH SarabunPSK" w:cs="TH SarabunPSK" w:hint="cs"/>
            <w:noProof/>
            <w:color w:val="auto"/>
            <w:sz w:val="32"/>
            <w:szCs w:val="32"/>
          </w:rPr>
          <w:t>Active Skills</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_Toc239772312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4</w:t>
        </w:r>
        <w:r w:rsidRPr="0062493F">
          <w:rPr>
            <w:rFonts w:ascii="TH SarabunPSK" w:hAnsi="TH SarabunPSK" w:cs="TH SarabunPSK" w:hint="cs"/>
            <w:noProof/>
            <w:webHidden/>
            <w:sz w:val="32"/>
            <w:szCs w:val="32"/>
          </w:rPr>
          <w:fldChar w:fldCharType="end"/>
        </w:r>
      </w:hyperlink>
    </w:p>
    <w:p w14:paraId="4C6EA1F5" w14:textId="4E0345EE"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13"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1.5</w:t>
        </w:r>
        <w:r w:rsidRPr="0062493F">
          <w:rPr>
            <w:rStyle w:val="af5"/>
            <w:rFonts w:ascii="TH SarabunPSK" w:hAnsi="TH SarabunPSK" w:cs="TH SarabunPSK" w:hint="cs"/>
            <w:noProof/>
            <w:color w:val="auto"/>
            <w:sz w:val="32"/>
            <w:szCs w:val="32"/>
            <w:cs/>
          </w:rPr>
          <w:t xml:space="preserve"> ปุ่ม </w:t>
        </w:r>
        <w:r w:rsidRPr="0062493F">
          <w:rPr>
            <w:rStyle w:val="af5"/>
            <w:rFonts w:ascii="TH SarabunPSK" w:hAnsi="TH SarabunPSK" w:cs="TH SarabunPSK" w:hint="cs"/>
            <w:noProof/>
            <w:color w:val="auto"/>
            <w:sz w:val="32"/>
            <w:szCs w:val="32"/>
          </w:rPr>
          <w:t>Active Skills</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_Toc239772313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4</w:t>
        </w:r>
        <w:r w:rsidRPr="0062493F">
          <w:rPr>
            <w:rFonts w:ascii="TH SarabunPSK" w:hAnsi="TH SarabunPSK" w:cs="TH SarabunPSK" w:hint="cs"/>
            <w:noProof/>
            <w:webHidden/>
            <w:sz w:val="32"/>
            <w:szCs w:val="32"/>
          </w:rPr>
          <w:fldChar w:fldCharType="end"/>
        </w:r>
      </w:hyperlink>
    </w:p>
    <w:p w14:paraId="4B480CF2" w14:textId="56EEE455"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14"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1.6</w:t>
        </w:r>
        <w:r w:rsidRPr="0062493F">
          <w:rPr>
            <w:rStyle w:val="af5"/>
            <w:rFonts w:ascii="TH SarabunPSK" w:hAnsi="TH SarabunPSK" w:cs="TH SarabunPSK" w:hint="cs"/>
            <w:noProof/>
            <w:color w:val="auto"/>
            <w:sz w:val="32"/>
            <w:szCs w:val="32"/>
            <w:cs/>
          </w:rPr>
          <w:t xml:space="preserve"> ปุ่ม </w:t>
        </w:r>
        <w:r w:rsidRPr="0062493F">
          <w:rPr>
            <w:rStyle w:val="af5"/>
            <w:rFonts w:ascii="TH SarabunPSK" w:hAnsi="TH SarabunPSK" w:cs="TH SarabunPSK" w:hint="cs"/>
            <w:noProof/>
            <w:color w:val="auto"/>
            <w:sz w:val="32"/>
            <w:szCs w:val="32"/>
          </w:rPr>
          <w:t xml:space="preserve">Active Skills </w:t>
        </w:r>
        <w:r w:rsidRPr="0062493F">
          <w:rPr>
            <w:rStyle w:val="af5"/>
            <w:rFonts w:ascii="TH SarabunPSK" w:hAnsi="TH SarabunPSK" w:cs="TH SarabunPSK" w:hint="cs"/>
            <w:noProof/>
            <w:color w:val="auto"/>
            <w:sz w:val="32"/>
            <w:szCs w:val="32"/>
            <w:cs/>
          </w:rPr>
          <w:t>คลื่นอัมพาต</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_Toc239772314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4</w:t>
        </w:r>
        <w:r w:rsidRPr="0062493F">
          <w:rPr>
            <w:rFonts w:ascii="TH SarabunPSK" w:hAnsi="TH SarabunPSK" w:cs="TH SarabunPSK" w:hint="cs"/>
            <w:noProof/>
            <w:webHidden/>
            <w:sz w:val="32"/>
            <w:szCs w:val="32"/>
          </w:rPr>
          <w:fldChar w:fldCharType="end"/>
        </w:r>
      </w:hyperlink>
    </w:p>
    <w:p w14:paraId="26256AB2" w14:textId="7A71F3F6"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15"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1.7 </w:t>
        </w:r>
        <w:r w:rsidRPr="0062493F">
          <w:rPr>
            <w:rStyle w:val="af5"/>
            <w:rFonts w:ascii="TH SarabunPSK" w:hAnsi="TH SarabunPSK" w:cs="TH SarabunPSK" w:hint="cs"/>
            <w:noProof/>
            <w:color w:val="auto"/>
            <w:sz w:val="32"/>
            <w:szCs w:val="32"/>
            <w:cs/>
          </w:rPr>
          <w:t>ตัวละครเอก (</w:t>
        </w:r>
        <w:r w:rsidRPr="0062493F">
          <w:rPr>
            <w:rStyle w:val="af5"/>
            <w:rFonts w:ascii="TH SarabunPSK" w:hAnsi="TH SarabunPSK" w:cs="TH SarabunPSK" w:hint="cs"/>
            <w:noProof/>
            <w:color w:val="auto"/>
            <w:sz w:val="32"/>
            <w:szCs w:val="32"/>
          </w:rPr>
          <w:t>The Protagonist Pilot)</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_Toc239772315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5</w:t>
        </w:r>
        <w:r w:rsidRPr="0062493F">
          <w:rPr>
            <w:rFonts w:ascii="TH SarabunPSK" w:hAnsi="TH SarabunPSK" w:cs="TH SarabunPSK" w:hint="cs"/>
            <w:noProof/>
            <w:webHidden/>
            <w:sz w:val="32"/>
            <w:szCs w:val="32"/>
          </w:rPr>
          <w:fldChar w:fldCharType="end"/>
        </w:r>
      </w:hyperlink>
    </w:p>
    <w:p w14:paraId="047AECC9" w14:textId="74D87C2E"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16"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1.8</w:t>
        </w:r>
        <w:r w:rsidRPr="0062493F">
          <w:rPr>
            <w:rStyle w:val="af5"/>
            <w:rFonts w:ascii="TH SarabunPSK" w:hAnsi="TH SarabunPSK" w:cs="TH SarabunPSK" w:hint="cs"/>
            <w:noProof/>
            <w:color w:val="auto"/>
            <w:sz w:val="32"/>
            <w:szCs w:val="32"/>
            <w:cs/>
          </w:rPr>
          <w:t xml:space="preserve"> ยาน </w:t>
        </w:r>
        <w:r w:rsidRPr="0062493F">
          <w:rPr>
            <w:rStyle w:val="af5"/>
            <w:rFonts w:ascii="TH SarabunPSK" w:hAnsi="TH SarabunPSK" w:cs="TH SarabunPSK" w:hint="cs"/>
            <w:noProof/>
            <w:color w:val="auto"/>
            <w:sz w:val="32"/>
            <w:szCs w:val="32"/>
          </w:rPr>
          <w:t>Stellar Striker (</w:t>
        </w:r>
        <w:r w:rsidRPr="0062493F">
          <w:rPr>
            <w:rStyle w:val="af5"/>
            <w:rFonts w:ascii="TH SarabunPSK" w:hAnsi="TH SarabunPSK" w:cs="TH SarabunPSK" w:hint="cs"/>
            <w:noProof/>
            <w:color w:val="auto"/>
            <w:sz w:val="32"/>
            <w:szCs w:val="32"/>
            <w:cs/>
          </w:rPr>
          <w:t>สายสมดุล)</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_Toc239772316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6</w:t>
        </w:r>
        <w:r w:rsidRPr="0062493F">
          <w:rPr>
            <w:rFonts w:ascii="TH SarabunPSK" w:hAnsi="TH SarabunPSK" w:cs="TH SarabunPSK" w:hint="cs"/>
            <w:noProof/>
            <w:webHidden/>
            <w:sz w:val="32"/>
            <w:szCs w:val="32"/>
          </w:rPr>
          <w:fldChar w:fldCharType="end"/>
        </w:r>
      </w:hyperlink>
    </w:p>
    <w:p w14:paraId="7ADA7E62" w14:textId="771B2881"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17"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1.9 </w:t>
        </w:r>
        <w:r w:rsidRPr="0062493F">
          <w:rPr>
            <w:rStyle w:val="af5"/>
            <w:rFonts w:ascii="TH SarabunPSK" w:hAnsi="TH SarabunPSK" w:cs="TH SarabunPSK" w:hint="cs"/>
            <w:noProof/>
            <w:color w:val="auto"/>
            <w:sz w:val="32"/>
            <w:szCs w:val="32"/>
            <w:cs/>
          </w:rPr>
          <w:t xml:space="preserve">ยาน </w:t>
        </w:r>
        <w:r w:rsidRPr="0062493F">
          <w:rPr>
            <w:rStyle w:val="af5"/>
            <w:rFonts w:ascii="TH SarabunPSK" w:hAnsi="TH SarabunPSK" w:cs="TH SarabunPSK" w:hint="cs"/>
            <w:noProof/>
            <w:color w:val="auto"/>
            <w:sz w:val="32"/>
            <w:szCs w:val="32"/>
          </w:rPr>
          <w:t>Nebula Ghost (</w:t>
        </w:r>
        <w:r w:rsidRPr="0062493F">
          <w:rPr>
            <w:rStyle w:val="af5"/>
            <w:rFonts w:ascii="TH SarabunPSK" w:hAnsi="TH SarabunPSK" w:cs="TH SarabunPSK" w:hint="cs"/>
            <w:noProof/>
            <w:color w:val="auto"/>
            <w:sz w:val="32"/>
            <w:szCs w:val="32"/>
            <w:cs/>
          </w:rPr>
          <w:t>สายความเร็ว)</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_Toc239772317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6</w:t>
        </w:r>
        <w:r w:rsidRPr="0062493F">
          <w:rPr>
            <w:rFonts w:ascii="TH SarabunPSK" w:hAnsi="TH SarabunPSK" w:cs="TH SarabunPSK" w:hint="cs"/>
            <w:noProof/>
            <w:webHidden/>
            <w:sz w:val="32"/>
            <w:szCs w:val="32"/>
          </w:rPr>
          <w:fldChar w:fldCharType="end"/>
        </w:r>
      </w:hyperlink>
    </w:p>
    <w:p w14:paraId="2B2F6B9D" w14:textId="2BC80108"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18"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1.10 Comet Crusher (</w:t>
        </w:r>
        <w:r w:rsidRPr="0062493F">
          <w:rPr>
            <w:rStyle w:val="af5"/>
            <w:rFonts w:ascii="TH SarabunPSK" w:hAnsi="TH SarabunPSK" w:cs="TH SarabunPSK" w:hint="cs"/>
            <w:noProof/>
            <w:color w:val="auto"/>
            <w:sz w:val="32"/>
            <w:szCs w:val="32"/>
            <w:cs/>
          </w:rPr>
          <w:t>สายป้องกัน/โจมตีหนัก)</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_Toc239772318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7</w:t>
        </w:r>
        <w:r w:rsidRPr="0062493F">
          <w:rPr>
            <w:rFonts w:ascii="TH SarabunPSK" w:hAnsi="TH SarabunPSK" w:cs="TH SarabunPSK" w:hint="cs"/>
            <w:noProof/>
            <w:webHidden/>
            <w:sz w:val="32"/>
            <w:szCs w:val="32"/>
          </w:rPr>
          <w:fldChar w:fldCharType="end"/>
        </w:r>
      </w:hyperlink>
    </w:p>
    <w:p w14:paraId="5540432C" w14:textId="47F4EE0E"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19"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1.11</w:t>
        </w:r>
        <w:r w:rsidRPr="0062493F">
          <w:rPr>
            <w:rStyle w:val="af5"/>
            <w:rFonts w:ascii="TH SarabunPSK" w:hAnsi="TH SarabunPSK" w:cs="TH SarabunPSK" w:hint="cs"/>
            <w:noProof/>
            <w:color w:val="auto"/>
            <w:sz w:val="32"/>
            <w:szCs w:val="32"/>
            <w:cs/>
          </w:rPr>
          <w:t xml:space="preserve"> แผนที่ </w:t>
        </w:r>
        <w:r w:rsidRPr="0062493F">
          <w:rPr>
            <w:rStyle w:val="af5"/>
            <w:rFonts w:ascii="TH SarabunPSK" w:hAnsi="TH SarabunPSK" w:cs="TH SarabunPSK" w:hint="cs"/>
            <w:noProof/>
            <w:color w:val="auto"/>
            <w:sz w:val="32"/>
            <w:szCs w:val="32"/>
          </w:rPr>
          <w:t>Abandoned Mech Warzone (</w:t>
        </w:r>
        <w:r w:rsidRPr="0062493F">
          <w:rPr>
            <w:rStyle w:val="af5"/>
            <w:rFonts w:ascii="TH SarabunPSK" w:hAnsi="TH SarabunPSK" w:cs="TH SarabunPSK" w:hint="cs"/>
            <w:noProof/>
            <w:color w:val="auto"/>
            <w:sz w:val="32"/>
            <w:szCs w:val="32"/>
            <w:cs/>
          </w:rPr>
          <w:t>สมรภูมิซากจักรกลโบราณ)</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_Toc239772319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8</w:t>
        </w:r>
        <w:r w:rsidRPr="0062493F">
          <w:rPr>
            <w:rFonts w:ascii="TH SarabunPSK" w:hAnsi="TH SarabunPSK" w:cs="TH SarabunPSK" w:hint="cs"/>
            <w:noProof/>
            <w:webHidden/>
            <w:sz w:val="32"/>
            <w:szCs w:val="32"/>
          </w:rPr>
          <w:fldChar w:fldCharType="end"/>
        </w:r>
      </w:hyperlink>
    </w:p>
    <w:p w14:paraId="1D5DC05C" w14:textId="0F71DC89"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20"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1.12</w:t>
        </w:r>
        <w:r w:rsidRPr="0062493F">
          <w:rPr>
            <w:rStyle w:val="af5"/>
            <w:rFonts w:ascii="TH SarabunPSK" w:hAnsi="TH SarabunPSK" w:cs="TH SarabunPSK" w:hint="cs"/>
            <w:noProof/>
            <w:color w:val="auto"/>
            <w:sz w:val="32"/>
            <w:szCs w:val="32"/>
            <w:cs/>
          </w:rPr>
          <w:t xml:space="preserve"> แผนที่ </w:t>
        </w:r>
        <w:r w:rsidRPr="0062493F">
          <w:rPr>
            <w:rStyle w:val="af5"/>
            <w:rFonts w:ascii="TH SarabunPSK" w:hAnsi="TH SarabunPSK" w:cs="TH SarabunPSK" w:hint="cs"/>
            <w:noProof/>
            <w:color w:val="auto"/>
            <w:sz w:val="32"/>
            <w:szCs w:val="32"/>
          </w:rPr>
          <w:t>Obelisk Plains of Prism (</w:t>
        </w:r>
        <w:r w:rsidRPr="0062493F">
          <w:rPr>
            <w:rStyle w:val="af5"/>
            <w:rFonts w:ascii="TH SarabunPSK" w:hAnsi="TH SarabunPSK" w:cs="TH SarabunPSK" w:hint="cs"/>
            <w:noProof/>
            <w:color w:val="auto"/>
            <w:sz w:val="32"/>
            <w:szCs w:val="32"/>
            <w:cs/>
          </w:rPr>
          <w:t>ทุ่งราบเสาหินปริซึม)</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_Toc239772320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8</w:t>
        </w:r>
        <w:r w:rsidRPr="0062493F">
          <w:rPr>
            <w:rFonts w:ascii="TH SarabunPSK" w:hAnsi="TH SarabunPSK" w:cs="TH SarabunPSK" w:hint="cs"/>
            <w:noProof/>
            <w:webHidden/>
            <w:sz w:val="32"/>
            <w:szCs w:val="32"/>
          </w:rPr>
          <w:fldChar w:fldCharType="end"/>
        </w:r>
      </w:hyperlink>
    </w:p>
    <w:p w14:paraId="30A946F0" w14:textId="3AECF457"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21"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1.13</w:t>
        </w:r>
        <w:r w:rsidRPr="0062493F">
          <w:rPr>
            <w:rStyle w:val="af5"/>
            <w:rFonts w:ascii="TH SarabunPSK" w:hAnsi="TH SarabunPSK" w:cs="TH SarabunPSK" w:hint="cs"/>
            <w:noProof/>
            <w:color w:val="auto"/>
            <w:sz w:val="32"/>
            <w:szCs w:val="32"/>
            <w:cs/>
          </w:rPr>
          <w:t xml:space="preserve"> แผนที่ </w:t>
        </w:r>
        <w:r w:rsidRPr="0062493F">
          <w:rPr>
            <w:rStyle w:val="af5"/>
            <w:rFonts w:ascii="TH SarabunPSK" w:hAnsi="TH SarabunPSK" w:cs="TH SarabunPSK" w:hint="cs"/>
            <w:noProof/>
            <w:color w:val="auto"/>
            <w:sz w:val="32"/>
            <w:szCs w:val="32"/>
          </w:rPr>
          <w:t>Electric Jellyfish Core (</w:t>
        </w:r>
        <w:r w:rsidRPr="0062493F">
          <w:rPr>
            <w:rStyle w:val="af5"/>
            <w:rFonts w:ascii="TH SarabunPSK" w:hAnsi="TH SarabunPSK" w:cs="TH SarabunPSK" w:hint="cs"/>
            <w:noProof/>
            <w:color w:val="auto"/>
            <w:sz w:val="32"/>
            <w:szCs w:val="32"/>
            <w:cs/>
          </w:rPr>
          <w:t>แกนกลางแมงกะพรุนสายฟ้า)</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_Toc239772321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9</w:t>
        </w:r>
        <w:r w:rsidRPr="0062493F">
          <w:rPr>
            <w:rFonts w:ascii="TH SarabunPSK" w:hAnsi="TH SarabunPSK" w:cs="TH SarabunPSK" w:hint="cs"/>
            <w:noProof/>
            <w:webHidden/>
            <w:sz w:val="32"/>
            <w:szCs w:val="32"/>
          </w:rPr>
          <w:fldChar w:fldCharType="end"/>
        </w:r>
      </w:hyperlink>
    </w:p>
    <w:p w14:paraId="691343E5" w14:textId="0BA34F60"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22"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1.14</w:t>
        </w:r>
        <w:r w:rsidRPr="0062493F">
          <w:rPr>
            <w:rStyle w:val="af5"/>
            <w:rFonts w:ascii="TH SarabunPSK" w:hAnsi="TH SarabunPSK" w:cs="TH SarabunPSK" w:hint="cs"/>
            <w:noProof/>
            <w:color w:val="auto"/>
            <w:sz w:val="32"/>
            <w:szCs w:val="32"/>
            <w:cs/>
          </w:rPr>
          <w:t xml:space="preserve"> ระบบหน้าจอแสดงผลขณะเล่น (</w:t>
        </w:r>
        <w:r w:rsidRPr="0062493F">
          <w:rPr>
            <w:rStyle w:val="af5"/>
            <w:rFonts w:ascii="TH SarabunPSK" w:hAnsi="TH SarabunPSK" w:cs="TH SarabunPSK" w:hint="cs"/>
            <w:noProof/>
            <w:color w:val="auto"/>
            <w:sz w:val="32"/>
            <w:szCs w:val="32"/>
          </w:rPr>
          <w:t>HUD System)</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_Toc239772322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13</w:t>
        </w:r>
        <w:r w:rsidRPr="0062493F">
          <w:rPr>
            <w:rFonts w:ascii="TH SarabunPSK" w:hAnsi="TH SarabunPSK" w:cs="TH SarabunPSK" w:hint="cs"/>
            <w:noProof/>
            <w:webHidden/>
            <w:sz w:val="32"/>
            <w:szCs w:val="32"/>
          </w:rPr>
          <w:fldChar w:fldCharType="end"/>
        </w:r>
      </w:hyperlink>
    </w:p>
    <w:p w14:paraId="72AA9C6B" w14:textId="1D378516" w:rsidR="00B0474A" w:rsidRPr="0062493F" w:rsidRDefault="003509BB" w:rsidP="00B0474A">
      <w:pPr>
        <w:pStyle w:val="af9"/>
        <w:tabs>
          <w:tab w:val="right" w:leader="dot" w:pos="9016"/>
        </w:tabs>
        <w:rPr>
          <w:rFonts w:ascii="TH SarabunPSK" w:eastAsiaTheme="minorEastAsia" w:hAnsi="TH SarabunPSK" w:cs="TH SarabunPSK"/>
          <w:noProof/>
          <w:kern w:val="2"/>
          <w:sz w:val="32"/>
          <w:szCs w:val="32"/>
          <w14:ligatures w14:val="standardContextual"/>
        </w:rPr>
      </w:pPr>
      <w:r w:rsidRPr="0062493F">
        <w:rPr>
          <w:rFonts w:ascii="TH SarabunPSK" w:hAnsi="TH SarabunPSK" w:cs="TH SarabunPSK" w:hint="cs"/>
          <w:sz w:val="32"/>
          <w:szCs w:val="32"/>
          <w:cs/>
        </w:rPr>
        <w:fldChar w:fldCharType="end"/>
      </w:r>
      <w:hyperlink w:anchor="_Toc237892330" w:history="1">
        <w:r w:rsidR="00B0474A" w:rsidRPr="0062493F">
          <w:rPr>
            <w:rStyle w:val="af5"/>
            <w:rFonts w:ascii="TH SarabunPSK" w:hAnsi="TH SarabunPSK" w:cs="TH SarabunPSK" w:hint="cs"/>
            <w:noProof/>
            <w:color w:val="auto"/>
            <w:sz w:val="32"/>
            <w:szCs w:val="32"/>
            <w:u w:val="none"/>
            <w:cs/>
          </w:rPr>
          <w:t xml:space="preserve">ภาพประกอบที่ </w:t>
        </w:r>
        <w:r w:rsidR="00B0474A" w:rsidRPr="0062493F">
          <w:rPr>
            <w:rStyle w:val="af5"/>
            <w:rFonts w:ascii="TH SarabunPSK" w:hAnsi="TH SarabunPSK" w:cs="TH SarabunPSK" w:hint="cs"/>
            <w:noProof/>
            <w:color w:val="auto"/>
            <w:sz w:val="32"/>
            <w:szCs w:val="32"/>
            <w:u w:val="none"/>
          </w:rPr>
          <w:t xml:space="preserve">2.1 </w:t>
        </w:r>
        <w:r w:rsidR="00B0474A" w:rsidRPr="0062493F">
          <w:rPr>
            <w:rStyle w:val="af5"/>
            <w:rFonts w:ascii="TH SarabunPSK" w:hAnsi="TH SarabunPSK" w:cs="TH SarabunPSK" w:hint="cs"/>
            <w:noProof/>
            <w:color w:val="auto"/>
            <w:sz w:val="32"/>
            <w:szCs w:val="32"/>
            <w:u w:val="none"/>
            <w:cs/>
          </w:rPr>
          <w:t>วงจรการพัฒนาระบบ</w:t>
        </w:r>
        <w:r w:rsidR="00B0474A" w:rsidRPr="0062493F">
          <w:rPr>
            <w:rFonts w:ascii="TH SarabunPSK" w:hAnsi="TH SarabunPSK" w:cs="TH SarabunPSK" w:hint="cs"/>
            <w:noProof/>
            <w:webHidden/>
            <w:sz w:val="32"/>
            <w:szCs w:val="32"/>
          </w:rPr>
          <w:tab/>
        </w:r>
        <w:r w:rsidR="00B0474A" w:rsidRPr="0062493F">
          <w:rPr>
            <w:rFonts w:ascii="TH SarabunPSK" w:hAnsi="TH SarabunPSK" w:cs="TH SarabunPSK" w:hint="cs"/>
            <w:noProof/>
            <w:webHidden/>
            <w:sz w:val="32"/>
            <w:szCs w:val="32"/>
          </w:rPr>
          <w:fldChar w:fldCharType="begin"/>
        </w:r>
        <w:r w:rsidR="00B0474A" w:rsidRPr="0062493F">
          <w:rPr>
            <w:rFonts w:ascii="TH SarabunPSK" w:hAnsi="TH SarabunPSK" w:cs="TH SarabunPSK" w:hint="cs"/>
            <w:noProof/>
            <w:webHidden/>
            <w:sz w:val="32"/>
            <w:szCs w:val="32"/>
          </w:rPr>
          <w:instrText xml:space="preserve"> PAGEREF _Toc237892330 \h </w:instrText>
        </w:r>
        <w:r w:rsidR="00B0474A" w:rsidRPr="0062493F">
          <w:rPr>
            <w:rFonts w:ascii="TH SarabunPSK" w:hAnsi="TH SarabunPSK" w:cs="TH SarabunPSK" w:hint="cs"/>
            <w:noProof/>
            <w:webHidden/>
            <w:sz w:val="32"/>
            <w:szCs w:val="32"/>
          </w:rPr>
        </w:r>
        <w:r w:rsidR="00B0474A"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16</w:t>
        </w:r>
        <w:r w:rsidR="00B0474A" w:rsidRPr="0062493F">
          <w:rPr>
            <w:rFonts w:ascii="TH SarabunPSK" w:hAnsi="TH SarabunPSK" w:cs="TH SarabunPSK" w:hint="cs"/>
            <w:noProof/>
            <w:webHidden/>
            <w:sz w:val="32"/>
            <w:szCs w:val="32"/>
          </w:rPr>
          <w:fldChar w:fldCharType="end"/>
        </w:r>
      </w:hyperlink>
    </w:p>
    <w:p w14:paraId="163F9D79" w14:textId="7C9E8E93" w:rsidR="00B0474A" w:rsidRPr="0062493F" w:rsidRDefault="00B0474A" w:rsidP="00B0474A">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7892331" w:history="1">
        <w:r w:rsidRPr="0062493F">
          <w:rPr>
            <w:rStyle w:val="af5"/>
            <w:rFonts w:ascii="TH SarabunPSK" w:hAnsi="TH SarabunPSK" w:cs="TH SarabunPSK" w:hint="cs"/>
            <w:noProof/>
            <w:color w:val="auto"/>
            <w:sz w:val="32"/>
            <w:szCs w:val="32"/>
            <w:u w:val="none"/>
            <w:cs/>
          </w:rPr>
          <w:t xml:space="preserve">ภาพประกอบที่ </w:t>
        </w:r>
        <w:r w:rsidRPr="0062493F">
          <w:rPr>
            <w:rStyle w:val="af5"/>
            <w:rFonts w:ascii="TH SarabunPSK" w:hAnsi="TH SarabunPSK" w:cs="TH SarabunPSK" w:hint="cs"/>
            <w:noProof/>
            <w:color w:val="auto"/>
            <w:sz w:val="32"/>
            <w:szCs w:val="32"/>
            <w:u w:val="none"/>
          </w:rPr>
          <w:t xml:space="preserve">2.2 </w:t>
        </w:r>
        <w:r w:rsidRPr="0062493F">
          <w:rPr>
            <w:rStyle w:val="af5"/>
            <w:rFonts w:ascii="TH SarabunPSK" w:hAnsi="TH SarabunPSK" w:cs="TH SarabunPSK" w:hint="cs"/>
            <w:noProof/>
            <w:color w:val="auto"/>
            <w:sz w:val="32"/>
            <w:szCs w:val="32"/>
            <w:u w:val="none"/>
            <w:cs/>
          </w:rPr>
          <w:t xml:space="preserve">เกม </w:t>
        </w:r>
        <w:r w:rsidRPr="0062493F">
          <w:rPr>
            <w:rStyle w:val="af5"/>
            <w:rFonts w:ascii="TH SarabunPSK" w:hAnsi="TH SarabunPSK" w:cs="TH SarabunPSK" w:hint="cs"/>
            <w:noProof/>
            <w:color w:val="auto"/>
            <w:sz w:val="32"/>
            <w:szCs w:val="32"/>
            <w:u w:val="none"/>
          </w:rPr>
          <w:t>Starblast</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_Toc237892331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19</w:t>
        </w:r>
        <w:r w:rsidRPr="0062493F">
          <w:rPr>
            <w:rFonts w:ascii="TH SarabunPSK" w:hAnsi="TH SarabunPSK" w:cs="TH SarabunPSK" w:hint="cs"/>
            <w:noProof/>
            <w:webHidden/>
            <w:sz w:val="32"/>
            <w:szCs w:val="32"/>
          </w:rPr>
          <w:fldChar w:fldCharType="end"/>
        </w:r>
      </w:hyperlink>
    </w:p>
    <w:p w14:paraId="2188F450" w14:textId="04718718" w:rsidR="00B0474A" w:rsidRPr="0062493F" w:rsidRDefault="00B0474A" w:rsidP="00B0474A">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7892332" w:history="1">
        <w:r w:rsidRPr="0062493F">
          <w:rPr>
            <w:rStyle w:val="af5"/>
            <w:rFonts w:ascii="TH SarabunPSK" w:hAnsi="TH SarabunPSK" w:cs="TH SarabunPSK" w:hint="cs"/>
            <w:noProof/>
            <w:color w:val="auto"/>
            <w:sz w:val="32"/>
            <w:szCs w:val="32"/>
            <w:u w:val="none"/>
            <w:cs/>
          </w:rPr>
          <w:t xml:space="preserve">ภาพประกอบที่ </w:t>
        </w:r>
        <w:r w:rsidRPr="0062493F">
          <w:rPr>
            <w:rStyle w:val="af5"/>
            <w:rFonts w:ascii="TH SarabunPSK" w:hAnsi="TH SarabunPSK" w:cs="TH SarabunPSK" w:hint="cs"/>
            <w:noProof/>
            <w:color w:val="auto"/>
            <w:sz w:val="32"/>
            <w:szCs w:val="32"/>
            <w:u w:val="none"/>
          </w:rPr>
          <w:t>2.3</w:t>
        </w:r>
        <w:r w:rsidRPr="0062493F">
          <w:rPr>
            <w:rStyle w:val="af5"/>
            <w:rFonts w:ascii="TH SarabunPSK" w:hAnsi="TH SarabunPSK" w:cs="TH SarabunPSK" w:hint="cs"/>
            <w:noProof/>
            <w:color w:val="auto"/>
            <w:sz w:val="32"/>
            <w:szCs w:val="32"/>
            <w:u w:val="none"/>
            <w:cs/>
          </w:rPr>
          <w:t xml:space="preserve"> เกม </w:t>
        </w:r>
        <w:r w:rsidRPr="0062493F">
          <w:rPr>
            <w:rStyle w:val="af5"/>
            <w:rFonts w:ascii="TH SarabunPSK" w:hAnsi="TH SarabunPSK" w:cs="TH SarabunPSK" w:hint="cs"/>
            <w:noProof/>
            <w:color w:val="auto"/>
            <w:sz w:val="32"/>
            <w:szCs w:val="32"/>
            <w:u w:val="none"/>
          </w:rPr>
          <w:t>DarkOrbit Reloaded</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_Toc237892332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20</w:t>
        </w:r>
        <w:r w:rsidRPr="0062493F">
          <w:rPr>
            <w:rFonts w:ascii="TH SarabunPSK" w:hAnsi="TH SarabunPSK" w:cs="TH SarabunPSK" w:hint="cs"/>
            <w:noProof/>
            <w:webHidden/>
            <w:sz w:val="32"/>
            <w:szCs w:val="32"/>
          </w:rPr>
          <w:fldChar w:fldCharType="end"/>
        </w:r>
      </w:hyperlink>
    </w:p>
    <w:p w14:paraId="1E11743C" w14:textId="5F9AA76A" w:rsidR="00B0474A" w:rsidRPr="0062493F" w:rsidRDefault="00B0474A" w:rsidP="00B0474A">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7892333" w:history="1">
        <w:r w:rsidRPr="0062493F">
          <w:rPr>
            <w:rStyle w:val="af5"/>
            <w:rFonts w:ascii="TH SarabunPSK" w:hAnsi="TH SarabunPSK" w:cs="TH SarabunPSK" w:hint="cs"/>
            <w:noProof/>
            <w:color w:val="auto"/>
            <w:sz w:val="32"/>
            <w:szCs w:val="32"/>
            <w:u w:val="none"/>
            <w:cs/>
          </w:rPr>
          <w:t xml:space="preserve">ภาพประกอบที่ </w:t>
        </w:r>
        <w:r w:rsidRPr="0062493F">
          <w:rPr>
            <w:rStyle w:val="af5"/>
            <w:rFonts w:ascii="TH SarabunPSK" w:hAnsi="TH SarabunPSK" w:cs="TH SarabunPSK" w:hint="cs"/>
            <w:noProof/>
            <w:color w:val="auto"/>
            <w:sz w:val="32"/>
            <w:szCs w:val="32"/>
            <w:u w:val="none"/>
          </w:rPr>
          <w:t>2.4</w:t>
        </w:r>
        <w:r w:rsidRPr="0062493F">
          <w:rPr>
            <w:rStyle w:val="af5"/>
            <w:rFonts w:ascii="TH SarabunPSK" w:hAnsi="TH SarabunPSK" w:cs="TH SarabunPSK" w:hint="cs"/>
            <w:noProof/>
            <w:color w:val="auto"/>
            <w:sz w:val="32"/>
            <w:szCs w:val="32"/>
            <w:u w:val="none"/>
            <w:cs/>
          </w:rPr>
          <w:t xml:space="preserve"> เกม </w:t>
        </w:r>
        <w:r w:rsidRPr="0062493F">
          <w:rPr>
            <w:rStyle w:val="af5"/>
            <w:rFonts w:ascii="TH SarabunPSK" w:hAnsi="TH SarabunPSK" w:cs="TH SarabunPSK" w:hint="cs"/>
            <w:noProof/>
            <w:color w:val="auto"/>
            <w:sz w:val="32"/>
            <w:szCs w:val="32"/>
            <w:u w:val="none"/>
          </w:rPr>
          <w:t>Space Shooter: Galaxy Attack</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_Toc237892333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21</w:t>
        </w:r>
        <w:r w:rsidRPr="0062493F">
          <w:rPr>
            <w:rFonts w:ascii="TH SarabunPSK" w:hAnsi="TH SarabunPSK" w:cs="TH SarabunPSK" w:hint="cs"/>
            <w:noProof/>
            <w:webHidden/>
            <w:sz w:val="32"/>
            <w:szCs w:val="32"/>
          </w:rPr>
          <w:fldChar w:fldCharType="end"/>
        </w:r>
      </w:hyperlink>
    </w:p>
    <w:p w14:paraId="6156237A" w14:textId="135AC2C5" w:rsidR="0062493F" w:rsidRPr="0062493F" w:rsidRDefault="00B0474A">
      <w:pPr>
        <w:pStyle w:val="af9"/>
        <w:tabs>
          <w:tab w:val="right" w:leader="dot" w:pos="9016"/>
        </w:tabs>
        <w:rPr>
          <w:rFonts w:ascii="TH SarabunPSK" w:eastAsiaTheme="minorEastAsia" w:hAnsi="TH SarabunPSK" w:cs="TH SarabunPSK"/>
          <w:noProof/>
          <w:kern w:val="2"/>
          <w:sz w:val="32"/>
          <w:szCs w:val="32"/>
          <w14:ligatures w14:val="standardContextual"/>
        </w:rPr>
      </w:pPr>
      <w:r w:rsidRPr="0062493F">
        <w:rPr>
          <w:rFonts w:ascii="TH SarabunPSK" w:eastAsiaTheme="minorEastAsia" w:hAnsi="TH SarabunPSK" w:cs="TH SarabunPSK" w:hint="cs"/>
          <w:noProof/>
          <w:kern w:val="2"/>
          <w:sz w:val="32"/>
          <w:szCs w:val="32"/>
          <w:cs/>
          <w14:ligatures w14:val="standardContextual"/>
        </w:rPr>
        <w:fldChar w:fldCharType="begin"/>
      </w:r>
      <w:r w:rsidRPr="0062493F">
        <w:rPr>
          <w:rFonts w:ascii="TH SarabunPSK" w:eastAsiaTheme="minorEastAsia" w:hAnsi="TH SarabunPSK" w:cs="TH SarabunPSK" w:hint="cs"/>
          <w:noProof/>
          <w:kern w:val="2"/>
          <w:sz w:val="32"/>
          <w:szCs w:val="32"/>
          <w:cs/>
          <w14:ligatures w14:val="standardContextual"/>
        </w:rPr>
        <w:instrText xml:space="preserve"> </w:instrText>
      </w:r>
      <w:r w:rsidRPr="0062493F">
        <w:rPr>
          <w:rFonts w:ascii="TH SarabunPSK" w:eastAsiaTheme="minorEastAsia" w:hAnsi="TH SarabunPSK" w:cs="TH SarabunPSK" w:hint="cs"/>
          <w:noProof/>
          <w:kern w:val="2"/>
          <w:sz w:val="32"/>
          <w:szCs w:val="32"/>
          <w14:ligatures w14:val="standardContextual"/>
        </w:rPr>
        <w:instrText>TOC \h \z \c "</w:instrText>
      </w:r>
      <w:r w:rsidRPr="0062493F">
        <w:rPr>
          <w:rFonts w:ascii="TH SarabunPSK" w:eastAsiaTheme="minorEastAsia" w:hAnsi="TH SarabunPSK" w:cs="TH SarabunPSK" w:hint="cs"/>
          <w:noProof/>
          <w:kern w:val="2"/>
          <w:sz w:val="32"/>
          <w:szCs w:val="32"/>
          <w:cs/>
          <w14:ligatures w14:val="standardContextual"/>
        </w:rPr>
        <w:instrText xml:space="preserve">ภาพประกอบที่ 3." </w:instrText>
      </w:r>
      <w:r w:rsidRPr="0062493F">
        <w:rPr>
          <w:rFonts w:ascii="TH SarabunPSK" w:eastAsiaTheme="minorEastAsia" w:hAnsi="TH SarabunPSK" w:cs="TH SarabunPSK" w:hint="cs"/>
          <w:noProof/>
          <w:kern w:val="2"/>
          <w:sz w:val="32"/>
          <w:szCs w:val="32"/>
          <w:cs/>
          <w14:ligatures w14:val="standardContextual"/>
        </w:rPr>
        <w:fldChar w:fldCharType="separate"/>
      </w:r>
      <w:hyperlink w:anchor="_Toc239772323" w:history="1">
        <w:r w:rsidR="0062493F" w:rsidRPr="0062493F">
          <w:rPr>
            <w:rStyle w:val="af5"/>
            <w:rFonts w:ascii="TH SarabunPSK" w:hAnsi="TH SarabunPSK" w:cs="TH SarabunPSK" w:hint="cs"/>
            <w:noProof/>
            <w:color w:val="auto"/>
            <w:sz w:val="32"/>
            <w:szCs w:val="32"/>
            <w:cs/>
          </w:rPr>
          <w:t xml:space="preserve">ภาพประกอบที่ </w:t>
        </w:r>
        <w:r w:rsidR="0062493F" w:rsidRPr="0062493F">
          <w:rPr>
            <w:rStyle w:val="af5"/>
            <w:rFonts w:ascii="TH SarabunPSK" w:hAnsi="TH SarabunPSK" w:cs="TH SarabunPSK" w:hint="cs"/>
            <w:noProof/>
            <w:color w:val="auto"/>
            <w:sz w:val="32"/>
            <w:szCs w:val="32"/>
          </w:rPr>
          <w:t xml:space="preserve">3.1 </w:t>
        </w:r>
        <w:r w:rsidR="0062493F" w:rsidRPr="0062493F">
          <w:rPr>
            <w:rStyle w:val="af5"/>
            <w:rFonts w:ascii="TH SarabunPSK" w:hAnsi="TH SarabunPSK" w:cs="TH SarabunPSK" w:hint="cs"/>
            <w:noProof/>
            <w:color w:val="auto"/>
            <w:sz w:val="32"/>
            <w:szCs w:val="32"/>
            <w:cs/>
          </w:rPr>
          <w:t>ผังงานระบบการเล่น</w:t>
        </w:r>
        <w:r w:rsidR="0062493F" w:rsidRPr="0062493F">
          <w:rPr>
            <w:rFonts w:ascii="TH SarabunPSK" w:hAnsi="TH SarabunPSK" w:cs="TH SarabunPSK" w:hint="cs"/>
            <w:noProof/>
            <w:webHidden/>
            <w:sz w:val="32"/>
            <w:szCs w:val="32"/>
          </w:rPr>
          <w:tab/>
        </w:r>
        <w:r w:rsidR="0062493F" w:rsidRPr="0062493F">
          <w:rPr>
            <w:rFonts w:ascii="TH SarabunPSK" w:hAnsi="TH SarabunPSK" w:cs="TH SarabunPSK" w:hint="cs"/>
            <w:noProof/>
            <w:webHidden/>
            <w:sz w:val="32"/>
            <w:szCs w:val="32"/>
          </w:rPr>
          <w:fldChar w:fldCharType="begin"/>
        </w:r>
        <w:r w:rsidR="0062493F" w:rsidRPr="0062493F">
          <w:rPr>
            <w:rFonts w:ascii="TH SarabunPSK" w:hAnsi="TH SarabunPSK" w:cs="TH SarabunPSK" w:hint="cs"/>
            <w:noProof/>
            <w:webHidden/>
            <w:sz w:val="32"/>
            <w:szCs w:val="32"/>
          </w:rPr>
          <w:instrText xml:space="preserve"> PAGEREF _Toc239772323 \h </w:instrText>
        </w:r>
        <w:r w:rsidR="0062493F" w:rsidRPr="0062493F">
          <w:rPr>
            <w:rFonts w:ascii="TH SarabunPSK" w:hAnsi="TH SarabunPSK" w:cs="TH SarabunPSK" w:hint="cs"/>
            <w:noProof/>
            <w:webHidden/>
            <w:sz w:val="32"/>
            <w:szCs w:val="32"/>
          </w:rPr>
        </w:r>
        <w:r w:rsidR="0062493F"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22</w:t>
        </w:r>
        <w:r w:rsidR="0062493F" w:rsidRPr="0062493F">
          <w:rPr>
            <w:rFonts w:ascii="TH SarabunPSK" w:hAnsi="TH SarabunPSK" w:cs="TH SarabunPSK" w:hint="cs"/>
            <w:noProof/>
            <w:webHidden/>
            <w:sz w:val="32"/>
            <w:szCs w:val="32"/>
          </w:rPr>
          <w:fldChar w:fldCharType="end"/>
        </w:r>
      </w:hyperlink>
    </w:p>
    <w:p w14:paraId="409BE23A" w14:textId="2EE1A3F9"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24"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3.2</w:t>
        </w:r>
        <w:r w:rsidRPr="0062493F">
          <w:rPr>
            <w:rStyle w:val="af5"/>
            <w:rFonts w:ascii="TH SarabunPSK" w:hAnsi="TH SarabunPSK" w:cs="TH SarabunPSK" w:hint="cs"/>
            <w:noProof/>
            <w:color w:val="auto"/>
            <w:sz w:val="32"/>
            <w:szCs w:val="32"/>
            <w:cs/>
          </w:rPr>
          <w:t xml:space="preserve"> ผังกระแสงานขั้นตอนการสร้างเกม</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_Toc239772324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23</w:t>
        </w:r>
        <w:r w:rsidRPr="0062493F">
          <w:rPr>
            <w:rFonts w:ascii="TH SarabunPSK" w:hAnsi="TH SarabunPSK" w:cs="TH SarabunPSK" w:hint="cs"/>
            <w:noProof/>
            <w:webHidden/>
            <w:sz w:val="32"/>
            <w:szCs w:val="32"/>
          </w:rPr>
          <w:fldChar w:fldCharType="end"/>
        </w:r>
      </w:hyperlink>
    </w:p>
    <w:p w14:paraId="37429BEB" w14:textId="6C8F7A80"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25"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3.3 </w:t>
        </w:r>
        <w:r w:rsidRPr="0062493F">
          <w:rPr>
            <w:rStyle w:val="af5"/>
            <w:rFonts w:ascii="TH SarabunPSK" w:hAnsi="TH SarabunPSK" w:cs="TH SarabunPSK" w:hint="cs"/>
            <w:noProof/>
            <w:color w:val="auto"/>
            <w:sz w:val="32"/>
            <w:szCs w:val="32"/>
            <w:cs/>
          </w:rPr>
          <w:t>การเข้าสู่หน้าเมนูและเริ่มเกม</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_Toc239772325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24</w:t>
        </w:r>
        <w:r w:rsidRPr="0062493F">
          <w:rPr>
            <w:rFonts w:ascii="TH SarabunPSK" w:hAnsi="TH SarabunPSK" w:cs="TH SarabunPSK" w:hint="cs"/>
            <w:noProof/>
            <w:webHidden/>
            <w:sz w:val="32"/>
            <w:szCs w:val="32"/>
          </w:rPr>
          <w:fldChar w:fldCharType="end"/>
        </w:r>
      </w:hyperlink>
    </w:p>
    <w:p w14:paraId="11645FD7" w14:textId="68ED132C"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26"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3.4 </w:t>
        </w:r>
        <w:r w:rsidRPr="0062493F">
          <w:rPr>
            <w:rStyle w:val="af5"/>
            <w:rFonts w:ascii="TH SarabunPSK" w:hAnsi="TH SarabunPSK" w:cs="TH SarabunPSK" w:hint="cs"/>
            <w:noProof/>
            <w:color w:val="auto"/>
            <w:sz w:val="32"/>
            <w:szCs w:val="32"/>
            <w:cs/>
          </w:rPr>
          <w:t>การเล่นและการต่อสู้</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_Toc239772326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24</w:t>
        </w:r>
        <w:r w:rsidRPr="0062493F">
          <w:rPr>
            <w:rFonts w:ascii="TH SarabunPSK" w:hAnsi="TH SarabunPSK" w:cs="TH SarabunPSK" w:hint="cs"/>
            <w:noProof/>
            <w:webHidden/>
            <w:sz w:val="32"/>
            <w:szCs w:val="32"/>
          </w:rPr>
          <w:fldChar w:fldCharType="end"/>
        </w:r>
      </w:hyperlink>
    </w:p>
    <w:p w14:paraId="52BD69EF" w14:textId="6D4F643D"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27"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3.5 </w:t>
        </w:r>
        <w:r w:rsidRPr="0062493F">
          <w:rPr>
            <w:rStyle w:val="af5"/>
            <w:rFonts w:ascii="TH SarabunPSK" w:hAnsi="TH SarabunPSK" w:cs="TH SarabunPSK" w:hint="cs"/>
            <w:noProof/>
            <w:color w:val="auto"/>
            <w:sz w:val="32"/>
            <w:szCs w:val="32"/>
            <w:cs/>
          </w:rPr>
          <w:t>การสรุปผลและบันทึกข้อมูล</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_Toc239772327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25</w:t>
        </w:r>
        <w:r w:rsidRPr="0062493F">
          <w:rPr>
            <w:rFonts w:ascii="TH SarabunPSK" w:hAnsi="TH SarabunPSK" w:cs="TH SarabunPSK" w:hint="cs"/>
            <w:noProof/>
            <w:webHidden/>
            <w:sz w:val="32"/>
            <w:szCs w:val="32"/>
          </w:rPr>
          <w:fldChar w:fldCharType="end"/>
        </w:r>
      </w:hyperlink>
    </w:p>
    <w:p w14:paraId="4795E3D2" w14:textId="47C1384B"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28"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3.6 </w:t>
        </w:r>
        <w:r w:rsidRPr="0062493F">
          <w:rPr>
            <w:rStyle w:val="af5"/>
            <w:rFonts w:ascii="TH SarabunPSK" w:hAnsi="TH SarabunPSK" w:cs="TH SarabunPSK" w:hint="cs"/>
            <w:noProof/>
            <w:color w:val="auto"/>
            <w:sz w:val="32"/>
            <w:szCs w:val="32"/>
            <w:cs/>
          </w:rPr>
          <w:t>ระบบจัดการยานและสกิล</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_Toc239772328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25</w:t>
        </w:r>
        <w:r w:rsidRPr="0062493F">
          <w:rPr>
            <w:rFonts w:ascii="TH SarabunPSK" w:hAnsi="TH SarabunPSK" w:cs="TH SarabunPSK" w:hint="cs"/>
            <w:noProof/>
            <w:webHidden/>
            <w:sz w:val="32"/>
            <w:szCs w:val="32"/>
          </w:rPr>
          <w:fldChar w:fldCharType="end"/>
        </w:r>
      </w:hyperlink>
    </w:p>
    <w:p w14:paraId="5C51BBA4" w14:textId="4B670F3E"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29"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3.7</w:t>
        </w:r>
        <w:r w:rsidRPr="0062493F">
          <w:rPr>
            <w:rStyle w:val="af5"/>
            <w:rFonts w:ascii="TH SarabunPSK" w:hAnsi="TH SarabunPSK" w:cs="TH SarabunPSK" w:hint="cs"/>
            <w:noProof/>
            <w:color w:val="auto"/>
            <w:sz w:val="32"/>
            <w:szCs w:val="32"/>
            <w:cs/>
          </w:rPr>
          <w:t xml:space="preserve"> ระบบจัดการหลังบ้าน</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_Toc239772329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26</w:t>
        </w:r>
        <w:r w:rsidRPr="0062493F">
          <w:rPr>
            <w:rFonts w:ascii="TH SarabunPSK" w:hAnsi="TH SarabunPSK" w:cs="TH SarabunPSK" w:hint="cs"/>
            <w:noProof/>
            <w:webHidden/>
            <w:sz w:val="32"/>
            <w:szCs w:val="32"/>
          </w:rPr>
          <w:fldChar w:fldCharType="end"/>
        </w:r>
      </w:hyperlink>
    </w:p>
    <w:p w14:paraId="46985FF0" w14:textId="355F0943"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30"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3.8 </w:t>
        </w:r>
        <w:r w:rsidRPr="0062493F">
          <w:rPr>
            <w:rStyle w:val="af5"/>
            <w:rFonts w:ascii="TH SarabunPSK" w:hAnsi="TH SarabunPSK" w:cs="TH SarabunPSK" w:hint="cs"/>
            <w:noProof/>
            <w:color w:val="auto"/>
            <w:sz w:val="32"/>
            <w:szCs w:val="32"/>
            <w:cs/>
          </w:rPr>
          <w:t>แผนภาพการไหลของข้อมูล</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_Toc239772330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27</w:t>
        </w:r>
        <w:r w:rsidRPr="0062493F">
          <w:rPr>
            <w:rFonts w:ascii="TH SarabunPSK" w:hAnsi="TH SarabunPSK" w:cs="TH SarabunPSK" w:hint="cs"/>
            <w:noProof/>
            <w:webHidden/>
            <w:sz w:val="32"/>
            <w:szCs w:val="32"/>
          </w:rPr>
          <w:fldChar w:fldCharType="end"/>
        </w:r>
      </w:hyperlink>
    </w:p>
    <w:p w14:paraId="5EA56077" w14:textId="1E54D458"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31"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3.9 </w:t>
        </w:r>
        <w:r w:rsidRPr="0062493F">
          <w:rPr>
            <w:rStyle w:val="af5"/>
            <w:rFonts w:ascii="TH SarabunPSK" w:hAnsi="TH SarabunPSK" w:cs="TH SarabunPSK" w:hint="cs"/>
            <w:noProof/>
            <w:color w:val="auto"/>
            <w:sz w:val="32"/>
            <w:szCs w:val="32"/>
            <w:cs/>
          </w:rPr>
          <w:t xml:space="preserve">แผนภาพการไหลของข้อมูลระดับ </w:t>
        </w:r>
        <w:r w:rsidRPr="0062493F">
          <w:rPr>
            <w:rStyle w:val="af5"/>
            <w:rFonts w:ascii="TH SarabunPSK" w:hAnsi="TH SarabunPSK" w:cs="TH SarabunPSK" w:hint="cs"/>
            <w:noProof/>
            <w:color w:val="auto"/>
            <w:sz w:val="32"/>
            <w:szCs w:val="32"/>
          </w:rPr>
          <w:t>1</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_Toc239772331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29</w:t>
        </w:r>
        <w:r w:rsidRPr="0062493F">
          <w:rPr>
            <w:rFonts w:ascii="TH SarabunPSK" w:hAnsi="TH SarabunPSK" w:cs="TH SarabunPSK" w:hint="cs"/>
            <w:noProof/>
            <w:webHidden/>
            <w:sz w:val="32"/>
            <w:szCs w:val="32"/>
          </w:rPr>
          <w:fldChar w:fldCharType="end"/>
        </w:r>
      </w:hyperlink>
    </w:p>
    <w:p w14:paraId="09728CC0" w14:textId="6C7A825D"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32"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3.10 Data Flow Diagram Level 2 Process 1 </w:t>
        </w:r>
        <w:r w:rsidRPr="0062493F">
          <w:rPr>
            <w:rStyle w:val="af5"/>
            <w:rFonts w:ascii="TH SarabunPSK" w:hAnsi="TH SarabunPSK" w:cs="TH SarabunPSK" w:hint="cs"/>
            <w:noProof/>
            <w:color w:val="auto"/>
            <w:sz w:val="32"/>
            <w:szCs w:val="32"/>
            <w:cs/>
          </w:rPr>
          <w:t>จัดการบัญชี</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_Toc239772332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30</w:t>
        </w:r>
        <w:r w:rsidRPr="0062493F">
          <w:rPr>
            <w:rFonts w:ascii="TH SarabunPSK" w:hAnsi="TH SarabunPSK" w:cs="TH SarabunPSK" w:hint="cs"/>
            <w:noProof/>
            <w:webHidden/>
            <w:sz w:val="32"/>
            <w:szCs w:val="32"/>
          </w:rPr>
          <w:fldChar w:fldCharType="end"/>
        </w:r>
      </w:hyperlink>
    </w:p>
    <w:p w14:paraId="0A8E5B39" w14:textId="0BE26BCD"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33"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3.11 Data Flow Diagram Level 2 Process 2 </w:t>
        </w:r>
        <w:r w:rsidRPr="0062493F">
          <w:rPr>
            <w:rStyle w:val="af5"/>
            <w:rFonts w:ascii="TH SarabunPSK" w:hAnsi="TH SarabunPSK" w:cs="TH SarabunPSK" w:hint="cs"/>
            <w:noProof/>
            <w:color w:val="auto"/>
            <w:sz w:val="32"/>
            <w:szCs w:val="32"/>
            <w:cs/>
          </w:rPr>
          <w:t>จัดการร้านค้า</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_Toc239772333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30</w:t>
        </w:r>
        <w:r w:rsidRPr="0062493F">
          <w:rPr>
            <w:rFonts w:ascii="TH SarabunPSK" w:hAnsi="TH SarabunPSK" w:cs="TH SarabunPSK" w:hint="cs"/>
            <w:noProof/>
            <w:webHidden/>
            <w:sz w:val="32"/>
            <w:szCs w:val="32"/>
          </w:rPr>
          <w:fldChar w:fldCharType="end"/>
        </w:r>
      </w:hyperlink>
    </w:p>
    <w:p w14:paraId="124E5966" w14:textId="3F5335CD"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34"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3.12</w:t>
        </w:r>
        <w:r w:rsidRPr="0062493F">
          <w:rPr>
            <w:rStyle w:val="af5"/>
            <w:rFonts w:ascii="TH SarabunPSK" w:hAnsi="TH SarabunPSK" w:cs="TH SarabunPSK" w:hint="cs"/>
            <w:noProof/>
            <w:color w:val="auto"/>
            <w:sz w:val="32"/>
            <w:szCs w:val="32"/>
            <w:cs/>
          </w:rPr>
          <w:t xml:space="preserve"> </w:t>
        </w:r>
        <w:r w:rsidRPr="0062493F">
          <w:rPr>
            <w:rStyle w:val="af5"/>
            <w:rFonts w:ascii="TH SarabunPSK" w:hAnsi="TH SarabunPSK" w:cs="TH SarabunPSK" w:hint="cs"/>
            <w:noProof/>
            <w:color w:val="auto"/>
            <w:sz w:val="32"/>
            <w:szCs w:val="32"/>
          </w:rPr>
          <w:t xml:space="preserve">Data Flow Diagram Level </w:t>
        </w:r>
        <w:r w:rsidRPr="0062493F">
          <w:rPr>
            <w:rStyle w:val="af5"/>
            <w:rFonts w:ascii="TH SarabunPSK" w:hAnsi="TH SarabunPSK" w:cs="TH SarabunPSK" w:hint="cs"/>
            <w:noProof/>
            <w:color w:val="auto"/>
            <w:sz w:val="32"/>
            <w:szCs w:val="32"/>
            <w:cs/>
          </w:rPr>
          <w:t xml:space="preserve">2 </w:t>
        </w:r>
        <w:r w:rsidRPr="0062493F">
          <w:rPr>
            <w:rStyle w:val="af5"/>
            <w:rFonts w:ascii="TH SarabunPSK" w:hAnsi="TH SarabunPSK" w:cs="TH SarabunPSK" w:hint="cs"/>
            <w:noProof/>
            <w:color w:val="auto"/>
            <w:sz w:val="32"/>
            <w:szCs w:val="32"/>
          </w:rPr>
          <w:t xml:space="preserve">Process </w:t>
        </w:r>
        <w:r w:rsidRPr="0062493F">
          <w:rPr>
            <w:rStyle w:val="af5"/>
            <w:rFonts w:ascii="TH SarabunPSK" w:hAnsi="TH SarabunPSK" w:cs="TH SarabunPSK" w:hint="cs"/>
            <w:noProof/>
            <w:color w:val="auto"/>
            <w:sz w:val="32"/>
            <w:szCs w:val="32"/>
            <w:cs/>
          </w:rPr>
          <w:t>3 จัดเตรียมยานและสกิล</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_Toc239772334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31</w:t>
        </w:r>
        <w:r w:rsidRPr="0062493F">
          <w:rPr>
            <w:rFonts w:ascii="TH SarabunPSK" w:hAnsi="TH SarabunPSK" w:cs="TH SarabunPSK" w:hint="cs"/>
            <w:noProof/>
            <w:webHidden/>
            <w:sz w:val="32"/>
            <w:szCs w:val="32"/>
          </w:rPr>
          <w:fldChar w:fldCharType="end"/>
        </w:r>
      </w:hyperlink>
    </w:p>
    <w:p w14:paraId="62C860AA" w14:textId="2453471F"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35"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3.13 Data Flow Diagram Level 2 Process 4 </w:t>
        </w:r>
        <w:r w:rsidRPr="0062493F">
          <w:rPr>
            <w:rStyle w:val="af5"/>
            <w:rFonts w:ascii="TH SarabunPSK" w:hAnsi="TH SarabunPSK" w:cs="TH SarabunPSK" w:hint="cs"/>
            <w:noProof/>
            <w:color w:val="auto"/>
            <w:sz w:val="32"/>
            <w:szCs w:val="32"/>
            <w:cs/>
          </w:rPr>
          <w:t>จัดการข้อมูลหลังบ้าน</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_Toc239772335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32</w:t>
        </w:r>
        <w:r w:rsidRPr="0062493F">
          <w:rPr>
            <w:rFonts w:ascii="TH SarabunPSK" w:hAnsi="TH SarabunPSK" w:cs="TH SarabunPSK" w:hint="cs"/>
            <w:noProof/>
            <w:webHidden/>
            <w:sz w:val="32"/>
            <w:szCs w:val="32"/>
          </w:rPr>
          <w:fldChar w:fldCharType="end"/>
        </w:r>
      </w:hyperlink>
    </w:p>
    <w:p w14:paraId="3C3145F4" w14:textId="023922F3"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36"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3.14 Data Flow Diagram Level 2 Process 5 </w:t>
        </w:r>
        <w:r w:rsidRPr="0062493F">
          <w:rPr>
            <w:rStyle w:val="af5"/>
            <w:rFonts w:ascii="TH SarabunPSK" w:hAnsi="TH SarabunPSK" w:cs="TH SarabunPSK" w:hint="cs"/>
            <w:noProof/>
            <w:color w:val="auto"/>
            <w:sz w:val="32"/>
            <w:szCs w:val="32"/>
            <w:cs/>
          </w:rPr>
          <w:t>ประมวลผลการเล่นเกม</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_Toc239772336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33</w:t>
        </w:r>
        <w:r w:rsidRPr="0062493F">
          <w:rPr>
            <w:rFonts w:ascii="TH SarabunPSK" w:hAnsi="TH SarabunPSK" w:cs="TH SarabunPSK" w:hint="cs"/>
            <w:noProof/>
            <w:webHidden/>
            <w:sz w:val="32"/>
            <w:szCs w:val="32"/>
          </w:rPr>
          <w:fldChar w:fldCharType="end"/>
        </w:r>
      </w:hyperlink>
    </w:p>
    <w:p w14:paraId="49558692" w14:textId="12252EB4"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37"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3.15 Data Flow Diagram Level 2 Process 6 </w:t>
        </w:r>
        <w:r w:rsidRPr="0062493F">
          <w:rPr>
            <w:rStyle w:val="af5"/>
            <w:rFonts w:ascii="TH SarabunPSK" w:hAnsi="TH SarabunPSK" w:cs="TH SarabunPSK" w:hint="cs"/>
            <w:noProof/>
            <w:color w:val="auto"/>
            <w:sz w:val="32"/>
            <w:szCs w:val="32"/>
            <w:cs/>
          </w:rPr>
          <w:t>จัดการข้อมูลเบื้องหลัง</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_Toc239772337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34</w:t>
        </w:r>
        <w:r w:rsidRPr="0062493F">
          <w:rPr>
            <w:rFonts w:ascii="TH SarabunPSK" w:hAnsi="TH SarabunPSK" w:cs="TH SarabunPSK" w:hint="cs"/>
            <w:noProof/>
            <w:webHidden/>
            <w:sz w:val="32"/>
            <w:szCs w:val="32"/>
          </w:rPr>
          <w:fldChar w:fldCharType="end"/>
        </w:r>
      </w:hyperlink>
    </w:p>
    <w:p w14:paraId="71185C36" w14:textId="617A427B" w:rsidR="0062493F" w:rsidRPr="0062493F" w:rsidRDefault="0062493F" w:rsidP="00241736">
      <w:pPr>
        <w:pStyle w:val="af9"/>
        <w:tabs>
          <w:tab w:val="right" w:leader="dot" w:pos="9016"/>
        </w:tabs>
        <w:ind w:left="1800" w:hanging="1800"/>
        <w:rPr>
          <w:rFonts w:ascii="TH SarabunPSK" w:eastAsiaTheme="minorEastAsia" w:hAnsi="TH SarabunPSK" w:cs="TH SarabunPSK"/>
          <w:noProof/>
          <w:kern w:val="2"/>
          <w:sz w:val="32"/>
          <w:szCs w:val="32"/>
          <w14:ligatures w14:val="standardContextual"/>
        </w:rPr>
      </w:pPr>
      <w:hyperlink w:anchor="_Toc239772338"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 xml:space="preserve">3.16 </w:t>
        </w:r>
        <w:r w:rsidRPr="0062493F">
          <w:rPr>
            <w:rStyle w:val="af5"/>
            <w:rFonts w:ascii="TH SarabunPSK" w:hAnsi="TH SarabunPSK" w:cs="TH SarabunPSK" w:hint="cs"/>
            <w:noProof/>
            <w:color w:val="auto"/>
            <w:sz w:val="32"/>
            <w:szCs w:val="32"/>
            <w:cs/>
          </w:rPr>
          <w:t>แผนภาพแสดงความสัมพันธ์ของข้อมูล (</w:t>
        </w:r>
        <w:r w:rsidRPr="0062493F">
          <w:rPr>
            <w:rStyle w:val="af5"/>
            <w:rFonts w:ascii="TH SarabunPSK" w:hAnsi="TH SarabunPSK" w:cs="TH SarabunPSK" w:hint="cs"/>
            <w:noProof/>
            <w:color w:val="auto"/>
            <w:sz w:val="32"/>
            <w:szCs w:val="32"/>
          </w:rPr>
          <w:t xml:space="preserve">ER-Diagram) </w:t>
        </w:r>
        <w:r w:rsidRPr="0062493F">
          <w:rPr>
            <w:rStyle w:val="af5"/>
            <w:rFonts w:ascii="TH SarabunPSK" w:hAnsi="TH SarabunPSK" w:cs="TH SarabunPSK" w:hint="cs"/>
            <w:noProof/>
            <w:color w:val="auto"/>
            <w:sz w:val="32"/>
            <w:szCs w:val="32"/>
            <w:cs/>
          </w:rPr>
          <w:t xml:space="preserve">ระบบเกม </w:t>
        </w:r>
        <w:r w:rsidRPr="0062493F">
          <w:rPr>
            <w:rStyle w:val="af5"/>
            <w:rFonts w:ascii="TH SarabunPSK" w:hAnsi="TH SarabunPSK" w:cs="TH SarabunPSK" w:hint="cs"/>
            <w:noProof/>
            <w:color w:val="auto"/>
            <w:sz w:val="32"/>
            <w:szCs w:val="32"/>
          </w:rPr>
          <w:t>Battlefield of the Stars Online Arena</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_Toc239772338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35</w:t>
        </w:r>
        <w:r w:rsidRPr="0062493F">
          <w:rPr>
            <w:rFonts w:ascii="TH SarabunPSK" w:hAnsi="TH SarabunPSK" w:cs="TH SarabunPSK" w:hint="cs"/>
            <w:noProof/>
            <w:webHidden/>
            <w:sz w:val="32"/>
            <w:szCs w:val="32"/>
          </w:rPr>
          <w:fldChar w:fldCharType="end"/>
        </w:r>
      </w:hyperlink>
    </w:p>
    <w:p w14:paraId="4E968744" w14:textId="26BD1FA2"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39"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3.17</w:t>
        </w:r>
        <w:r w:rsidRPr="0062493F">
          <w:rPr>
            <w:rStyle w:val="af5"/>
            <w:rFonts w:ascii="TH SarabunPSK" w:hAnsi="TH SarabunPSK" w:cs="TH SarabunPSK" w:hint="cs"/>
            <w:noProof/>
            <w:color w:val="auto"/>
            <w:sz w:val="32"/>
            <w:szCs w:val="32"/>
            <w:cs/>
          </w:rPr>
          <w:t xml:space="preserve"> ต้นแบบหน้าเข้าสู่ระบบ (</w:t>
        </w:r>
        <w:r w:rsidRPr="0062493F">
          <w:rPr>
            <w:rStyle w:val="af5"/>
            <w:rFonts w:ascii="TH SarabunPSK" w:hAnsi="TH SarabunPSK" w:cs="TH SarabunPSK" w:hint="cs"/>
            <w:noProof/>
            <w:color w:val="auto"/>
            <w:sz w:val="32"/>
            <w:szCs w:val="32"/>
          </w:rPr>
          <w:t>Login Screen)</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_Toc239772339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63</w:t>
        </w:r>
        <w:r w:rsidRPr="0062493F">
          <w:rPr>
            <w:rFonts w:ascii="TH SarabunPSK" w:hAnsi="TH SarabunPSK" w:cs="TH SarabunPSK" w:hint="cs"/>
            <w:noProof/>
            <w:webHidden/>
            <w:sz w:val="32"/>
            <w:szCs w:val="32"/>
          </w:rPr>
          <w:fldChar w:fldCharType="end"/>
        </w:r>
      </w:hyperlink>
    </w:p>
    <w:p w14:paraId="7FD01B15" w14:textId="24AD7B85"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40"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3.18</w:t>
        </w:r>
        <w:r w:rsidRPr="0062493F">
          <w:rPr>
            <w:rStyle w:val="af5"/>
            <w:rFonts w:ascii="TH SarabunPSK" w:hAnsi="TH SarabunPSK" w:cs="TH SarabunPSK" w:hint="cs"/>
            <w:noProof/>
            <w:color w:val="auto"/>
            <w:sz w:val="32"/>
            <w:szCs w:val="32"/>
            <w:cs/>
          </w:rPr>
          <w:t xml:space="preserve"> ต้นแบบหน้าเมนูหลัก (</w:t>
        </w:r>
        <w:r w:rsidRPr="0062493F">
          <w:rPr>
            <w:rStyle w:val="af5"/>
            <w:rFonts w:ascii="TH SarabunPSK" w:hAnsi="TH SarabunPSK" w:cs="TH SarabunPSK" w:hint="cs"/>
            <w:noProof/>
            <w:color w:val="auto"/>
            <w:sz w:val="32"/>
            <w:szCs w:val="32"/>
          </w:rPr>
          <w:t>Lobby Screen)</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_Toc239772340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63</w:t>
        </w:r>
        <w:r w:rsidRPr="0062493F">
          <w:rPr>
            <w:rFonts w:ascii="TH SarabunPSK" w:hAnsi="TH SarabunPSK" w:cs="TH SarabunPSK" w:hint="cs"/>
            <w:noProof/>
            <w:webHidden/>
            <w:sz w:val="32"/>
            <w:szCs w:val="32"/>
          </w:rPr>
          <w:fldChar w:fldCharType="end"/>
        </w:r>
      </w:hyperlink>
    </w:p>
    <w:p w14:paraId="6DABFD98" w14:textId="75491263"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41"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3.19</w:t>
        </w:r>
        <w:r w:rsidRPr="0062493F">
          <w:rPr>
            <w:rStyle w:val="af5"/>
            <w:rFonts w:ascii="TH SarabunPSK" w:hAnsi="TH SarabunPSK" w:cs="TH SarabunPSK" w:hint="cs"/>
            <w:noProof/>
            <w:color w:val="auto"/>
            <w:sz w:val="32"/>
            <w:szCs w:val="32"/>
            <w:cs/>
          </w:rPr>
          <w:t xml:space="preserve"> ต้นแบบหน้าคลังแสง (</w:t>
        </w:r>
        <w:r w:rsidRPr="0062493F">
          <w:rPr>
            <w:rStyle w:val="af5"/>
            <w:rFonts w:ascii="TH SarabunPSK" w:hAnsi="TH SarabunPSK" w:cs="TH SarabunPSK" w:hint="cs"/>
            <w:noProof/>
            <w:color w:val="auto"/>
            <w:sz w:val="32"/>
            <w:szCs w:val="32"/>
          </w:rPr>
          <w:t>Armory / Inventory Screen)</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_Toc239772341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64</w:t>
        </w:r>
        <w:r w:rsidRPr="0062493F">
          <w:rPr>
            <w:rFonts w:ascii="TH SarabunPSK" w:hAnsi="TH SarabunPSK" w:cs="TH SarabunPSK" w:hint="cs"/>
            <w:noProof/>
            <w:webHidden/>
            <w:sz w:val="32"/>
            <w:szCs w:val="32"/>
          </w:rPr>
          <w:fldChar w:fldCharType="end"/>
        </w:r>
      </w:hyperlink>
    </w:p>
    <w:p w14:paraId="7A2CB1EB" w14:textId="09F3E219"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42"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3.20</w:t>
        </w:r>
        <w:r w:rsidRPr="0062493F">
          <w:rPr>
            <w:rStyle w:val="af5"/>
            <w:rFonts w:ascii="TH SarabunPSK" w:hAnsi="TH SarabunPSK" w:cs="TH SarabunPSK" w:hint="cs"/>
            <w:noProof/>
            <w:color w:val="auto"/>
            <w:sz w:val="32"/>
            <w:szCs w:val="32"/>
            <w:cs/>
          </w:rPr>
          <w:t xml:space="preserve"> ต้นแบบหน้าสร้างห้องและจับคู่ห้อง (</w:t>
        </w:r>
        <w:r w:rsidRPr="0062493F">
          <w:rPr>
            <w:rStyle w:val="af5"/>
            <w:rFonts w:ascii="TH SarabunPSK" w:hAnsi="TH SarabunPSK" w:cs="TH SarabunPSK" w:hint="cs"/>
            <w:noProof/>
            <w:color w:val="auto"/>
            <w:sz w:val="32"/>
            <w:szCs w:val="32"/>
          </w:rPr>
          <w:t>Create / Join Room Screen)</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_Toc239772342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64</w:t>
        </w:r>
        <w:r w:rsidRPr="0062493F">
          <w:rPr>
            <w:rFonts w:ascii="TH SarabunPSK" w:hAnsi="TH SarabunPSK" w:cs="TH SarabunPSK" w:hint="cs"/>
            <w:noProof/>
            <w:webHidden/>
            <w:sz w:val="32"/>
            <w:szCs w:val="32"/>
          </w:rPr>
          <w:fldChar w:fldCharType="end"/>
        </w:r>
      </w:hyperlink>
    </w:p>
    <w:p w14:paraId="1FB26E66" w14:textId="5C47482A"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43"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3.21</w:t>
        </w:r>
        <w:r w:rsidRPr="0062493F">
          <w:rPr>
            <w:rStyle w:val="af5"/>
            <w:rFonts w:ascii="TH SarabunPSK" w:hAnsi="TH SarabunPSK" w:cs="TH SarabunPSK" w:hint="cs"/>
            <w:noProof/>
            <w:color w:val="auto"/>
            <w:sz w:val="32"/>
            <w:szCs w:val="32"/>
            <w:cs/>
          </w:rPr>
          <w:t xml:space="preserve"> ต้นแบบหน้ารอจับคู่ (</w:t>
        </w:r>
        <w:r w:rsidRPr="0062493F">
          <w:rPr>
            <w:rStyle w:val="af5"/>
            <w:rFonts w:ascii="TH SarabunPSK" w:hAnsi="TH SarabunPSK" w:cs="TH SarabunPSK" w:hint="cs"/>
            <w:noProof/>
            <w:color w:val="auto"/>
            <w:sz w:val="32"/>
            <w:szCs w:val="32"/>
          </w:rPr>
          <w:t>Matchmaking Room)</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_Toc239772343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64</w:t>
        </w:r>
        <w:r w:rsidRPr="0062493F">
          <w:rPr>
            <w:rFonts w:ascii="TH SarabunPSK" w:hAnsi="TH SarabunPSK" w:cs="TH SarabunPSK" w:hint="cs"/>
            <w:noProof/>
            <w:webHidden/>
            <w:sz w:val="32"/>
            <w:szCs w:val="32"/>
          </w:rPr>
          <w:fldChar w:fldCharType="end"/>
        </w:r>
      </w:hyperlink>
    </w:p>
    <w:p w14:paraId="1B41F36F" w14:textId="16FE2E99"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44"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3.22</w:t>
        </w:r>
        <w:r w:rsidRPr="0062493F">
          <w:rPr>
            <w:rStyle w:val="af5"/>
            <w:rFonts w:ascii="TH SarabunPSK" w:hAnsi="TH SarabunPSK" w:cs="TH SarabunPSK" w:hint="cs"/>
            <w:noProof/>
            <w:color w:val="auto"/>
            <w:sz w:val="32"/>
            <w:szCs w:val="32"/>
            <w:cs/>
          </w:rPr>
          <w:t xml:space="preserve"> ต้นแบบหน้าจอขณะเล่นเกม (</w:t>
        </w:r>
        <w:r w:rsidRPr="0062493F">
          <w:rPr>
            <w:rStyle w:val="af5"/>
            <w:rFonts w:ascii="TH SarabunPSK" w:hAnsi="TH SarabunPSK" w:cs="TH SarabunPSK" w:hint="cs"/>
            <w:noProof/>
            <w:color w:val="auto"/>
            <w:sz w:val="32"/>
            <w:szCs w:val="32"/>
          </w:rPr>
          <w:t>Gameplay Screen)</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_Toc239772344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65</w:t>
        </w:r>
        <w:r w:rsidRPr="0062493F">
          <w:rPr>
            <w:rFonts w:ascii="TH SarabunPSK" w:hAnsi="TH SarabunPSK" w:cs="TH SarabunPSK" w:hint="cs"/>
            <w:noProof/>
            <w:webHidden/>
            <w:sz w:val="32"/>
            <w:szCs w:val="32"/>
          </w:rPr>
          <w:fldChar w:fldCharType="end"/>
        </w:r>
      </w:hyperlink>
    </w:p>
    <w:p w14:paraId="4C249B87" w14:textId="4AE70FAB" w:rsidR="0062493F" w:rsidRPr="0062493F" w:rsidRDefault="0062493F">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9772345" w:history="1">
        <w:r w:rsidRPr="0062493F">
          <w:rPr>
            <w:rStyle w:val="af5"/>
            <w:rFonts w:ascii="TH SarabunPSK" w:hAnsi="TH SarabunPSK" w:cs="TH SarabunPSK" w:hint="cs"/>
            <w:noProof/>
            <w:color w:val="auto"/>
            <w:sz w:val="32"/>
            <w:szCs w:val="32"/>
            <w:cs/>
          </w:rPr>
          <w:t xml:space="preserve">ภาพประกอบที่ </w:t>
        </w:r>
        <w:r w:rsidRPr="0062493F">
          <w:rPr>
            <w:rStyle w:val="af5"/>
            <w:rFonts w:ascii="TH SarabunPSK" w:hAnsi="TH SarabunPSK" w:cs="TH SarabunPSK" w:hint="cs"/>
            <w:noProof/>
            <w:color w:val="auto"/>
            <w:sz w:val="32"/>
            <w:szCs w:val="32"/>
          </w:rPr>
          <w:t>3.23</w:t>
        </w:r>
        <w:r w:rsidRPr="0062493F">
          <w:rPr>
            <w:rStyle w:val="af5"/>
            <w:rFonts w:ascii="TH SarabunPSK" w:hAnsi="TH SarabunPSK" w:cs="TH SarabunPSK" w:hint="cs"/>
            <w:noProof/>
            <w:color w:val="auto"/>
            <w:sz w:val="32"/>
            <w:szCs w:val="32"/>
            <w:cs/>
          </w:rPr>
          <w:t xml:space="preserve"> ต้นแบบหน้าสรุปผลการแข่งขัน (</w:t>
        </w:r>
        <w:r w:rsidRPr="0062493F">
          <w:rPr>
            <w:rStyle w:val="af5"/>
            <w:rFonts w:ascii="TH SarabunPSK" w:hAnsi="TH SarabunPSK" w:cs="TH SarabunPSK" w:hint="cs"/>
            <w:noProof/>
            <w:color w:val="auto"/>
            <w:sz w:val="32"/>
            <w:szCs w:val="32"/>
          </w:rPr>
          <w:t>Match Result Screen)</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_Toc239772345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65</w:t>
        </w:r>
        <w:r w:rsidRPr="0062493F">
          <w:rPr>
            <w:rFonts w:ascii="TH SarabunPSK" w:hAnsi="TH SarabunPSK" w:cs="TH SarabunPSK" w:hint="cs"/>
            <w:noProof/>
            <w:webHidden/>
            <w:sz w:val="32"/>
            <w:szCs w:val="32"/>
          </w:rPr>
          <w:fldChar w:fldCharType="end"/>
        </w:r>
      </w:hyperlink>
    </w:p>
    <w:p w14:paraId="64282C19" w14:textId="46AA9380" w:rsidR="00B0474A" w:rsidRPr="0062493F" w:rsidRDefault="00B0474A" w:rsidP="00B0474A">
      <w:pPr>
        <w:pStyle w:val="af9"/>
        <w:tabs>
          <w:tab w:val="right" w:leader="dot" w:pos="9016"/>
        </w:tabs>
        <w:rPr>
          <w:rFonts w:ascii="TH SarabunPSK" w:eastAsiaTheme="minorEastAsia" w:hAnsi="TH SarabunPSK" w:cs="TH SarabunPSK"/>
          <w:noProof/>
          <w:kern w:val="2"/>
          <w:sz w:val="32"/>
          <w:szCs w:val="32"/>
          <w14:ligatures w14:val="standardContextual"/>
        </w:rPr>
      </w:pPr>
      <w:r w:rsidRPr="0062493F">
        <w:rPr>
          <w:rFonts w:ascii="TH SarabunPSK" w:eastAsiaTheme="minorEastAsia" w:hAnsi="TH SarabunPSK" w:cs="TH SarabunPSK" w:hint="cs"/>
          <w:noProof/>
          <w:kern w:val="2"/>
          <w:sz w:val="32"/>
          <w:szCs w:val="32"/>
          <w:cs/>
          <w14:ligatures w14:val="standardContextual"/>
        </w:rPr>
        <w:fldChar w:fldCharType="end"/>
      </w:r>
      <w:hyperlink w:anchor="_Toc237890436" w:history="1">
        <w:r w:rsidRPr="0062493F">
          <w:rPr>
            <w:rStyle w:val="af5"/>
            <w:rFonts w:ascii="TH SarabunPSK" w:hAnsi="TH SarabunPSK" w:cs="TH SarabunPSK" w:hint="cs"/>
            <w:noProof/>
            <w:color w:val="auto"/>
            <w:sz w:val="32"/>
            <w:szCs w:val="32"/>
            <w:u w:val="none"/>
            <w:cs/>
          </w:rPr>
          <w:t xml:space="preserve">ภาพประกอบที่ </w:t>
        </w:r>
        <w:r w:rsidRPr="0062493F">
          <w:rPr>
            <w:rStyle w:val="af5"/>
            <w:rFonts w:ascii="TH SarabunPSK" w:hAnsi="TH SarabunPSK" w:cs="TH SarabunPSK" w:hint="cs"/>
            <w:noProof/>
            <w:color w:val="auto"/>
            <w:sz w:val="32"/>
            <w:szCs w:val="32"/>
            <w:u w:val="none"/>
          </w:rPr>
          <w:t xml:space="preserve">4.1 </w:t>
        </w:r>
        <w:r w:rsidRPr="0062493F">
          <w:rPr>
            <w:rStyle w:val="af5"/>
            <w:rFonts w:ascii="TH SarabunPSK" w:hAnsi="TH SarabunPSK" w:cs="TH SarabunPSK" w:hint="cs"/>
            <w:noProof/>
            <w:color w:val="auto"/>
            <w:sz w:val="32"/>
            <w:szCs w:val="32"/>
            <w:u w:val="none"/>
            <w:cs/>
          </w:rPr>
          <w:t>แผนภาพอีอาร์ฐานข้อมูลทางกายภาพ</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_Toc237890436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78</w:t>
        </w:r>
        <w:r w:rsidRPr="0062493F">
          <w:rPr>
            <w:rFonts w:ascii="TH SarabunPSK" w:hAnsi="TH SarabunPSK" w:cs="TH SarabunPSK" w:hint="cs"/>
            <w:noProof/>
            <w:webHidden/>
            <w:sz w:val="32"/>
            <w:szCs w:val="32"/>
          </w:rPr>
          <w:fldChar w:fldCharType="end"/>
        </w:r>
      </w:hyperlink>
    </w:p>
    <w:p w14:paraId="743097B1" w14:textId="50E5114F" w:rsidR="00B0474A" w:rsidRPr="0062493F" w:rsidRDefault="00B0474A" w:rsidP="00B0474A">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7890437" w:history="1">
        <w:r w:rsidRPr="0062493F">
          <w:rPr>
            <w:rStyle w:val="af5"/>
            <w:rFonts w:ascii="TH SarabunPSK" w:hAnsi="TH SarabunPSK" w:cs="TH SarabunPSK" w:hint="cs"/>
            <w:noProof/>
            <w:color w:val="auto"/>
            <w:sz w:val="32"/>
            <w:szCs w:val="32"/>
            <w:u w:val="none"/>
            <w:cs/>
          </w:rPr>
          <w:t xml:space="preserve">ภาพประกอบที่ </w:t>
        </w:r>
        <w:r w:rsidRPr="0062493F">
          <w:rPr>
            <w:rStyle w:val="af5"/>
            <w:rFonts w:ascii="TH SarabunPSK" w:hAnsi="TH SarabunPSK" w:cs="TH SarabunPSK" w:hint="cs"/>
            <w:noProof/>
            <w:color w:val="auto"/>
            <w:sz w:val="32"/>
            <w:szCs w:val="32"/>
            <w:u w:val="none"/>
          </w:rPr>
          <w:t xml:space="preserve">4.2 </w:t>
        </w:r>
        <w:r w:rsidRPr="0062493F">
          <w:rPr>
            <w:rStyle w:val="af5"/>
            <w:rFonts w:ascii="TH SarabunPSK" w:hAnsi="TH SarabunPSK" w:cs="TH SarabunPSK" w:hint="cs"/>
            <w:noProof/>
            <w:color w:val="auto"/>
            <w:sz w:val="32"/>
            <w:szCs w:val="32"/>
            <w:u w:val="none"/>
            <w:cs/>
          </w:rPr>
          <w:t>ผลการทดสอบหน้าเข้าสู่ระบบ</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_Toc237890437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79</w:t>
        </w:r>
        <w:r w:rsidRPr="0062493F">
          <w:rPr>
            <w:rFonts w:ascii="TH SarabunPSK" w:hAnsi="TH SarabunPSK" w:cs="TH SarabunPSK" w:hint="cs"/>
            <w:noProof/>
            <w:webHidden/>
            <w:sz w:val="32"/>
            <w:szCs w:val="32"/>
          </w:rPr>
          <w:fldChar w:fldCharType="end"/>
        </w:r>
      </w:hyperlink>
    </w:p>
    <w:p w14:paraId="07384EA0" w14:textId="6D338DB7" w:rsidR="00B0474A" w:rsidRPr="0062493F" w:rsidRDefault="00B0474A" w:rsidP="00B0474A">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7890438" w:history="1">
        <w:r w:rsidRPr="0062493F">
          <w:rPr>
            <w:rStyle w:val="af5"/>
            <w:rFonts w:ascii="TH SarabunPSK" w:hAnsi="TH SarabunPSK" w:cs="TH SarabunPSK" w:hint="cs"/>
            <w:noProof/>
            <w:color w:val="auto"/>
            <w:sz w:val="32"/>
            <w:szCs w:val="32"/>
            <w:u w:val="none"/>
            <w:cs/>
          </w:rPr>
          <w:t xml:space="preserve">ภาพประกอบที่ </w:t>
        </w:r>
        <w:r w:rsidRPr="0062493F">
          <w:rPr>
            <w:rStyle w:val="af5"/>
            <w:rFonts w:ascii="TH SarabunPSK" w:hAnsi="TH SarabunPSK" w:cs="TH SarabunPSK" w:hint="cs"/>
            <w:noProof/>
            <w:color w:val="auto"/>
            <w:sz w:val="32"/>
            <w:szCs w:val="32"/>
            <w:u w:val="none"/>
          </w:rPr>
          <w:t xml:space="preserve">4.3 </w:t>
        </w:r>
        <w:r w:rsidRPr="0062493F">
          <w:rPr>
            <w:rStyle w:val="af5"/>
            <w:rFonts w:ascii="TH SarabunPSK" w:hAnsi="TH SarabunPSK" w:cs="TH SarabunPSK" w:hint="cs"/>
            <w:noProof/>
            <w:color w:val="auto"/>
            <w:sz w:val="32"/>
            <w:szCs w:val="32"/>
            <w:u w:val="none"/>
            <w:cs/>
          </w:rPr>
          <w:t xml:space="preserve">ผลการทดสอบหน้า </w:t>
        </w:r>
        <w:r w:rsidRPr="0062493F">
          <w:rPr>
            <w:rStyle w:val="af5"/>
            <w:rFonts w:ascii="TH SarabunPSK" w:hAnsi="TH SarabunPSK" w:cs="TH SarabunPSK" w:hint="cs"/>
            <w:noProof/>
            <w:color w:val="auto"/>
            <w:sz w:val="32"/>
            <w:szCs w:val="32"/>
            <w:u w:val="none"/>
          </w:rPr>
          <w:t>Lobby</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_Toc237890438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80</w:t>
        </w:r>
        <w:r w:rsidRPr="0062493F">
          <w:rPr>
            <w:rFonts w:ascii="TH SarabunPSK" w:hAnsi="TH SarabunPSK" w:cs="TH SarabunPSK" w:hint="cs"/>
            <w:noProof/>
            <w:webHidden/>
            <w:sz w:val="32"/>
            <w:szCs w:val="32"/>
          </w:rPr>
          <w:fldChar w:fldCharType="end"/>
        </w:r>
      </w:hyperlink>
    </w:p>
    <w:p w14:paraId="162D0434" w14:textId="78D877AA" w:rsidR="00B0474A" w:rsidRPr="0062493F" w:rsidRDefault="00B0474A" w:rsidP="00B0474A">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7890439" w:history="1">
        <w:r w:rsidRPr="0062493F">
          <w:rPr>
            <w:rStyle w:val="af5"/>
            <w:rFonts w:ascii="TH SarabunPSK" w:hAnsi="TH SarabunPSK" w:cs="TH SarabunPSK" w:hint="cs"/>
            <w:noProof/>
            <w:color w:val="auto"/>
            <w:sz w:val="32"/>
            <w:szCs w:val="32"/>
            <w:u w:val="none"/>
            <w:cs/>
          </w:rPr>
          <w:t xml:space="preserve">ภาพประกอบที่ </w:t>
        </w:r>
        <w:r w:rsidRPr="0062493F">
          <w:rPr>
            <w:rStyle w:val="af5"/>
            <w:rFonts w:ascii="TH SarabunPSK" w:hAnsi="TH SarabunPSK" w:cs="TH SarabunPSK" w:hint="cs"/>
            <w:noProof/>
            <w:color w:val="auto"/>
            <w:sz w:val="32"/>
            <w:szCs w:val="32"/>
            <w:u w:val="none"/>
          </w:rPr>
          <w:t xml:space="preserve">4.4 </w:t>
        </w:r>
        <w:r w:rsidRPr="0062493F">
          <w:rPr>
            <w:rStyle w:val="af5"/>
            <w:rFonts w:ascii="TH SarabunPSK" w:hAnsi="TH SarabunPSK" w:cs="TH SarabunPSK" w:hint="cs"/>
            <w:noProof/>
            <w:color w:val="auto"/>
            <w:sz w:val="32"/>
            <w:szCs w:val="32"/>
            <w:u w:val="none"/>
            <w:cs/>
          </w:rPr>
          <w:t>ผลการทดสอบหน้าเนื้อหาหน้าคลัง</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_Toc237890439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82</w:t>
        </w:r>
        <w:r w:rsidRPr="0062493F">
          <w:rPr>
            <w:rFonts w:ascii="TH SarabunPSK" w:hAnsi="TH SarabunPSK" w:cs="TH SarabunPSK" w:hint="cs"/>
            <w:noProof/>
            <w:webHidden/>
            <w:sz w:val="32"/>
            <w:szCs w:val="32"/>
          </w:rPr>
          <w:fldChar w:fldCharType="end"/>
        </w:r>
      </w:hyperlink>
    </w:p>
    <w:p w14:paraId="5806FB95" w14:textId="24F2C128" w:rsidR="00B0474A" w:rsidRPr="0062493F" w:rsidRDefault="00B0474A" w:rsidP="00B0474A">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7890440" w:history="1">
        <w:r w:rsidRPr="0062493F">
          <w:rPr>
            <w:rStyle w:val="af5"/>
            <w:rFonts w:ascii="TH SarabunPSK" w:hAnsi="TH SarabunPSK" w:cs="TH SarabunPSK" w:hint="cs"/>
            <w:noProof/>
            <w:color w:val="auto"/>
            <w:sz w:val="32"/>
            <w:szCs w:val="32"/>
            <w:u w:val="none"/>
            <w:cs/>
          </w:rPr>
          <w:t xml:space="preserve">ภาพประกอบที่ </w:t>
        </w:r>
        <w:r w:rsidRPr="0062493F">
          <w:rPr>
            <w:rStyle w:val="af5"/>
            <w:rFonts w:ascii="TH SarabunPSK" w:hAnsi="TH SarabunPSK" w:cs="TH SarabunPSK" w:hint="cs"/>
            <w:noProof/>
            <w:color w:val="auto"/>
            <w:sz w:val="32"/>
            <w:szCs w:val="32"/>
            <w:u w:val="none"/>
          </w:rPr>
          <w:t xml:space="preserve">4.5 </w:t>
        </w:r>
        <w:r w:rsidRPr="0062493F">
          <w:rPr>
            <w:rStyle w:val="af5"/>
            <w:rFonts w:ascii="TH SarabunPSK" w:hAnsi="TH SarabunPSK" w:cs="TH SarabunPSK" w:hint="cs"/>
            <w:noProof/>
            <w:color w:val="auto"/>
            <w:sz w:val="32"/>
            <w:szCs w:val="32"/>
            <w:u w:val="none"/>
            <w:cs/>
          </w:rPr>
          <w:t>ผลการทดสอบหน้าสร้างห้องและค้นหาห้อง</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_Toc237890440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83</w:t>
        </w:r>
        <w:r w:rsidRPr="0062493F">
          <w:rPr>
            <w:rFonts w:ascii="TH SarabunPSK" w:hAnsi="TH SarabunPSK" w:cs="TH SarabunPSK" w:hint="cs"/>
            <w:noProof/>
            <w:webHidden/>
            <w:sz w:val="32"/>
            <w:szCs w:val="32"/>
          </w:rPr>
          <w:fldChar w:fldCharType="end"/>
        </w:r>
      </w:hyperlink>
    </w:p>
    <w:p w14:paraId="1EEE61EA" w14:textId="73B8D61C" w:rsidR="00B0474A" w:rsidRPr="0062493F" w:rsidRDefault="00B0474A" w:rsidP="00B0474A">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7890441" w:history="1">
        <w:r w:rsidRPr="0062493F">
          <w:rPr>
            <w:rStyle w:val="af5"/>
            <w:rFonts w:ascii="TH SarabunPSK" w:hAnsi="TH SarabunPSK" w:cs="TH SarabunPSK" w:hint="cs"/>
            <w:noProof/>
            <w:color w:val="auto"/>
            <w:sz w:val="32"/>
            <w:szCs w:val="32"/>
            <w:u w:val="none"/>
            <w:cs/>
          </w:rPr>
          <w:t xml:space="preserve">ภาพประกอบที่ </w:t>
        </w:r>
        <w:r w:rsidRPr="0062493F">
          <w:rPr>
            <w:rStyle w:val="af5"/>
            <w:rFonts w:ascii="TH SarabunPSK" w:hAnsi="TH SarabunPSK" w:cs="TH SarabunPSK" w:hint="cs"/>
            <w:noProof/>
            <w:color w:val="auto"/>
            <w:sz w:val="32"/>
            <w:szCs w:val="32"/>
            <w:u w:val="none"/>
          </w:rPr>
          <w:t xml:space="preserve">4.6 </w:t>
        </w:r>
        <w:r w:rsidRPr="0062493F">
          <w:rPr>
            <w:rStyle w:val="af5"/>
            <w:rFonts w:ascii="TH SarabunPSK" w:hAnsi="TH SarabunPSK" w:cs="TH SarabunPSK" w:hint="cs"/>
            <w:noProof/>
            <w:color w:val="auto"/>
            <w:sz w:val="32"/>
            <w:szCs w:val="32"/>
            <w:u w:val="none"/>
            <w:cs/>
          </w:rPr>
          <w:t>ผลการทดสอบหน้ารอจับคู่</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_Toc237890441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85</w:t>
        </w:r>
        <w:r w:rsidRPr="0062493F">
          <w:rPr>
            <w:rFonts w:ascii="TH SarabunPSK" w:hAnsi="TH SarabunPSK" w:cs="TH SarabunPSK" w:hint="cs"/>
            <w:noProof/>
            <w:webHidden/>
            <w:sz w:val="32"/>
            <w:szCs w:val="32"/>
          </w:rPr>
          <w:fldChar w:fldCharType="end"/>
        </w:r>
      </w:hyperlink>
    </w:p>
    <w:p w14:paraId="3A2F1F3B" w14:textId="75FEF16C" w:rsidR="00B0474A" w:rsidRPr="0062493F" w:rsidRDefault="00B0474A" w:rsidP="00B0474A">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7890442" w:history="1">
        <w:r w:rsidRPr="0062493F">
          <w:rPr>
            <w:rStyle w:val="af5"/>
            <w:rFonts w:ascii="TH SarabunPSK" w:hAnsi="TH SarabunPSK" w:cs="TH SarabunPSK" w:hint="cs"/>
            <w:noProof/>
            <w:color w:val="auto"/>
            <w:sz w:val="32"/>
            <w:szCs w:val="32"/>
            <w:u w:val="none"/>
            <w:cs/>
          </w:rPr>
          <w:t xml:space="preserve">ภาพประกอบที่ </w:t>
        </w:r>
        <w:r w:rsidRPr="0062493F">
          <w:rPr>
            <w:rStyle w:val="af5"/>
            <w:rFonts w:ascii="TH SarabunPSK" w:hAnsi="TH SarabunPSK" w:cs="TH SarabunPSK" w:hint="cs"/>
            <w:noProof/>
            <w:color w:val="auto"/>
            <w:sz w:val="32"/>
            <w:szCs w:val="32"/>
            <w:u w:val="none"/>
          </w:rPr>
          <w:t xml:space="preserve">4.7 </w:t>
        </w:r>
        <w:r w:rsidRPr="0062493F">
          <w:rPr>
            <w:rStyle w:val="af5"/>
            <w:rFonts w:ascii="TH SarabunPSK" w:hAnsi="TH SarabunPSK" w:cs="TH SarabunPSK" w:hint="cs"/>
            <w:noProof/>
            <w:color w:val="auto"/>
            <w:sz w:val="32"/>
            <w:szCs w:val="32"/>
            <w:u w:val="none"/>
            <w:cs/>
          </w:rPr>
          <w:t>ผลการทดสอบการแข่งขัน</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_Toc237890442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87</w:t>
        </w:r>
        <w:r w:rsidRPr="0062493F">
          <w:rPr>
            <w:rFonts w:ascii="TH SarabunPSK" w:hAnsi="TH SarabunPSK" w:cs="TH SarabunPSK" w:hint="cs"/>
            <w:noProof/>
            <w:webHidden/>
            <w:sz w:val="32"/>
            <w:szCs w:val="32"/>
          </w:rPr>
          <w:fldChar w:fldCharType="end"/>
        </w:r>
      </w:hyperlink>
    </w:p>
    <w:p w14:paraId="3CCDF060" w14:textId="718E3743" w:rsidR="00B0474A" w:rsidRPr="0062493F" w:rsidRDefault="00B0474A" w:rsidP="00B0474A">
      <w:pPr>
        <w:pStyle w:val="af9"/>
        <w:tabs>
          <w:tab w:val="right" w:leader="dot" w:pos="9016"/>
        </w:tabs>
        <w:rPr>
          <w:rFonts w:ascii="TH SarabunPSK" w:eastAsiaTheme="minorEastAsia" w:hAnsi="TH SarabunPSK" w:cs="TH SarabunPSK"/>
          <w:noProof/>
          <w:kern w:val="2"/>
          <w:sz w:val="32"/>
          <w:szCs w:val="32"/>
          <w14:ligatures w14:val="standardContextual"/>
        </w:rPr>
      </w:pPr>
      <w:hyperlink w:anchor="_Toc237890443" w:history="1">
        <w:r w:rsidRPr="0062493F">
          <w:rPr>
            <w:rStyle w:val="af5"/>
            <w:rFonts w:ascii="TH SarabunPSK" w:hAnsi="TH SarabunPSK" w:cs="TH SarabunPSK" w:hint="cs"/>
            <w:noProof/>
            <w:color w:val="auto"/>
            <w:sz w:val="32"/>
            <w:szCs w:val="32"/>
            <w:u w:val="none"/>
            <w:cs/>
          </w:rPr>
          <w:t xml:space="preserve">ภาพประกอบที่ </w:t>
        </w:r>
        <w:r w:rsidRPr="0062493F">
          <w:rPr>
            <w:rStyle w:val="af5"/>
            <w:rFonts w:ascii="TH SarabunPSK" w:hAnsi="TH SarabunPSK" w:cs="TH SarabunPSK" w:hint="cs"/>
            <w:noProof/>
            <w:color w:val="auto"/>
            <w:sz w:val="32"/>
            <w:szCs w:val="32"/>
            <w:u w:val="none"/>
          </w:rPr>
          <w:t xml:space="preserve">4.8 </w:t>
        </w:r>
        <w:r w:rsidRPr="0062493F">
          <w:rPr>
            <w:rStyle w:val="af5"/>
            <w:rFonts w:ascii="TH SarabunPSK" w:hAnsi="TH SarabunPSK" w:cs="TH SarabunPSK" w:hint="cs"/>
            <w:noProof/>
            <w:color w:val="auto"/>
            <w:sz w:val="32"/>
            <w:szCs w:val="32"/>
            <w:u w:val="none"/>
            <w:cs/>
          </w:rPr>
          <w:t>ผลการทดสอบการการตั้งค่า</w:t>
        </w:r>
        <w:r w:rsidRPr="0062493F">
          <w:rPr>
            <w:rFonts w:ascii="TH SarabunPSK" w:hAnsi="TH SarabunPSK" w:cs="TH SarabunPSK" w:hint="cs"/>
            <w:noProof/>
            <w:webHidden/>
            <w:sz w:val="32"/>
            <w:szCs w:val="32"/>
          </w:rPr>
          <w:tab/>
        </w:r>
        <w:r w:rsidRPr="0062493F">
          <w:rPr>
            <w:rFonts w:ascii="TH SarabunPSK" w:hAnsi="TH SarabunPSK" w:cs="TH SarabunPSK" w:hint="cs"/>
            <w:noProof/>
            <w:webHidden/>
            <w:sz w:val="32"/>
            <w:szCs w:val="32"/>
          </w:rPr>
          <w:fldChar w:fldCharType="begin"/>
        </w:r>
        <w:r w:rsidRPr="0062493F">
          <w:rPr>
            <w:rFonts w:ascii="TH SarabunPSK" w:hAnsi="TH SarabunPSK" w:cs="TH SarabunPSK" w:hint="cs"/>
            <w:noProof/>
            <w:webHidden/>
            <w:sz w:val="32"/>
            <w:szCs w:val="32"/>
          </w:rPr>
          <w:instrText xml:space="preserve"> PAGEREF _Toc237890443 \h </w:instrText>
        </w:r>
        <w:r w:rsidRPr="0062493F">
          <w:rPr>
            <w:rFonts w:ascii="TH SarabunPSK" w:hAnsi="TH SarabunPSK" w:cs="TH SarabunPSK" w:hint="cs"/>
            <w:noProof/>
            <w:webHidden/>
            <w:sz w:val="32"/>
            <w:szCs w:val="32"/>
          </w:rPr>
        </w:r>
        <w:r w:rsidRPr="0062493F">
          <w:rPr>
            <w:rFonts w:ascii="TH SarabunPSK" w:hAnsi="TH SarabunPSK" w:cs="TH SarabunPSK" w:hint="cs"/>
            <w:noProof/>
            <w:webHidden/>
            <w:sz w:val="32"/>
            <w:szCs w:val="32"/>
          </w:rPr>
          <w:fldChar w:fldCharType="separate"/>
        </w:r>
        <w:r w:rsidR="00745CD2">
          <w:rPr>
            <w:rFonts w:ascii="TH SarabunPSK" w:hAnsi="TH SarabunPSK" w:cs="TH SarabunPSK"/>
            <w:noProof/>
            <w:webHidden/>
            <w:sz w:val="32"/>
            <w:szCs w:val="32"/>
            <w:cs/>
          </w:rPr>
          <w:t>89</w:t>
        </w:r>
        <w:r w:rsidRPr="0062493F">
          <w:rPr>
            <w:rFonts w:ascii="TH SarabunPSK" w:hAnsi="TH SarabunPSK" w:cs="TH SarabunPSK" w:hint="cs"/>
            <w:noProof/>
            <w:webHidden/>
            <w:sz w:val="32"/>
            <w:szCs w:val="32"/>
          </w:rPr>
          <w:fldChar w:fldCharType="end"/>
        </w:r>
      </w:hyperlink>
    </w:p>
    <w:p w14:paraId="2207DA88" w14:textId="1EA4ED1A" w:rsidR="00B0474A" w:rsidRDefault="00B0474A" w:rsidP="006B6EF4">
      <w:pPr>
        <w:rPr>
          <w:noProof/>
        </w:rPr>
      </w:pPr>
      <w:r>
        <w:rPr>
          <w:rFonts w:ascii="TH SarabunPSK" w:hAnsi="TH SarabunPSK" w:cs="TH SarabunPSK"/>
          <w:color w:val="0D0D0D" w:themeColor="text1" w:themeTint="F2"/>
          <w:cs/>
        </w:rPr>
        <w:fldChar w:fldCharType="begin"/>
      </w:r>
      <w:r>
        <w:rPr>
          <w:rFonts w:ascii="TH SarabunPSK" w:hAnsi="TH SarabunPSK" w:cs="TH SarabunPSK"/>
          <w:color w:val="0D0D0D" w:themeColor="text1" w:themeTint="F2"/>
          <w:cs/>
        </w:rPr>
        <w:instrText xml:space="preserve"> </w:instrText>
      </w:r>
      <w:r>
        <w:rPr>
          <w:rFonts w:ascii="TH SarabunPSK" w:hAnsi="TH SarabunPSK" w:cs="TH SarabunPSK"/>
          <w:color w:val="0D0D0D" w:themeColor="text1" w:themeTint="F2"/>
        </w:rPr>
        <w:instrText>TOC \h \z \c "</w:instrText>
      </w:r>
      <w:r>
        <w:rPr>
          <w:rFonts w:ascii="TH SarabunPSK" w:hAnsi="TH SarabunPSK" w:cs="TH SarabunPSK"/>
          <w:color w:val="0D0D0D" w:themeColor="text1" w:themeTint="F2"/>
          <w:cs/>
        </w:rPr>
        <w:instrText xml:space="preserve">ภาพประกอบที่ 2." </w:instrText>
      </w:r>
      <w:r>
        <w:rPr>
          <w:rFonts w:ascii="TH SarabunPSK" w:hAnsi="TH SarabunPSK" w:cs="TH SarabunPSK"/>
          <w:color w:val="0D0D0D" w:themeColor="text1" w:themeTint="F2"/>
          <w:cs/>
        </w:rPr>
        <w:fldChar w:fldCharType="separate"/>
      </w:r>
    </w:p>
    <w:p w14:paraId="090A126E" w14:textId="52CD1E15" w:rsidR="006B6EF4" w:rsidRPr="009F7AC5" w:rsidRDefault="00B0474A" w:rsidP="006B6EF4">
      <w:pPr>
        <w:rPr>
          <w:rFonts w:ascii="TH SarabunPSK" w:hAnsi="TH SarabunPSK" w:cs="TH SarabunPSK"/>
          <w:color w:val="0D0D0D" w:themeColor="text1" w:themeTint="F2"/>
        </w:rPr>
      </w:pPr>
      <w:r>
        <w:rPr>
          <w:rFonts w:ascii="TH SarabunPSK" w:hAnsi="TH SarabunPSK" w:cs="TH SarabunPSK"/>
          <w:color w:val="0D0D0D" w:themeColor="text1" w:themeTint="F2"/>
          <w:cs/>
        </w:rPr>
        <w:fldChar w:fldCharType="end"/>
      </w:r>
    </w:p>
    <w:p w14:paraId="6A7B43D1" w14:textId="441344FB" w:rsidR="00B76B9E" w:rsidRDefault="00B76B9E" w:rsidP="006B6EF4">
      <w:pPr>
        <w:pStyle w:val="af9"/>
        <w:tabs>
          <w:tab w:val="right" w:leader="dot" w:pos="9016"/>
        </w:tabs>
        <w:rPr>
          <w:noProof/>
        </w:rPr>
      </w:pPr>
      <w:r>
        <w:rPr>
          <w:rFonts w:eastAsiaTheme="minorEastAsia"/>
          <w:noProof/>
          <w:kern w:val="2"/>
          <w:sz w:val="24"/>
          <w:szCs w:val="30"/>
          <w:cs/>
          <w14:ligatures w14:val="standardContextual"/>
        </w:rPr>
        <w:fldChar w:fldCharType="begin"/>
      </w:r>
      <w:r>
        <w:rPr>
          <w:rFonts w:eastAsiaTheme="minorEastAsia"/>
          <w:noProof/>
          <w:kern w:val="2"/>
          <w:sz w:val="24"/>
          <w:szCs w:val="30"/>
          <w:cs/>
          <w14:ligatures w14:val="standardContextual"/>
        </w:rPr>
        <w:instrText xml:space="preserve"> </w:instrText>
      </w:r>
      <w:r>
        <w:rPr>
          <w:rFonts w:eastAsiaTheme="minorEastAsia"/>
          <w:noProof/>
          <w:kern w:val="2"/>
          <w:sz w:val="24"/>
          <w:szCs w:val="30"/>
          <w14:ligatures w14:val="standardContextual"/>
        </w:rPr>
        <w:instrText>TOC \h \z \c "</w:instrText>
      </w:r>
      <w:r>
        <w:rPr>
          <w:rFonts w:eastAsiaTheme="minorEastAsia"/>
          <w:noProof/>
          <w:kern w:val="2"/>
          <w:sz w:val="24"/>
          <w:szCs w:val="30"/>
          <w:cs/>
          <w14:ligatures w14:val="standardContextual"/>
        </w:rPr>
        <w:instrText xml:space="preserve">ภาพประกอบที่ 4." </w:instrText>
      </w:r>
      <w:r>
        <w:rPr>
          <w:rFonts w:eastAsiaTheme="minorEastAsia"/>
          <w:noProof/>
          <w:kern w:val="2"/>
          <w:sz w:val="24"/>
          <w:szCs w:val="30"/>
          <w:cs/>
          <w14:ligatures w14:val="standardContextual"/>
        </w:rPr>
        <w:fldChar w:fldCharType="separate"/>
      </w:r>
    </w:p>
    <w:p w14:paraId="752DAE90" w14:textId="77777777" w:rsidR="006A254E" w:rsidRDefault="00B76B9E" w:rsidP="006B6EF4">
      <w:pPr>
        <w:pStyle w:val="af9"/>
        <w:tabs>
          <w:tab w:val="right" w:leader="dot" w:pos="9016"/>
        </w:tabs>
        <w:rPr>
          <w:rFonts w:eastAsiaTheme="minorEastAsia"/>
          <w:noProof/>
          <w:kern w:val="2"/>
          <w:sz w:val="24"/>
          <w:szCs w:val="30"/>
          <w:cs/>
          <w14:ligatures w14:val="standardContextual"/>
        </w:rPr>
        <w:sectPr w:rsidR="006A254E" w:rsidSect="006360CE">
          <w:headerReference w:type="default" r:id="rId18"/>
          <w:pgSz w:w="11906" w:h="16838"/>
          <w:pgMar w:top="1440" w:right="1440" w:bottom="1440" w:left="1440" w:header="708" w:footer="708" w:gutter="0"/>
          <w:pgNumType w:fmt="thaiLetters" w:start="1"/>
          <w:cols w:space="708"/>
          <w:docGrid w:linePitch="360"/>
        </w:sectPr>
      </w:pPr>
      <w:r>
        <w:rPr>
          <w:rFonts w:eastAsiaTheme="minorEastAsia"/>
          <w:noProof/>
          <w:kern w:val="2"/>
          <w:sz w:val="24"/>
          <w:szCs w:val="30"/>
          <w:cs/>
          <w14:ligatures w14:val="standardContextual"/>
        </w:rPr>
        <w:fldChar w:fldCharType="end"/>
      </w:r>
    </w:p>
    <w:p w14:paraId="51C66AC9" w14:textId="77777777" w:rsidR="006A254E" w:rsidRDefault="006A254E" w:rsidP="006A254E">
      <w:pPr>
        <w:pStyle w:val="1"/>
        <w:jc w:val="center"/>
        <w:rPr>
          <w:rFonts w:ascii="TH Sarabun New" w:hAnsi="TH Sarabun New" w:cs="TH Sarabun New"/>
          <w:b/>
          <w:bCs/>
          <w:color w:val="auto"/>
          <w:sz w:val="36"/>
          <w:szCs w:val="36"/>
        </w:rPr>
      </w:pPr>
      <w:bookmarkStart w:id="11" w:name="_Toc224850315"/>
      <w:bookmarkStart w:id="12" w:name="_Toc241852708"/>
      <w:r w:rsidRPr="007F50E0">
        <w:rPr>
          <w:rFonts w:ascii="TH Sarabun New" w:hAnsi="TH Sarabun New" w:cs="TH Sarabun New"/>
          <w:b/>
          <w:bCs/>
          <w:color w:val="auto"/>
          <w:sz w:val="36"/>
          <w:szCs w:val="36"/>
          <w:cs/>
        </w:rPr>
        <w:lastRenderedPageBreak/>
        <w:t xml:space="preserve">บทที่ </w:t>
      </w:r>
      <w:r w:rsidRPr="007F50E0">
        <w:rPr>
          <w:rFonts w:ascii="TH Sarabun New" w:hAnsi="TH Sarabun New" w:cs="TH Sarabun New"/>
          <w:b/>
          <w:bCs/>
          <w:color w:val="auto"/>
          <w:sz w:val="36"/>
          <w:szCs w:val="36"/>
        </w:rPr>
        <w:t>1</w:t>
      </w:r>
      <w:r w:rsidRPr="007F50E0">
        <w:rPr>
          <w:rFonts w:ascii="TH Sarabun New" w:hAnsi="TH Sarabun New" w:cs="TH Sarabun New"/>
          <w:b/>
          <w:bCs/>
          <w:color w:val="auto"/>
          <w:sz w:val="36"/>
          <w:szCs w:val="36"/>
          <w:cs/>
        </w:rPr>
        <w:t xml:space="preserve"> </w:t>
      </w:r>
      <w:r>
        <w:rPr>
          <w:rFonts w:ascii="TH Sarabun New" w:hAnsi="TH Sarabun New" w:cs="TH Sarabun New"/>
          <w:b/>
          <w:bCs/>
          <w:color w:val="auto"/>
          <w:sz w:val="36"/>
          <w:szCs w:val="36"/>
          <w:cs/>
        </w:rPr>
        <w:br w:type="textWrapping" w:clear="all"/>
      </w:r>
      <w:r w:rsidRPr="007F50E0">
        <w:rPr>
          <w:rFonts w:ascii="TH Sarabun New" w:hAnsi="TH Sarabun New" w:cs="TH Sarabun New"/>
          <w:b/>
          <w:bCs/>
          <w:color w:val="auto"/>
          <w:sz w:val="36"/>
          <w:szCs w:val="36"/>
          <w:cs/>
        </w:rPr>
        <w:t>บทนำ</w:t>
      </w:r>
      <w:bookmarkEnd w:id="11"/>
      <w:bookmarkEnd w:id="12"/>
    </w:p>
    <w:bookmarkEnd w:id="9"/>
    <w:p w14:paraId="6A83EBF0" w14:textId="77777777" w:rsidR="003D5C88" w:rsidRPr="003D5C88" w:rsidRDefault="003D5C88" w:rsidP="003D5C88"/>
    <w:p w14:paraId="6857D02F" w14:textId="31090F37" w:rsidR="00720D5A" w:rsidRPr="007F50E0" w:rsidRDefault="00720D5A" w:rsidP="007F50E0">
      <w:pPr>
        <w:pStyle w:val="2"/>
        <w:rPr>
          <w:rFonts w:ascii="TH Sarabun New" w:hAnsi="TH Sarabun New" w:cs="TH Sarabun New"/>
          <w:b/>
          <w:bCs/>
          <w:color w:val="auto"/>
          <w:szCs w:val="32"/>
        </w:rPr>
      </w:pPr>
      <w:bookmarkStart w:id="13" w:name="_Toc224850316"/>
      <w:bookmarkStart w:id="14" w:name="_Toc241852709"/>
      <w:r w:rsidRPr="007F50E0">
        <w:rPr>
          <w:rFonts w:ascii="TH Sarabun New" w:hAnsi="TH Sarabun New" w:cs="TH Sarabun New"/>
          <w:b/>
          <w:bCs/>
          <w:color w:val="auto"/>
          <w:szCs w:val="32"/>
        </w:rPr>
        <w:t>1.1</w:t>
      </w:r>
      <w:r w:rsidRPr="007F50E0">
        <w:rPr>
          <w:rFonts w:ascii="TH Sarabun New" w:hAnsi="TH Sarabun New" w:cs="TH Sarabun New"/>
          <w:b/>
          <w:bCs/>
          <w:color w:val="auto"/>
          <w:szCs w:val="32"/>
          <w:cs/>
        </w:rPr>
        <w:t xml:space="preserve"> หลักการและเหตุผล</w:t>
      </w:r>
      <w:bookmarkEnd w:id="13"/>
      <w:bookmarkEnd w:id="14"/>
    </w:p>
    <w:p w14:paraId="3EB749AF" w14:textId="55E20039" w:rsidR="00E52FC0" w:rsidRPr="009F7AC5" w:rsidRDefault="004E71F1" w:rsidP="00E52FC0">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E52FC0" w:rsidRPr="009F7AC5">
        <w:rPr>
          <w:rFonts w:ascii="TH SarabunPSK" w:hAnsi="TH SarabunPSK" w:cs="TH SarabunPSK" w:hint="cs"/>
          <w:color w:val="0D0D0D" w:themeColor="text1" w:themeTint="F2"/>
          <w:sz w:val="32"/>
          <w:szCs w:val="32"/>
          <w:cs/>
        </w:rPr>
        <w:t xml:space="preserve">ปัจจุบันเกมออนไลน์แนวยิงแบบ </w:t>
      </w:r>
      <w:r w:rsidR="00E52FC0" w:rsidRPr="009F7AC5">
        <w:rPr>
          <w:rFonts w:ascii="TH SarabunPSK" w:hAnsi="TH SarabunPSK" w:cs="TH SarabunPSK" w:hint="cs"/>
          <w:color w:val="0D0D0D" w:themeColor="text1" w:themeTint="F2"/>
          <w:sz w:val="32"/>
          <w:szCs w:val="32"/>
        </w:rPr>
        <w:t xml:space="preserve">Multiplayer Real-time </w:t>
      </w:r>
      <w:r w:rsidR="00E52FC0" w:rsidRPr="009F7AC5">
        <w:rPr>
          <w:rFonts w:ascii="TH SarabunPSK" w:hAnsi="TH SarabunPSK" w:cs="TH SarabunPSK" w:hint="cs"/>
          <w:color w:val="0D0D0D" w:themeColor="text1" w:themeTint="F2"/>
          <w:sz w:val="32"/>
          <w:szCs w:val="32"/>
          <w:cs/>
        </w:rPr>
        <w:t>ได้รับความนิยมอย่างแพร่หลาย เนื่องจากสามารถสร้างความท้าทายและการแข่งขันระหว่างผู้เล่นจริงได้ อย่างไรก็ตาม การพัฒนาเกมในลักษณะดังกล่าวมักประสบปัญหาด้านความล่าช้าในการรับส่งข้อมูลผ่านเครือข่าย (</w:t>
      </w:r>
      <w:r w:rsidR="00E52FC0" w:rsidRPr="009F7AC5">
        <w:rPr>
          <w:rFonts w:ascii="TH SarabunPSK" w:hAnsi="TH SarabunPSK" w:cs="TH SarabunPSK" w:hint="cs"/>
          <w:color w:val="0D0D0D" w:themeColor="text1" w:themeTint="F2"/>
          <w:sz w:val="32"/>
          <w:szCs w:val="32"/>
        </w:rPr>
        <w:t xml:space="preserve">Latency) </w:t>
      </w:r>
      <w:r w:rsidR="00E52FC0" w:rsidRPr="009F7AC5">
        <w:rPr>
          <w:rFonts w:ascii="TH SarabunPSK" w:hAnsi="TH SarabunPSK" w:cs="TH SarabunPSK" w:hint="cs"/>
          <w:color w:val="0D0D0D" w:themeColor="text1" w:themeTint="F2"/>
          <w:sz w:val="32"/>
          <w:szCs w:val="32"/>
          <w:cs/>
        </w:rPr>
        <w:t>รวมถึงปัญหาความไม่ตรงกันของข้อมูลตำแหน่งและการกระทำของผู้เล่น ซึ่งส่งผลให้ประสบการณ์การเล่นเกมลดลงและเกิดความไม่ยุติธรรมในการแข่งขัน [</w:t>
      </w:r>
      <w:r w:rsidR="00E52FC0" w:rsidRPr="009F7AC5">
        <w:rPr>
          <w:rFonts w:ascii="TH SarabunPSK" w:hAnsi="TH SarabunPSK" w:cs="TH SarabunPSK" w:hint="cs"/>
          <w:color w:val="0D0D0D" w:themeColor="text1" w:themeTint="F2"/>
          <w:sz w:val="32"/>
          <w:szCs w:val="32"/>
        </w:rPr>
        <w:t xml:space="preserve">1] </w:t>
      </w:r>
      <w:r w:rsidR="00E52FC0" w:rsidRPr="009F7AC5">
        <w:rPr>
          <w:rFonts w:ascii="TH SarabunPSK" w:hAnsi="TH SarabunPSK" w:cs="TH SarabunPSK" w:hint="cs"/>
          <w:color w:val="0D0D0D" w:themeColor="text1" w:themeTint="F2"/>
          <w:sz w:val="32"/>
          <w:szCs w:val="32"/>
          <w:cs/>
        </w:rPr>
        <w:t>จากปัญหาดังกล่าว โครงการ</w:t>
      </w:r>
      <w:r w:rsidR="00E52FC0" w:rsidRPr="009F7AC5">
        <w:rPr>
          <w:rFonts w:ascii="TH SarabunPSK" w:hAnsi="TH SarabunPSK" w:cs="TH SarabunPSK" w:hint="cs"/>
          <w:color w:val="0D0D0D" w:themeColor="text1" w:themeTint="F2"/>
          <w:sz w:val="32"/>
          <w:szCs w:val="32"/>
        </w:rPr>
        <w:t xml:space="preserve"> Battlefield of the Stars Online Arena </w:t>
      </w:r>
      <w:r w:rsidR="00E52FC0" w:rsidRPr="009F7AC5">
        <w:rPr>
          <w:rFonts w:ascii="TH SarabunPSK" w:hAnsi="TH SarabunPSK" w:cs="TH SarabunPSK" w:hint="cs"/>
          <w:color w:val="0D0D0D" w:themeColor="text1" w:themeTint="F2"/>
          <w:sz w:val="32"/>
          <w:szCs w:val="32"/>
          <w:cs/>
        </w:rPr>
        <w:t>จึงถูกพัฒนาขึ้นเพื่อสร้างเกมแนวเครื่องบินยิงกันที่สามารถเล่นออนไลน์พร้อมกันได้แบบเรียลไทม์ โดยมุ่งเน้นให้ผู้เล่นสามารถแข่งขันกันผ่านเครือข่ายอินเทอร์เน็ตได้อย่างมีเสถียรภาพ และเป็นกรณีศึกษาในการพัฒนาระบบเกมออนไลน์ที่มีความซับซ้อน</w:t>
      </w:r>
    </w:p>
    <w:p w14:paraId="18929F3C" w14:textId="020CCB2D" w:rsidR="00E52FC0" w:rsidRPr="009F7AC5" w:rsidRDefault="00BB7BA7" w:rsidP="005404D1">
      <w:pPr>
        <w:ind w:firstLine="36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E52FC0" w:rsidRPr="009F7AC5">
        <w:rPr>
          <w:rFonts w:ascii="TH SarabunPSK" w:hAnsi="TH SarabunPSK" w:cs="TH SarabunPSK" w:hint="cs"/>
          <w:color w:val="0D0D0D" w:themeColor="text1" w:themeTint="F2"/>
          <w:sz w:val="32"/>
          <w:szCs w:val="32"/>
          <w:cs/>
        </w:rPr>
        <w:t xml:space="preserve">การแก้ปัญหาในโครงการนี้จะมุ่งเน้นไปที่การออกแบบและพัฒนาระบบเครือข่ายของเกมให้มีประสิทธิภาพ โดยใช้หลักการทำงานของระบบ </w:t>
      </w:r>
      <w:r w:rsidR="00E52FC0" w:rsidRPr="009F7AC5">
        <w:rPr>
          <w:rFonts w:ascii="TH SarabunPSK" w:hAnsi="TH SarabunPSK" w:cs="TH SarabunPSK" w:hint="cs"/>
          <w:color w:val="0D0D0D" w:themeColor="text1" w:themeTint="F2"/>
          <w:sz w:val="32"/>
          <w:szCs w:val="32"/>
        </w:rPr>
        <w:t xml:space="preserve">Network Synchronization </w:t>
      </w:r>
      <w:r w:rsidR="00E52FC0" w:rsidRPr="009F7AC5">
        <w:rPr>
          <w:rFonts w:ascii="TH SarabunPSK" w:hAnsi="TH SarabunPSK" w:cs="TH SarabunPSK" w:hint="cs"/>
          <w:color w:val="0D0D0D" w:themeColor="text1" w:themeTint="F2"/>
          <w:sz w:val="32"/>
          <w:szCs w:val="32"/>
          <w:cs/>
        </w:rPr>
        <w:t>เพื่อให้ข้อมูลตำแหน่งและการกระทำของผู้เล่นทุกคนแสดงผลตรงกันในทุกหน้าจอแบบเรียลไทม์ ลดปัญหาความคลาดเคลื่อนของข้อมูลระหว่างผู้เล่น นอกจากนี้ จะมีการพัฒนาระบบจัดการผู้ใช้งาน (</w:t>
      </w:r>
      <w:r w:rsidR="00E52FC0" w:rsidRPr="009F7AC5">
        <w:rPr>
          <w:rFonts w:ascii="TH SarabunPSK" w:hAnsi="TH SarabunPSK" w:cs="TH SarabunPSK" w:hint="cs"/>
          <w:color w:val="0D0D0D" w:themeColor="text1" w:themeTint="F2"/>
          <w:sz w:val="32"/>
          <w:szCs w:val="32"/>
        </w:rPr>
        <w:t xml:space="preserve">Authentication) </w:t>
      </w:r>
      <w:r w:rsidR="00E52FC0" w:rsidRPr="009F7AC5">
        <w:rPr>
          <w:rFonts w:ascii="TH SarabunPSK" w:hAnsi="TH SarabunPSK" w:cs="TH SarabunPSK" w:hint="cs"/>
          <w:color w:val="0D0D0D" w:themeColor="text1" w:themeTint="F2"/>
          <w:sz w:val="32"/>
          <w:szCs w:val="32"/>
          <w:cs/>
        </w:rPr>
        <w:t>เพื่อยืนยันตัวตนของผู้เล่น และใช้ระบบจัดเก็บข้อมูลบนคลาวด์ (</w:t>
      </w:r>
      <w:r w:rsidR="00E52FC0" w:rsidRPr="009F7AC5">
        <w:rPr>
          <w:rFonts w:ascii="TH SarabunPSK" w:hAnsi="TH SarabunPSK" w:cs="TH SarabunPSK" w:hint="cs"/>
          <w:color w:val="0D0D0D" w:themeColor="text1" w:themeTint="F2"/>
          <w:sz w:val="32"/>
          <w:szCs w:val="32"/>
        </w:rPr>
        <w:t xml:space="preserve">Cloud Database) </w:t>
      </w:r>
      <w:r w:rsidR="00E52FC0" w:rsidRPr="009F7AC5">
        <w:rPr>
          <w:rFonts w:ascii="TH SarabunPSK" w:hAnsi="TH SarabunPSK" w:cs="TH SarabunPSK" w:hint="cs"/>
          <w:color w:val="0D0D0D" w:themeColor="text1" w:themeTint="F2"/>
          <w:sz w:val="32"/>
          <w:szCs w:val="32"/>
          <w:cs/>
        </w:rPr>
        <w:t>สำหรับบันทึกข้อมูลสถานะและสถิติของผู้เล่นอย่างถาวร รวมถึงการออกแบบระบบจับคู่ผู้เล่น (</w:t>
      </w:r>
      <w:r w:rsidR="00E52FC0" w:rsidRPr="009F7AC5">
        <w:rPr>
          <w:rFonts w:ascii="TH SarabunPSK" w:hAnsi="TH SarabunPSK" w:cs="TH SarabunPSK" w:hint="cs"/>
          <w:color w:val="0D0D0D" w:themeColor="text1" w:themeTint="F2"/>
          <w:sz w:val="32"/>
          <w:szCs w:val="32"/>
        </w:rPr>
        <w:t xml:space="preserve">Matchmaking) </w:t>
      </w:r>
      <w:r w:rsidR="00E52FC0" w:rsidRPr="009F7AC5">
        <w:rPr>
          <w:rFonts w:ascii="TH SarabunPSK" w:hAnsi="TH SarabunPSK" w:cs="TH SarabunPSK" w:hint="cs"/>
          <w:color w:val="0D0D0D" w:themeColor="text1" w:themeTint="F2"/>
          <w:sz w:val="32"/>
          <w:szCs w:val="32"/>
          <w:cs/>
        </w:rPr>
        <w:t>และระบบห้องพักคอย (</w:t>
      </w:r>
      <w:r w:rsidR="00E52FC0" w:rsidRPr="009F7AC5">
        <w:rPr>
          <w:rFonts w:ascii="TH SarabunPSK" w:hAnsi="TH SarabunPSK" w:cs="TH SarabunPSK" w:hint="cs"/>
          <w:color w:val="0D0D0D" w:themeColor="text1" w:themeTint="F2"/>
          <w:sz w:val="32"/>
          <w:szCs w:val="32"/>
        </w:rPr>
        <w:t xml:space="preserve">Lobby System) </w:t>
      </w:r>
      <w:r w:rsidR="00E52FC0" w:rsidRPr="009F7AC5">
        <w:rPr>
          <w:rFonts w:ascii="TH SarabunPSK" w:hAnsi="TH SarabunPSK" w:cs="TH SarabunPSK" w:hint="cs"/>
          <w:color w:val="0D0D0D" w:themeColor="text1" w:themeTint="F2"/>
          <w:sz w:val="32"/>
          <w:szCs w:val="32"/>
          <w:cs/>
        </w:rPr>
        <w:t>เพื่อให้ผู้เล่นสามารถสร้างห้อง เข้าร่วมเล่นกับเพื่อน หรือแข่งขันกับผู้เล่นอื่นได้อย่างสะดวกและมีประสิทธิภาพ ซึ่งสอดคล้องกับแนวทางการพัฒนาเกมออนไลน์สมัยใหม่ [</w:t>
      </w:r>
      <w:r w:rsidR="00E52FC0" w:rsidRPr="009F7AC5">
        <w:rPr>
          <w:rFonts w:ascii="TH SarabunPSK" w:hAnsi="TH SarabunPSK" w:cs="TH SarabunPSK" w:hint="cs"/>
          <w:color w:val="0D0D0D" w:themeColor="text1" w:themeTint="F2"/>
          <w:sz w:val="32"/>
          <w:szCs w:val="32"/>
        </w:rPr>
        <w:t>2]</w:t>
      </w:r>
    </w:p>
    <w:p w14:paraId="3EBC9BC4" w14:textId="3FDB1FE4" w:rsidR="0010637F" w:rsidRPr="009F7AC5" w:rsidRDefault="00BB7BA7" w:rsidP="005404D1">
      <w:pPr>
        <w:ind w:firstLine="360"/>
        <w:jc w:val="thaiDistribute"/>
        <w:rPr>
          <w:rFonts w:ascii="TH SarabunPSK" w:hAnsi="TH SarabunPSK" w:cs="TH SarabunPSK"/>
          <w:color w:val="0D0D0D" w:themeColor="text1" w:themeTint="F2"/>
          <w:sz w:val="32"/>
          <w:szCs w:val="32"/>
          <w:cs/>
        </w:rPr>
        <w:sectPr w:rsidR="0010637F" w:rsidRPr="009F7AC5" w:rsidSect="006A254E">
          <w:headerReference w:type="default" r:id="rId19"/>
          <w:pgSz w:w="11906" w:h="16838"/>
          <w:pgMar w:top="1440" w:right="1440" w:bottom="1440" w:left="1440" w:header="708" w:footer="708" w:gutter="0"/>
          <w:pgNumType w:start="1"/>
          <w:cols w:space="708"/>
          <w:docGrid w:linePitch="360"/>
        </w:sectPr>
      </w:pPr>
      <w:r>
        <w:rPr>
          <w:rFonts w:ascii="TH SarabunPSK" w:hAnsi="TH SarabunPSK" w:cs="TH SarabunPSK"/>
          <w:color w:val="0D0D0D" w:themeColor="text1" w:themeTint="F2"/>
          <w:sz w:val="32"/>
          <w:szCs w:val="32"/>
        </w:rPr>
        <w:t xml:space="preserve"> </w:t>
      </w:r>
      <w:r w:rsidR="00E52FC0" w:rsidRPr="009F7AC5">
        <w:rPr>
          <w:rFonts w:ascii="TH SarabunPSK" w:hAnsi="TH SarabunPSK" w:cs="TH SarabunPSK" w:hint="cs"/>
          <w:color w:val="0D0D0D" w:themeColor="text1" w:themeTint="F2"/>
          <w:sz w:val="32"/>
          <w:szCs w:val="32"/>
          <w:cs/>
        </w:rPr>
        <w:t>เมื่อดำเนินการแก้ปัญหาตามแนวทางดังกล่าว เกม</w:t>
      </w:r>
      <w:r w:rsidR="00E52FC0" w:rsidRPr="009F7AC5">
        <w:rPr>
          <w:rFonts w:ascii="TH SarabunPSK" w:hAnsi="TH SarabunPSK" w:cs="TH SarabunPSK" w:hint="cs"/>
          <w:color w:val="0D0D0D" w:themeColor="text1" w:themeTint="F2"/>
          <w:sz w:val="32"/>
          <w:szCs w:val="32"/>
        </w:rPr>
        <w:t xml:space="preserve"> Battlefield of the Stars Online Arena </w:t>
      </w:r>
      <w:r w:rsidR="00E52FC0" w:rsidRPr="009F7AC5">
        <w:rPr>
          <w:rFonts w:ascii="TH SarabunPSK" w:hAnsi="TH SarabunPSK" w:cs="TH SarabunPSK" w:hint="cs"/>
          <w:color w:val="0D0D0D" w:themeColor="text1" w:themeTint="F2"/>
          <w:sz w:val="32"/>
          <w:szCs w:val="32"/>
          <w:cs/>
        </w:rPr>
        <w:t>จะสามารถรองรับการเล่นแบบผู้เล่นหลายคนพร้อมกันได้อย่างราบรื่น ลดปัญหาความล่าช้าและความไม่ตรงกันของข้อมูล ส่งผลให้ผู้เล่นได้รับประสบการณ์การเล่นที่สมจริงและยุติธรรมมากยิ่งขึ้น นอกจากนี้ ยังช่วยให้ผู้พัฒนาเข้าใจการทำงานของระบบเกมออนไลน์ในด้านเครือข่าย การจัดการผู้ใช้งาน และการจัดเก็บข้อมูลบนคลาวด์ ซึ่งสามารถนำความรู้และประสบการณ์ที่ได้ไปประยุกต์ใช้ในการพัฒนาเกมหรือระบบซอฟต์แวร์ที่มีความซับซ้อนในอนาคตได</w:t>
      </w:r>
      <w:r w:rsidR="0010637F" w:rsidRPr="009F7AC5">
        <w:rPr>
          <w:rFonts w:ascii="TH SarabunPSK" w:hAnsi="TH SarabunPSK" w:cs="TH SarabunPSK" w:hint="cs"/>
          <w:color w:val="0D0D0D" w:themeColor="text1" w:themeTint="F2"/>
          <w:sz w:val="32"/>
          <w:szCs w:val="32"/>
          <w:cs/>
        </w:rPr>
        <w:t>้</w:t>
      </w:r>
    </w:p>
    <w:p w14:paraId="6E4821C3" w14:textId="57921E26" w:rsidR="00554B7B" w:rsidRPr="008558AF" w:rsidRDefault="00554B7B" w:rsidP="008558AF">
      <w:pPr>
        <w:pStyle w:val="2"/>
        <w:rPr>
          <w:rFonts w:ascii="TH Sarabun New" w:hAnsi="TH Sarabun New" w:cs="TH Sarabun New"/>
          <w:b/>
          <w:bCs/>
          <w:color w:val="auto"/>
          <w:szCs w:val="32"/>
          <w:cs/>
        </w:rPr>
      </w:pPr>
      <w:bookmarkStart w:id="15" w:name="_Toc224850317"/>
      <w:bookmarkStart w:id="16" w:name="_Toc241852710"/>
      <w:r w:rsidRPr="008558AF">
        <w:rPr>
          <w:rFonts w:ascii="TH Sarabun New" w:hAnsi="TH Sarabun New" w:cs="TH Sarabun New"/>
          <w:b/>
          <w:bCs/>
          <w:color w:val="auto"/>
          <w:szCs w:val="32"/>
        </w:rPr>
        <w:lastRenderedPageBreak/>
        <w:t>1.2</w:t>
      </w:r>
      <w:r w:rsidR="004E6273" w:rsidRPr="008558AF">
        <w:rPr>
          <w:rFonts w:ascii="TH Sarabun New" w:hAnsi="TH Sarabun New" w:cs="TH Sarabun New"/>
          <w:b/>
          <w:bCs/>
          <w:color w:val="auto"/>
          <w:szCs w:val="32"/>
        </w:rPr>
        <w:t xml:space="preserve"> </w:t>
      </w:r>
      <w:r w:rsidR="004E6273" w:rsidRPr="008558AF">
        <w:rPr>
          <w:rFonts w:ascii="TH Sarabun New" w:hAnsi="TH Sarabun New" w:cs="TH Sarabun New"/>
          <w:b/>
          <w:bCs/>
          <w:color w:val="auto"/>
          <w:szCs w:val="32"/>
          <w:cs/>
        </w:rPr>
        <w:t>วัตถุประสงค์</w:t>
      </w:r>
      <w:bookmarkEnd w:id="15"/>
      <w:bookmarkEnd w:id="16"/>
    </w:p>
    <w:p w14:paraId="0B257C99" w14:textId="217F88E0" w:rsidR="002757AD" w:rsidRPr="009F7AC5" w:rsidRDefault="004E71F1" w:rsidP="004E71F1">
      <w:pPr>
        <w:jc w:val="thaiDistribute"/>
        <w:rPr>
          <w:rFonts w:ascii="TH SarabunPSK" w:hAnsi="TH SarabunPSK" w:cs="TH SarabunPSK"/>
          <w:color w:val="0D0D0D" w:themeColor="text1" w:themeTint="F2"/>
          <w:sz w:val="32"/>
          <w:szCs w:val="32"/>
          <w:cs/>
        </w:rPr>
      </w:pPr>
      <w:r>
        <w:rPr>
          <w:rFonts w:ascii="TH SarabunPSK" w:hAnsi="TH SarabunPSK" w:cs="TH SarabunPSK"/>
          <w:color w:val="0D0D0D" w:themeColor="text1" w:themeTint="F2"/>
          <w:sz w:val="32"/>
          <w:szCs w:val="32"/>
        </w:rPr>
        <w:t xml:space="preserve">      </w:t>
      </w:r>
      <w:r w:rsidR="002757AD" w:rsidRPr="009F7AC5">
        <w:rPr>
          <w:rFonts w:ascii="TH SarabunPSK" w:hAnsi="TH SarabunPSK" w:cs="TH SarabunPSK" w:hint="cs"/>
          <w:color w:val="0D0D0D" w:themeColor="text1" w:themeTint="F2"/>
          <w:sz w:val="32"/>
          <w:szCs w:val="32"/>
        </w:rPr>
        <w:t xml:space="preserve">1.2.1 </w:t>
      </w:r>
      <w:r w:rsidR="009B71CD" w:rsidRPr="009F7AC5">
        <w:rPr>
          <w:rFonts w:ascii="TH SarabunPSK" w:hAnsi="TH SarabunPSK" w:cs="TH SarabunPSK" w:hint="cs"/>
          <w:color w:val="0D0D0D" w:themeColor="text1" w:themeTint="F2"/>
          <w:sz w:val="32"/>
          <w:szCs w:val="32"/>
          <w:cs/>
        </w:rPr>
        <w:t xml:space="preserve">เพื่อพัฒนาระบบเกม </w:t>
      </w:r>
      <w:r w:rsidR="009B71CD" w:rsidRPr="009F7AC5">
        <w:rPr>
          <w:rFonts w:ascii="TH SarabunPSK" w:hAnsi="TH SarabunPSK" w:cs="TH SarabunPSK" w:hint="cs"/>
          <w:color w:val="0D0D0D" w:themeColor="text1" w:themeTint="F2"/>
          <w:sz w:val="32"/>
          <w:szCs w:val="32"/>
        </w:rPr>
        <w:t xml:space="preserve">Battlefield of the Stars </w:t>
      </w:r>
      <w:r w:rsidR="009B71CD" w:rsidRPr="009F7AC5">
        <w:rPr>
          <w:rFonts w:ascii="TH SarabunPSK" w:hAnsi="TH SarabunPSK" w:cs="TH SarabunPSK" w:hint="cs"/>
          <w:color w:val="0D0D0D" w:themeColor="text1" w:themeTint="F2"/>
          <w:sz w:val="32"/>
          <w:szCs w:val="32"/>
          <w:cs/>
        </w:rPr>
        <w:t xml:space="preserve">ในรูปแบบ </w:t>
      </w:r>
      <w:r w:rsidR="009B71CD" w:rsidRPr="009F7AC5">
        <w:rPr>
          <w:rFonts w:ascii="TH SarabunPSK" w:hAnsi="TH SarabunPSK" w:cs="TH SarabunPSK" w:hint="cs"/>
          <w:color w:val="0D0D0D" w:themeColor="text1" w:themeTint="F2"/>
          <w:sz w:val="32"/>
          <w:szCs w:val="32"/>
        </w:rPr>
        <w:t xml:space="preserve">Multiplayer Real-time </w:t>
      </w:r>
      <w:r w:rsidR="009B71CD" w:rsidRPr="009F7AC5">
        <w:rPr>
          <w:rFonts w:ascii="TH SarabunPSK" w:hAnsi="TH SarabunPSK" w:cs="TH SarabunPSK" w:hint="cs"/>
          <w:color w:val="0D0D0D" w:themeColor="text1" w:themeTint="F2"/>
          <w:sz w:val="32"/>
          <w:szCs w:val="32"/>
          <w:cs/>
        </w:rPr>
        <w:t xml:space="preserve">ด้วย </w:t>
      </w:r>
      <w:r w:rsidR="009B71CD" w:rsidRPr="009F7AC5">
        <w:rPr>
          <w:rFonts w:ascii="TH SarabunPSK" w:hAnsi="TH SarabunPSK" w:cs="TH SarabunPSK" w:hint="cs"/>
          <w:color w:val="0D0D0D" w:themeColor="text1" w:themeTint="F2"/>
          <w:sz w:val="32"/>
          <w:szCs w:val="32"/>
        </w:rPr>
        <w:t xml:space="preserve">Unity Game Engine </w:t>
      </w:r>
      <w:r w:rsidR="009B71CD" w:rsidRPr="009F7AC5">
        <w:rPr>
          <w:rFonts w:ascii="TH SarabunPSK" w:hAnsi="TH SarabunPSK" w:cs="TH SarabunPSK" w:hint="cs"/>
          <w:color w:val="0D0D0D" w:themeColor="text1" w:themeTint="F2"/>
          <w:sz w:val="32"/>
          <w:szCs w:val="32"/>
          <w:cs/>
        </w:rPr>
        <w:t>ที่ผู้เล่นสามารถแข่งขันกันได้พร้อมกันผ่านระบบเครือข่ายอินเทอร์เน็ต</w:t>
      </w:r>
    </w:p>
    <w:p w14:paraId="34DD87B9" w14:textId="469CA64F" w:rsidR="002757AD" w:rsidRPr="009F7AC5" w:rsidRDefault="004E71F1" w:rsidP="004E71F1">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2757AD" w:rsidRPr="009F7AC5">
        <w:rPr>
          <w:rFonts w:ascii="TH SarabunPSK" w:hAnsi="TH SarabunPSK" w:cs="TH SarabunPSK" w:hint="cs"/>
          <w:color w:val="0D0D0D" w:themeColor="text1" w:themeTint="F2"/>
          <w:sz w:val="32"/>
          <w:szCs w:val="32"/>
        </w:rPr>
        <w:t xml:space="preserve">1.2.2 </w:t>
      </w:r>
      <w:r w:rsidR="002757AD" w:rsidRPr="009F7AC5">
        <w:rPr>
          <w:rFonts w:ascii="TH SarabunPSK" w:hAnsi="TH SarabunPSK" w:cs="TH SarabunPSK" w:hint="cs"/>
          <w:color w:val="0D0D0D" w:themeColor="text1" w:themeTint="F2"/>
          <w:sz w:val="32"/>
          <w:szCs w:val="32"/>
          <w:cs/>
        </w:rPr>
        <w:t xml:space="preserve">เพื่อศึกษากระบวนการและการทำงานของระบบ </w:t>
      </w:r>
      <w:r w:rsidR="002757AD" w:rsidRPr="009F7AC5">
        <w:rPr>
          <w:rFonts w:ascii="TH SarabunPSK" w:hAnsi="TH SarabunPSK" w:cs="TH SarabunPSK" w:hint="cs"/>
          <w:color w:val="0D0D0D" w:themeColor="text1" w:themeTint="F2"/>
          <w:sz w:val="32"/>
          <w:szCs w:val="32"/>
        </w:rPr>
        <w:t xml:space="preserve">Network Synchronization </w:t>
      </w:r>
      <w:r w:rsidR="002757AD" w:rsidRPr="009F7AC5">
        <w:rPr>
          <w:rFonts w:ascii="TH SarabunPSK" w:hAnsi="TH SarabunPSK" w:cs="TH SarabunPSK" w:hint="cs"/>
          <w:color w:val="0D0D0D" w:themeColor="text1" w:themeTint="F2"/>
          <w:sz w:val="32"/>
          <w:szCs w:val="32"/>
          <w:cs/>
        </w:rPr>
        <w:t>ในการทำให้ข้อมูลตำแหน่งและการกระทำของผู้เล่นตรงกันในทุกหน้าจอ</w:t>
      </w:r>
      <w:r w:rsidR="002757AD" w:rsidRPr="009F7AC5">
        <w:rPr>
          <w:rFonts w:ascii="TH SarabunPSK" w:hAnsi="TH SarabunPSK" w:cs="TH SarabunPSK" w:hint="cs"/>
          <w:color w:val="0D0D0D" w:themeColor="text1" w:themeTint="F2"/>
          <w:sz w:val="32"/>
          <w:szCs w:val="32"/>
        </w:rPr>
        <w:t xml:space="preserve"> </w:t>
      </w:r>
    </w:p>
    <w:p w14:paraId="42D9AAD4" w14:textId="279B4A12" w:rsidR="002757AD" w:rsidRPr="009F7AC5" w:rsidRDefault="004E71F1" w:rsidP="004E71F1">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2757AD" w:rsidRPr="009F7AC5">
        <w:rPr>
          <w:rFonts w:ascii="TH SarabunPSK" w:hAnsi="TH SarabunPSK" w:cs="TH SarabunPSK" w:hint="cs"/>
          <w:color w:val="0D0D0D" w:themeColor="text1" w:themeTint="F2"/>
          <w:sz w:val="32"/>
          <w:szCs w:val="32"/>
        </w:rPr>
        <w:t xml:space="preserve">1.2.3 </w:t>
      </w:r>
      <w:r w:rsidR="002757AD" w:rsidRPr="009F7AC5">
        <w:rPr>
          <w:rFonts w:ascii="TH SarabunPSK" w:hAnsi="TH SarabunPSK" w:cs="TH SarabunPSK" w:hint="cs"/>
          <w:color w:val="0D0D0D" w:themeColor="text1" w:themeTint="F2"/>
          <w:sz w:val="32"/>
          <w:szCs w:val="32"/>
          <w:cs/>
        </w:rPr>
        <w:t>เพื่อพัฒนาระบบจัดการผู้ใช้งาน (</w:t>
      </w:r>
      <w:r w:rsidR="002757AD" w:rsidRPr="009F7AC5">
        <w:rPr>
          <w:rFonts w:ascii="TH SarabunPSK" w:hAnsi="TH SarabunPSK" w:cs="TH SarabunPSK" w:hint="cs"/>
          <w:color w:val="0D0D0D" w:themeColor="text1" w:themeTint="F2"/>
          <w:sz w:val="32"/>
          <w:szCs w:val="32"/>
        </w:rPr>
        <w:t xml:space="preserve">Authentication) </w:t>
      </w:r>
      <w:r w:rsidR="002757AD" w:rsidRPr="009F7AC5">
        <w:rPr>
          <w:rFonts w:ascii="TH SarabunPSK" w:hAnsi="TH SarabunPSK" w:cs="TH SarabunPSK" w:hint="cs"/>
          <w:color w:val="0D0D0D" w:themeColor="text1" w:themeTint="F2"/>
          <w:sz w:val="32"/>
          <w:szCs w:val="32"/>
          <w:cs/>
        </w:rPr>
        <w:t>และระบบจัดเก็บข้อมูลบนคลาวด์ (</w:t>
      </w:r>
      <w:r w:rsidR="00DF4CBC" w:rsidRPr="009F7AC5">
        <w:rPr>
          <w:rFonts w:ascii="TH SarabunPSK" w:hAnsi="TH SarabunPSK" w:cs="TH SarabunPSK" w:hint="cs"/>
          <w:color w:val="0D0D0D" w:themeColor="text1" w:themeTint="F2"/>
          <w:sz w:val="32"/>
          <w:szCs w:val="32"/>
        </w:rPr>
        <w:t>Firebase</w:t>
      </w:r>
      <w:r w:rsidR="002757AD" w:rsidRPr="009F7AC5">
        <w:rPr>
          <w:rFonts w:ascii="TH SarabunPSK" w:hAnsi="TH SarabunPSK" w:cs="TH SarabunPSK" w:hint="cs"/>
          <w:color w:val="0D0D0D" w:themeColor="text1" w:themeTint="F2"/>
          <w:sz w:val="32"/>
          <w:szCs w:val="32"/>
        </w:rPr>
        <w:t xml:space="preserve">) </w:t>
      </w:r>
      <w:r w:rsidR="002757AD" w:rsidRPr="009F7AC5">
        <w:rPr>
          <w:rFonts w:ascii="TH SarabunPSK" w:hAnsi="TH SarabunPSK" w:cs="TH SarabunPSK" w:hint="cs"/>
          <w:color w:val="0D0D0D" w:themeColor="text1" w:themeTint="F2"/>
          <w:sz w:val="32"/>
          <w:szCs w:val="32"/>
          <w:cs/>
        </w:rPr>
        <w:t>สำหรับบันทึกสถานะและสถิติของผู้เล่นได้อย่างถาวร</w:t>
      </w:r>
      <w:r w:rsidR="002757AD" w:rsidRPr="009F7AC5">
        <w:rPr>
          <w:rFonts w:ascii="TH SarabunPSK" w:hAnsi="TH SarabunPSK" w:cs="TH SarabunPSK" w:hint="cs"/>
          <w:color w:val="0D0D0D" w:themeColor="text1" w:themeTint="F2"/>
          <w:sz w:val="32"/>
          <w:szCs w:val="32"/>
        </w:rPr>
        <w:t xml:space="preserve"> </w:t>
      </w:r>
    </w:p>
    <w:p w14:paraId="0AC01146" w14:textId="6B7856DA" w:rsidR="002757AD" w:rsidRPr="009F7AC5" w:rsidRDefault="004E71F1" w:rsidP="004E71F1">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2757AD" w:rsidRPr="009F7AC5">
        <w:rPr>
          <w:rFonts w:ascii="TH SarabunPSK" w:hAnsi="TH SarabunPSK" w:cs="TH SarabunPSK" w:hint="cs"/>
          <w:color w:val="0D0D0D" w:themeColor="text1" w:themeTint="F2"/>
          <w:sz w:val="32"/>
          <w:szCs w:val="32"/>
        </w:rPr>
        <w:t xml:space="preserve">1.2.4 </w:t>
      </w:r>
      <w:r w:rsidR="002757AD" w:rsidRPr="009F7AC5">
        <w:rPr>
          <w:rFonts w:ascii="TH SarabunPSK" w:hAnsi="TH SarabunPSK" w:cs="TH SarabunPSK" w:hint="cs"/>
          <w:color w:val="0D0D0D" w:themeColor="text1" w:themeTint="F2"/>
          <w:sz w:val="32"/>
          <w:szCs w:val="32"/>
          <w:cs/>
        </w:rPr>
        <w:t>เพื่อพัฒนาระบบจับคู่ผู้เล่น (</w:t>
      </w:r>
      <w:r w:rsidR="002757AD" w:rsidRPr="009F7AC5">
        <w:rPr>
          <w:rFonts w:ascii="TH SarabunPSK" w:hAnsi="TH SarabunPSK" w:cs="TH SarabunPSK" w:hint="cs"/>
          <w:color w:val="0D0D0D" w:themeColor="text1" w:themeTint="F2"/>
          <w:sz w:val="32"/>
          <w:szCs w:val="32"/>
        </w:rPr>
        <w:t xml:space="preserve">Matchmaking) </w:t>
      </w:r>
      <w:r w:rsidR="002757AD" w:rsidRPr="009F7AC5">
        <w:rPr>
          <w:rFonts w:ascii="TH SarabunPSK" w:hAnsi="TH SarabunPSK" w:cs="TH SarabunPSK" w:hint="cs"/>
          <w:color w:val="0D0D0D" w:themeColor="text1" w:themeTint="F2"/>
          <w:sz w:val="32"/>
          <w:szCs w:val="32"/>
          <w:cs/>
        </w:rPr>
        <w:t>และระบบห้องพักคอย (</w:t>
      </w:r>
      <w:r w:rsidR="002757AD" w:rsidRPr="009F7AC5">
        <w:rPr>
          <w:rFonts w:ascii="TH SarabunPSK" w:hAnsi="TH SarabunPSK" w:cs="TH SarabunPSK" w:hint="cs"/>
          <w:color w:val="0D0D0D" w:themeColor="text1" w:themeTint="F2"/>
          <w:sz w:val="32"/>
          <w:szCs w:val="32"/>
        </w:rPr>
        <w:t xml:space="preserve">Lobby System) </w:t>
      </w:r>
      <w:r w:rsidR="002757AD" w:rsidRPr="009F7AC5">
        <w:rPr>
          <w:rFonts w:ascii="TH SarabunPSK" w:hAnsi="TH SarabunPSK" w:cs="TH SarabunPSK" w:hint="cs"/>
          <w:color w:val="0D0D0D" w:themeColor="text1" w:themeTint="F2"/>
          <w:sz w:val="32"/>
          <w:szCs w:val="32"/>
          <w:cs/>
        </w:rPr>
        <w:t>ที่รองรับการสร้างห้องและการเข้าร่วมเล่นกับเพื่อนได้</w:t>
      </w:r>
    </w:p>
    <w:p w14:paraId="00F385DC" w14:textId="734FF14E" w:rsidR="002757AD" w:rsidRPr="009F7AC5" w:rsidRDefault="002757AD" w:rsidP="002757AD">
      <w:pPr>
        <w:ind w:firstLine="720"/>
        <w:jc w:val="thaiDistribute"/>
        <w:rPr>
          <w:rFonts w:ascii="TH SarabunPSK" w:hAnsi="TH SarabunPSK" w:cs="TH SarabunPSK"/>
          <w:color w:val="0D0D0D" w:themeColor="text1" w:themeTint="F2"/>
          <w:sz w:val="32"/>
          <w:szCs w:val="32"/>
        </w:rPr>
      </w:pPr>
    </w:p>
    <w:p w14:paraId="207BB502" w14:textId="5078FBFE" w:rsidR="002757AD" w:rsidRPr="008558AF" w:rsidRDefault="002757AD" w:rsidP="008558AF">
      <w:pPr>
        <w:pStyle w:val="2"/>
        <w:rPr>
          <w:rFonts w:ascii="TH Sarabun New" w:hAnsi="TH Sarabun New" w:cs="TH Sarabun New"/>
          <w:b/>
          <w:bCs/>
          <w:color w:val="auto"/>
          <w:szCs w:val="32"/>
        </w:rPr>
      </w:pPr>
      <w:bookmarkStart w:id="17" w:name="_Toc224850318"/>
      <w:bookmarkStart w:id="18" w:name="_Toc241852711"/>
      <w:r w:rsidRPr="008558AF">
        <w:rPr>
          <w:rFonts w:ascii="TH Sarabun New" w:hAnsi="TH Sarabun New" w:cs="TH Sarabun New"/>
          <w:b/>
          <w:bCs/>
          <w:color w:val="auto"/>
          <w:szCs w:val="32"/>
        </w:rPr>
        <w:t xml:space="preserve">1.3 </w:t>
      </w:r>
      <w:r w:rsidRPr="008558AF">
        <w:rPr>
          <w:rFonts w:ascii="TH Sarabun New" w:hAnsi="TH Sarabun New" w:cs="TH Sarabun New"/>
          <w:b/>
          <w:bCs/>
          <w:color w:val="auto"/>
          <w:szCs w:val="32"/>
          <w:cs/>
        </w:rPr>
        <w:t>ขอบเขตโครงงาน</w:t>
      </w:r>
      <w:bookmarkEnd w:id="17"/>
      <w:bookmarkEnd w:id="18"/>
    </w:p>
    <w:p w14:paraId="42B51941" w14:textId="317472BE" w:rsidR="00217696" w:rsidRPr="007B0DAF" w:rsidRDefault="004E71F1" w:rsidP="00FA56B6">
      <w:pPr>
        <w:rPr>
          <w:rFonts w:ascii="TH SarabunPSK" w:hAnsi="TH SarabunPSK" w:cs="TH SarabunPSK"/>
          <w:color w:val="0D0D0D" w:themeColor="text1" w:themeTint="F2"/>
          <w:sz w:val="32"/>
          <w:szCs w:val="32"/>
        </w:rPr>
      </w:pPr>
      <w:r>
        <w:rPr>
          <w:rFonts w:ascii="TH SarabunPSK" w:hAnsi="TH SarabunPSK" w:cs="TH SarabunPSK"/>
          <w:b/>
          <w:bCs/>
          <w:color w:val="0D0D0D" w:themeColor="text1" w:themeTint="F2"/>
          <w:sz w:val="32"/>
          <w:szCs w:val="32"/>
        </w:rPr>
        <w:t xml:space="preserve">     </w:t>
      </w:r>
      <w:r w:rsidR="00217696" w:rsidRPr="007B0DAF">
        <w:rPr>
          <w:rFonts w:ascii="TH SarabunPSK" w:hAnsi="TH SarabunPSK" w:cs="TH SarabunPSK" w:hint="cs"/>
          <w:color w:val="0D0D0D" w:themeColor="text1" w:themeTint="F2"/>
          <w:sz w:val="32"/>
          <w:szCs w:val="32"/>
        </w:rPr>
        <w:t>1.3.1</w:t>
      </w:r>
      <w:r w:rsidR="00217696" w:rsidRPr="007B0DAF">
        <w:rPr>
          <w:rFonts w:ascii="TH SarabunPSK" w:hAnsi="TH SarabunPSK" w:cs="TH SarabunPSK" w:hint="cs"/>
          <w:color w:val="0D0D0D" w:themeColor="text1" w:themeTint="F2"/>
          <w:sz w:val="32"/>
          <w:szCs w:val="32"/>
          <w:cs/>
        </w:rPr>
        <w:t xml:space="preserve"> ส่วนของผู้เล่น (</w:t>
      </w:r>
      <w:r w:rsidR="00217696" w:rsidRPr="007B0DAF">
        <w:rPr>
          <w:rFonts w:ascii="TH SarabunPSK" w:hAnsi="TH SarabunPSK" w:cs="TH SarabunPSK" w:hint="cs"/>
          <w:color w:val="0D0D0D" w:themeColor="text1" w:themeTint="F2"/>
          <w:sz w:val="32"/>
          <w:szCs w:val="32"/>
        </w:rPr>
        <w:t>User Scope)</w:t>
      </w:r>
    </w:p>
    <w:p w14:paraId="0734B1E3" w14:textId="159DCBAB" w:rsidR="00217696" w:rsidRPr="009F7AC5" w:rsidRDefault="003D37FF" w:rsidP="00391BEA">
      <w:pPr>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ในส่วนนี้อธิบายขอบเขตความสามารถและสิ่งที่ผู้เล่นสามารถใช้งานหรือโต้ตอบกับระบบได้ โดยมุ่งเน้นการเล่นบนอุปกรณ์เคลื่อนที่ระบบปฏิบัติการ Android</w:t>
      </w:r>
      <w:r w:rsidR="00217696" w:rsidRPr="009F7AC5">
        <w:rPr>
          <w:rFonts w:ascii="TH SarabunPSK" w:hAnsi="TH SarabunPSK" w:cs="TH SarabunPSK" w:hint="cs"/>
          <w:color w:val="0D0D0D" w:themeColor="text1" w:themeTint="F2"/>
          <w:sz w:val="32"/>
          <w:szCs w:val="32"/>
          <w:cs/>
        </w:rPr>
      </w:r>
      <w:r w:rsidR="00391BEA">
        <w:rPr>
          <w:rFonts w:ascii="TH SarabunPSK" w:hAnsi="TH SarabunPSK" w:cs="TH SarabunPSK" w:hint="cs"/>
          <w:color w:val="0D0D0D" w:themeColor="text1" w:themeTint="F2"/>
          <w:sz w:val="32"/>
          <w:szCs w:val="32"/>
          <w:cs/>
        </w:rPr>
      </w:r>
      <w:r w:rsidR="00217696" w:rsidRPr="009F7AC5">
        <w:rPr>
          <w:rFonts w:ascii="TH SarabunPSK" w:hAnsi="TH SarabunPSK" w:cs="TH SarabunPSK" w:hint="cs"/>
          <w:color w:val="0D0D0D" w:themeColor="text1" w:themeTint="F2"/>
          <w:sz w:val="32"/>
          <w:szCs w:val="32"/>
          <w:cs/>
        </w:rPr>
      </w:r>
      <w:r w:rsidR="00217696" w:rsidRPr="009F7AC5">
        <w:rPr>
          <w:rFonts w:ascii="TH SarabunPSK" w:hAnsi="TH SarabunPSK" w:cs="TH SarabunPSK" w:hint="cs"/>
          <w:color w:val="0D0D0D" w:themeColor="text1" w:themeTint="F2"/>
          <w:sz w:val="32"/>
          <w:szCs w:val="32"/>
        </w:rPr>
      </w:r>
    </w:p>
    <w:p w14:paraId="312C4F80" w14:textId="4575DCB9" w:rsidR="00217696" w:rsidRPr="009F7AC5" w:rsidRDefault="004E71F1" w:rsidP="00FA56B6">
      <w:pPr>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1.3.1.1 ระบบควบคุมบนอุปกรณ์เคลื่อนที่ (Mobile Control System) ผู้เล่นควบคุมยานผ่านส่วนติดต่อบนหน้าจอสัมผัส (On-Screen UI) ประกอบด้วยจอยสติ๊กเสมือน ปุ่มยิง และปุ่มใช้สกิล</w:t>
      </w:r>
      <w:r w:rsidR="00EB320B">
        <w:rPr>
          <w:rFonts w:ascii="TH SarabunPSK" w:hAnsi="TH SarabunPSK" w:cs="TH SarabunPSK" w:hint="cs"/>
          <w:color w:val="0D0D0D" w:themeColor="text1" w:themeTint="F2"/>
          <w:sz w:val="32"/>
          <w:szCs w:val="32"/>
          <w:cs/>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r w:rsidR="00217696" w:rsidRPr="009F7AC5">
        <w:rPr>
          <w:rFonts w:ascii="TH SarabunPSK" w:hAnsi="TH SarabunPSK" w:cs="TH SarabunPSK" w:hint="cs"/>
          <w:color w:val="0D0D0D" w:themeColor="text1" w:themeTint="F2"/>
          <w:sz w:val="32"/>
          <w:szCs w:val="32"/>
        </w:rPr>
      </w:r>
      <w:r w:rsidR="00FA56B6">
        <w:rPr>
          <w:rFonts w:ascii="TH SarabunPSK" w:hAnsi="TH SarabunPSK" w:cs="TH SarabunPSK"/>
          <w:color w:val="0D0D0D" w:themeColor="text1" w:themeTint="F2"/>
          <w:sz w:val="32"/>
          <w:szCs w:val="32"/>
        </w:rPr>
      </w:r>
      <w:r w:rsidR="00217696" w:rsidRPr="009F7AC5">
        <w:rPr>
          <w:rFonts w:ascii="TH SarabunPSK" w:hAnsi="TH SarabunPSK" w:cs="TH SarabunPSK" w:hint="cs"/>
          <w:color w:val="0D0D0D" w:themeColor="text1" w:themeTint="F2"/>
          <w:sz w:val="32"/>
          <w:szCs w:val="32"/>
          <w:cs/>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p>
    <w:p w14:paraId="1A895028" w14:textId="6EAADBC3" w:rsidR="00217696" w:rsidRPr="009F7AC5" w:rsidRDefault="002F5170" w:rsidP="00FA56B6">
      <w:pPr>
        <w:jc w:val="thaiDistribute"/>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rPr>
        <w:t>1.3.1.1.1 Virtual Joystick: จอยสติ๊กเสมือนบริเวณด้านซ้ายของหน้าจอ ใช้กำหนดทิศทางและความเร็วในการเคลื่อนที่ของยานด้วยการสัมผัสและลาก โดยรองรับการควบคุมทิศทางรอบด้าน</w:t>
      </w:r>
      <w:r w:rsidR="004E71F1">
        <w:rPr>
          <w:rFonts w:ascii="TH SarabunPSK" w:hAnsi="TH SarabunPSK" w:cs="TH SarabunPSK"/>
          <w:color w:val="0D0D0D" w:themeColor="text1" w:themeTint="F2"/>
          <w:sz w:val="32"/>
          <w:szCs w:val="32"/>
        </w:rPr>
      </w:r>
      <w:r w:rsidR="00EB320B">
        <w:rPr>
          <w:rFonts w:ascii="TH SarabunPSK" w:hAnsi="TH SarabunPSK" w:cs="TH SarabunPSK" w:hint="cs"/>
          <w:color w:val="0D0D0D" w:themeColor="text1" w:themeTint="F2"/>
          <w:sz w:val="32"/>
          <w:szCs w:val="32"/>
          <w:cs/>
        </w:rPr>
      </w:r>
      <w:r w:rsidR="00177BAF"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r w:rsidR="00177BAF" w:rsidRPr="009F7AC5">
        <w:rPr>
          <w:rFonts w:ascii="TH SarabunPSK" w:hAnsi="TH SarabunPSK" w:cs="TH SarabunPSK" w:hint="cs"/>
          <w:color w:val="0D0D0D" w:themeColor="text1" w:themeTint="F2"/>
          <w:sz w:val="32"/>
          <w:szCs w:val="32"/>
          <w:cs/>
        </w:rPr>
      </w:r>
      <w:r w:rsidR="00217696" w:rsidRPr="009F7AC5">
        <w:rPr>
          <w:rFonts w:ascii="TH SarabunPSK" w:hAnsi="TH SarabunPSK" w:cs="TH SarabunPSK" w:hint="cs"/>
          <w:color w:val="0D0D0D" w:themeColor="text1" w:themeTint="F2"/>
          <w:sz w:val="32"/>
          <w:szCs w:val="32"/>
          <w:cs/>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p>
    <w:p w14:paraId="37809EDB" w14:textId="3E1DBF5B" w:rsidR="006B3A66" w:rsidRPr="009F7AC5" w:rsidRDefault="006B3A66" w:rsidP="00217696">
      <w:pPr>
        <w:jc w:val="thaiDistribute"/>
        <w:rPr>
          <w:rFonts w:ascii="TH SarabunPSK" w:hAnsi="TH SarabunPSK" w:cs="TH SarabunPSK"/>
          <w:color w:val="0D0D0D" w:themeColor="text1" w:themeTint="F2"/>
          <w:sz w:val="32"/>
          <w:szCs w:val="32"/>
        </w:rPr>
      </w:pPr>
    </w:p>
    <w:p w14:paraId="418DA100" w14:textId="77A0937E" w:rsidR="002F5170" w:rsidRPr="009F7AC5" w:rsidRDefault="002F5170" w:rsidP="00217696">
      <w:pPr>
        <w:jc w:val="thaiDistribute"/>
        <w:rPr>
          <w:rFonts w:ascii="TH SarabunPSK" w:hAnsi="TH SarabunPSK" w:cs="TH SarabunPSK"/>
          <w:color w:val="0D0D0D" w:themeColor="text1" w:themeTint="F2"/>
          <w:sz w:val="32"/>
          <w:szCs w:val="32"/>
        </w:rPr>
      </w:pPr>
    </w:p>
    <w:p w14:paraId="20F9A32B" w14:textId="6CDD4FD9" w:rsidR="002F5170" w:rsidRPr="009F7AC5" w:rsidRDefault="00184080" w:rsidP="00AE0B6A">
      <w:pPr>
        <w:pStyle w:val="af8"/>
        <w:rPr>
          <w:color w:val="0D0D0D" w:themeColor="text1" w:themeTint="F2"/>
        </w:rPr>
      </w:pPr>
      <w:r>
        <w:rPr>
          <w:noProof/>
        </w:rPr>
        <mc:AlternateContent>
          <mc:Choice Requires="wps">
            <w:drawing>
              <wp:anchor distT="0" distB="0" distL="114300" distR="114300" simplePos="0" relativeHeight="251761703" behindDoc="1" locked="0" layoutInCell="1" allowOverlap="1" wp14:anchorId="4A1F5521" wp14:editId="786F9D2D">
                <wp:simplePos x="0" y="0"/>
                <wp:positionH relativeFrom="margin">
                  <wp:align>center</wp:align>
                </wp:positionH>
                <wp:positionV relativeFrom="paragraph">
                  <wp:posOffset>292735</wp:posOffset>
                </wp:positionV>
                <wp:extent cx="2032000" cy="635"/>
                <wp:effectExtent l="0" t="0" r="6350" b="6985"/>
                <wp:wrapTight wrapText="bothSides">
                  <wp:wrapPolygon edited="0">
                    <wp:start x="0" y="0"/>
                    <wp:lineTo x="0" y="20937"/>
                    <wp:lineTo x="21465" y="20937"/>
                    <wp:lineTo x="21465" y="0"/>
                    <wp:lineTo x="0" y="0"/>
                  </wp:wrapPolygon>
                </wp:wrapTight>
                <wp:docPr id="36" name="Text Box 36"/>
                <wp:cNvGraphicFramePr/>
                <a:graphic xmlns:a="http://schemas.openxmlformats.org/drawingml/2006/main">
                  <a:graphicData uri="http://schemas.microsoft.com/office/word/2010/wordprocessingShape">
                    <wps:wsp>
                      <wps:cNvSpPr txBox="1"/>
                      <wps:spPr>
                        <a:xfrm>
                          <a:off x="0" y="0"/>
                          <a:ext cx="2032000" cy="635"/>
                        </a:xfrm>
                        <a:prstGeom prst="rect">
                          <a:avLst/>
                        </a:prstGeom>
                        <a:solidFill>
                          <a:prstClr val="white"/>
                        </a:solidFill>
                        <a:ln>
                          <a:noFill/>
                        </a:ln>
                      </wps:spPr>
                      <wps:txbx>
                        <w:txbxContent>
                          <w:p w14:paraId="478DD31C" w14:textId="6372F911" w:rsidR="00184080" w:rsidRPr="00184080" w:rsidRDefault="00184080" w:rsidP="00184080">
                            <w:pPr>
                              <w:pStyle w:val="af3"/>
                              <w:rPr>
                                <w:rFonts w:ascii="TH SarabunPSK" w:hAnsi="TH SarabunPSK" w:cs="TH SarabunPSK"/>
                                <w:i w:val="0"/>
                                <w:iCs w:val="0"/>
                                <w:noProof/>
                                <w:color w:val="000000" w:themeColor="text1"/>
                                <w:sz w:val="32"/>
                                <w:szCs w:val="32"/>
                              </w:rPr>
                            </w:pPr>
                            <w:bookmarkStart w:id="19" w:name="_Toc239772309"/>
                            <w:r w:rsidRPr="00184080">
                              <w:rPr>
                                <w:rFonts w:ascii="TH SarabunPSK" w:hAnsi="TH SarabunPSK" w:cs="TH SarabunPSK" w:hint="cs"/>
                                <w:b/>
                                <w:bCs/>
                                <w:i w:val="0"/>
                                <w:iCs w:val="0"/>
                                <w:color w:val="000000" w:themeColor="text1"/>
                                <w:sz w:val="32"/>
                                <w:szCs w:val="32"/>
                                <w:cs/>
                              </w:rPr>
                              <w:t xml:space="preserve">ภาพประกอบที่ </w:t>
                            </w:r>
                            <w:r w:rsidRPr="00184080">
                              <w:rPr>
                                <w:rFonts w:ascii="TH SarabunPSK" w:hAnsi="TH SarabunPSK" w:cs="TH SarabunPSK" w:hint="cs"/>
                                <w:b/>
                                <w:bCs/>
                                <w:i w:val="0"/>
                                <w:iCs w:val="0"/>
                                <w:color w:val="000000" w:themeColor="text1"/>
                                <w:sz w:val="32"/>
                                <w:szCs w:val="32"/>
                              </w:rPr>
                              <w:t>1.</w:t>
                            </w:r>
                            <w:r w:rsidRPr="00184080">
                              <w:rPr>
                                <w:rFonts w:ascii="TH SarabunPSK" w:hAnsi="TH SarabunPSK" w:cs="TH SarabunPSK" w:hint="cs"/>
                                <w:b/>
                                <w:bCs/>
                                <w:i w:val="0"/>
                                <w:iCs w:val="0"/>
                                <w:color w:val="000000" w:themeColor="text1"/>
                                <w:sz w:val="32"/>
                                <w:szCs w:val="32"/>
                              </w:rPr>
                              <w:fldChar w:fldCharType="begin"/>
                            </w:r>
                            <w:r w:rsidRPr="00184080">
                              <w:rPr>
                                <w:rFonts w:ascii="TH SarabunPSK" w:hAnsi="TH SarabunPSK" w:cs="TH SarabunPSK" w:hint="cs"/>
                                <w:b/>
                                <w:bCs/>
                                <w:i w:val="0"/>
                                <w:iCs w:val="0"/>
                                <w:color w:val="000000" w:themeColor="text1"/>
                                <w:sz w:val="32"/>
                                <w:szCs w:val="32"/>
                              </w:rPr>
                              <w:instrText xml:space="preserve"> SEQ </w:instrText>
                            </w:r>
                            <w:r w:rsidRPr="00184080">
                              <w:rPr>
                                <w:rFonts w:ascii="TH SarabunPSK" w:hAnsi="TH SarabunPSK" w:cs="TH SarabunPSK" w:hint="cs"/>
                                <w:b/>
                                <w:bCs/>
                                <w:i w:val="0"/>
                                <w:iCs w:val="0"/>
                                <w:color w:val="000000" w:themeColor="text1"/>
                                <w:sz w:val="32"/>
                                <w:szCs w:val="32"/>
                                <w:cs/>
                              </w:rPr>
                              <w:instrText>ภาพประกอบที่</w:instrText>
                            </w:r>
                            <w:r w:rsidRPr="00184080">
                              <w:rPr>
                                <w:rFonts w:ascii="TH SarabunPSK" w:hAnsi="TH SarabunPSK" w:cs="TH SarabunPSK" w:hint="cs"/>
                                <w:b/>
                                <w:bCs/>
                                <w:i w:val="0"/>
                                <w:iCs w:val="0"/>
                                <w:color w:val="000000" w:themeColor="text1"/>
                                <w:sz w:val="32"/>
                                <w:szCs w:val="32"/>
                              </w:rPr>
                              <w:instrText xml:space="preserve">_1. \* ARABIC </w:instrText>
                            </w:r>
                            <w:r w:rsidRPr="00184080">
                              <w:rPr>
                                <w:rFonts w:ascii="TH SarabunPSK" w:hAnsi="TH SarabunPSK" w:cs="TH SarabunPSK" w:hint="cs"/>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1</w:t>
                            </w:r>
                            <w:r w:rsidRPr="00184080">
                              <w:rPr>
                                <w:rFonts w:ascii="TH SarabunPSK" w:hAnsi="TH SarabunPSK" w:cs="TH SarabunPSK" w:hint="cs"/>
                                <w:b/>
                                <w:bCs/>
                                <w:i w:val="0"/>
                                <w:iCs w:val="0"/>
                                <w:color w:val="000000" w:themeColor="text1"/>
                                <w:sz w:val="32"/>
                                <w:szCs w:val="32"/>
                              </w:rPr>
                              <w:fldChar w:fldCharType="end"/>
                            </w:r>
                            <w:r w:rsidRPr="00184080">
                              <w:rPr>
                                <w:rFonts w:ascii="TH SarabunPSK" w:hAnsi="TH SarabunPSK" w:cs="TH SarabunPSK" w:hint="cs"/>
                                <w:i w:val="0"/>
                                <w:iCs w:val="0"/>
                                <w:color w:val="000000" w:themeColor="text1"/>
                                <w:sz w:val="32"/>
                                <w:szCs w:val="32"/>
                                <w:cs/>
                              </w:rPr>
                              <w:t xml:space="preserve"> ปุ่มบังคับทิศทาง</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A1F5521" id="_x0000_t202" coordsize="21600,21600" o:spt="202" path="m,l,21600r21600,l21600,xe">
                <v:stroke joinstyle="miter"/>
                <v:path gradientshapeok="t" o:connecttype="rect"/>
              </v:shapetype>
              <v:shape id="Text Box 36" o:spid="_x0000_s1027" type="#_x0000_t202" style="position:absolute;margin-left:0;margin-top:23.05pt;width:160pt;height:.05pt;z-index:-251554777;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" stroked="f">
                <v:textbox style="mso-fit-shape-to-text:t" inset="0,0,0,0">
                  <w:txbxContent>
                    <w:p w14:paraId="478DD31C" w14:textId="6372F911" w:rsidR="00184080" w:rsidRPr="00184080" w:rsidRDefault="00184080" w:rsidP="00184080">
                      <w:pPr>
                        <w:pStyle w:val="af3"/>
                        <w:rPr>
                          <w:rFonts w:ascii="TH SarabunPSK" w:hAnsi="TH SarabunPSK" w:cs="TH SarabunPSK"/>
                          <w:i w:val="0"/>
                          <w:iCs w:val="0"/>
                          <w:noProof/>
                          <w:color w:val="000000" w:themeColor="text1"/>
                          <w:sz w:val="32"/>
                          <w:szCs w:val="32"/>
                        </w:rPr>
                      </w:pPr>
                      <w:bookmarkStart w:id="20" w:name="_Toc239772309"/>
                      <w:r w:rsidRPr="00184080">
                        <w:rPr>
                          <w:rFonts w:ascii="TH SarabunPSK" w:hAnsi="TH SarabunPSK" w:cs="TH SarabunPSK" w:hint="cs"/>
                          <w:b/>
                          <w:bCs/>
                          <w:i w:val="0"/>
                          <w:iCs w:val="0"/>
                          <w:color w:val="000000" w:themeColor="text1"/>
                          <w:sz w:val="32"/>
                          <w:szCs w:val="32"/>
                          <w:cs/>
                        </w:rPr>
                        <w:t xml:space="preserve">ภาพประกอบที่ </w:t>
                      </w:r>
                      <w:r w:rsidRPr="00184080">
                        <w:rPr>
                          <w:rFonts w:ascii="TH SarabunPSK" w:hAnsi="TH SarabunPSK" w:cs="TH SarabunPSK" w:hint="cs"/>
                          <w:b/>
                          <w:bCs/>
                          <w:i w:val="0"/>
                          <w:iCs w:val="0"/>
                          <w:color w:val="000000" w:themeColor="text1"/>
                          <w:sz w:val="32"/>
                          <w:szCs w:val="32"/>
                        </w:rPr>
                        <w:t>1.</w:t>
                      </w:r>
                      <w:r w:rsidRPr="00184080">
                        <w:rPr>
                          <w:rFonts w:ascii="TH SarabunPSK" w:hAnsi="TH SarabunPSK" w:cs="TH SarabunPSK" w:hint="cs"/>
                          <w:b/>
                          <w:bCs/>
                          <w:i w:val="0"/>
                          <w:iCs w:val="0"/>
                          <w:color w:val="000000" w:themeColor="text1"/>
                          <w:sz w:val="32"/>
                          <w:szCs w:val="32"/>
                        </w:rPr>
                        <w:fldChar w:fldCharType="begin"/>
                      </w:r>
                      <w:r w:rsidRPr="00184080">
                        <w:rPr>
                          <w:rFonts w:ascii="TH SarabunPSK" w:hAnsi="TH SarabunPSK" w:cs="TH SarabunPSK" w:hint="cs"/>
                          <w:b/>
                          <w:bCs/>
                          <w:i w:val="0"/>
                          <w:iCs w:val="0"/>
                          <w:color w:val="000000" w:themeColor="text1"/>
                          <w:sz w:val="32"/>
                          <w:szCs w:val="32"/>
                        </w:rPr>
                        <w:instrText xml:space="preserve"> SEQ </w:instrText>
                      </w:r>
                      <w:r w:rsidRPr="00184080">
                        <w:rPr>
                          <w:rFonts w:ascii="TH SarabunPSK" w:hAnsi="TH SarabunPSK" w:cs="TH SarabunPSK" w:hint="cs"/>
                          <w:b/>
                          <w:bCs/>
                          <w:i w:val="0"/>
                          <w:iCs w:val="0"/>
                          <w:color w:val="000000" w:themeColor="text1"/>
                          <w:sz w:val="32"/>
                          <w:szCs w:val="32"/>
                          <w:cs/>
                        </w:rPr>
                        <w:instrText>ภาพประกอบที่</w:instrText>
                      </w:r>
                      <w:r w:rsidRPr="00184080">
                        <w:rPr>
                          <w:rFonts w:ascii="TH SarabunPSK" w:hAnsi="TH SarabunPSK" w:cs="TH SarabunPSK" w:hint="cs"/>
                          <w:b/>
                          <w:bCs/>
                          <w:i w:val="0"/>
                          <w:iCs w:val="0"/>
                          <w:color w:val="000000" w:themeColor="text1"/>
                          <w:sz w:val="32"/>
                          <w:szCs w:val="32"/>
                        </w:rPr>
                        <w:instrText xml:space="preserve">_1. \* ARABIC </w:instrText>
                      </w:r>
                      <w:r w:rsidRPr="00184080">
                        <w:rPr>
                          <w:rFonts w:ascii="TH SarabunPSK" w:hAnsi="TH SarabunPSK" w:cs="TH SarabunPSK" w:hint="cs"/>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1</w:t>
                      </w:r>
                      <w:r w:rsidRPr="00184080">
                        <w:rPr>
                          <w:rFonts w:ascii="TH SarabunPSK" w:hAnsi="TH SarabunPSK" w:cs="TH SarabunPSK" w:hint="cs"/>
                          <w:b/>
                          <w:bCs/>
                          <w:i w:val="0"/>
                          <w:iCs w:val="0"/>
                          <w:color w:val="000000" w:themeColor="text1"/>
                          <w:sz w:val="32"/>
                          <w:szCs w:val="32"/>
                        </w:rPr>
                        <w:fldChar w:fldCharType="end"/>
                      </w:r>
                      <w:r w:rsidRPr="00184080">
                        <w:rPr>
                          <w:rFonts w:ascii="TH SarabunPSK" w:hAnsi="TH SarabunPSK" w:cs="TH SarabunPSK" w:hint="cs"/>
                          <w:i w:val="0"/>
                          <w:iCs w:val="0"/>
                          <w:color w:val="000000" w:themeColor="text1"/>
                          <w:sz w:val="32"/>
                          <w:szCs w:val="32"/>
                          <w:cs/>
                        </w:rPr>
                        <w:t xml:space="preserve"> ปุ่มบังคับทิศทาง</w:t>
                      </w:r>
                      <w:bookmarkEnd w:id="20"/>
                    </w:p>
                  </w:txbxContent>
                </v:textbox>
                <w10:wrap type="tight" anchorx="margin"/>
              </v:shape>
            </w:pict>
          </mc:Fallback>
        </mc:AlternateContent>
      </w:r>
      <w:r w:rsidR="00171873" w:rsidRPr="009F7AC5">
        <w:rPr>
          <w:rFonts w:hint="cs"/>
          <w:color w:val="0D0D0D" w:themeColor="text1" w:themeTint="F2"/>
        </w:rPr>
        <w:t xml:space="preserve"> </w:t>
      </w:r>
    </w:p>
    <w:p w14:paraId="20D4BC9D" w14:textId="18F0DD8B" w:rsidR="00217696" w:rsidRPr="009F7AC5" w:rsidRDefault="009524FA" w:rsidP="00391BEA">
      <w:pPr>
        <w:ind w:left="720" w:firstLine="720"/>
        <w:jc w:val="thaiDistribute"/>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rPr>
        <w:t>1.3.1.1.2 Fire Button: ปุ่มยิงอาวุธหลักที่ด้านขวาของหน้าจอ ผู้เล่นกดค้างหรือแตะตามรูปแบบการควบคุมของเกมเพื่อสั่งยิง โดยสามารถปรับความเร็วการเลื่อนปุ่มยิงได้จากการตั้งค่า</w:t>
      </w:r>
      <w:r w:rsidR="00F51E04"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r w:rsidR="00FA56B6">
        <w:rPr>
          <w:rFonts w:ascii="TH SarabunPSK" w:hAnsi="TH SarabunPSK" w:cs="TH SarabunPSK"/>
          <w:color w:val="0D0D0D" w:themeColor="text1" w:themeTint="F2"/>
          <w:sz w:val="32"/>
          <w:szCs w:val="32"/>
        </w:rPr>
      </w:r>
      <w:r w:rsidR="00217696" w:rsidRPr="009F7AC5">
        <w:rPr>
          <w:rFonts w:ascii="TH SarabunPSK" w:hAnsi="TH SarabunPSK" w:cs="TH SarabunPSK" w:hint="cs"/>
          <w:color w:val="0D0D0D" w:themeColor="text1" w:themeTint="F2"/>
          <w:sz w:val="32"/>
          <w:szCs w:val="32"/>
          <w:cs/>
        </w:rPr>
      </w:r>
    </w:p>
    <w:p w14:paraId="1C54A1B6" w14:textId="03382F5E" w:rsidR="00217696" w:rsidRPr="009F7AC5" w:rsidRDefault="00217696" w:rsidP="00D613A3">
      <w:pPr>
        <w:jc w:val="center"/>
        <w:rPr>
          <w:rFonts w:ascii="TH SarabunPSK" w:hAnsi="TH SarabunPSK" w:cs="TH SarabunPSK"/>
          <w:color w:val="0D0D0D" w:themeColor="text1" w:themeTint="F2"/>
          <w:sz w:val="32"/>
          <w:szCs w:val="32"/>
        </w:rPr>
      </w:pPr>
    </w:p>
    <w:p w14:paraId="4496FABE" w14:textId="77777777" w:rsidR="009524FA" w:rsidRPr="009F7AC5" w:rsidRDefault="009524FA" w:rsidP="00D613A3">
      <w:pPr>
        <w:jc w:val="center"/>
        <w:rPr>
          <w:rFonts w:ascii="TH SarabunPSK" w:hAnsi="TH SarabunPSK" w:cs="TH SarabunPSK"/>
          <w:color w:val="0D0D0D" w:themeColor="text1" w:themeTint="F2"/>
          <w:sz w:val="32"/>
          <w:szCs w:val="32"/>
        </w:rPr>
      </w:pPr>
    </w:p>
    <w:p w14:paraId="063777CB" w14:textId="2C6AF654" w:rsidR="009524FA" w:rsidRPr="009F7AC5" w:rsidRDefault="00033541" w:rsidP="00D613A3">
      <w:pPr>
        <w:jc w:val="center"/>
        <w:rPr>
          <w:rFonts w:ascii="TH SarabunPSK" w:hAnsi="TH SarabunPSK" w:cs="TH SarabunPSK"/>
          <w:color w:val="0D0D0D" w:themeColor="text1" w:themeTint="F2"/>
          <w:sz w:val="32"/>
          <w:szCs w:val="32"/>
          <w:cs/>
        </w:rPr>
      </w:pPr>
      <w:r>
        <w:rPr>
          <w:noProof/>
        </w:rPr>
        <mc:AlternateContent>
          <mc:Choice Requires="wps">
            <w:drawing>
              <wp:anchor distT="0" distB="0" distL="114300" distR="114300" simplePos="0" relativeHeight="251703335" behindDoc="0" locked="0" layoutInCell="1" allowOverlap="1" wp14:anchorId="72AD322C" wp14:editId="40F7D45B">
                <wp:simplePos x="0" y="0"/>
                <wp:positionH relativeFrom="margin">
                  <wp:align>center</wp:align>
                </wp:positionH>
                <wp:positionV relativeFrom="paragraph">
                  <wp:posOffset>281009</wp:posOffset>
                </wp:positionV>
                <wp:extent cx="2003425" cy="222250"/>
                <wp:effectExtent l="0" t="0" r="0" b="6350"/>
                <wp:wrapSquare wrapText="bothSides"/>
                <wp:docPr id="1336303132" name="Text Box 1"/>
                <wp:cNvGraphicFramePr/>
                <a:graphic xmlns:a="http://schemas.openxmlformats.org/drawingml/2006/main">
                  <a:graphicData uri="http://schemas.microsoft.com/office/word/2010/wordprocessingShape">
                    <wps:wsp>
                      <wps:cNvSpPr txBox="1"/>
                      <wps:spPr>
                        <a:xfrm>
                          <a:off x="0" y="0"/>
                          <a:ext cx="2003425" cy="222250"/>
                        </a:xfrm>
                        <a:prstGeom prst="rect">
                          <a:avLst/>
                        </a:prstGeom>
                        <a:solidFill>
                          <a:prstClr val="white"/>
                        </a:solidFill>
                        <a:ln>
                          <a:noFill/>
                        </a:ln>
                      </wps:spPr>
                      <wps:txbx>
                        <w:txbxContent>
                          <w:p w14:paraId="0CE1D1AC" w14:textId="24D8901E" w:rsidR="00DB4A51" w:rsidRPr="00033541" w:rsidRDefault="00DB4A51" w:rsidP="00DB4A51">
                            <w:pPr>
                              <w:pStyle w:val="af3"/>
                              <w:rPr>
                                <w:rFonts w:ascii="TH Sarabun New" w:hAnsi="TH Sarabun New" w:cs="TH Sarabun New"/>
                                <w:i w:val="0"/>
                                <w:iCs w:val="0"/>
                                <w:noProof/>
                                <w:color w:val="auto"/>
                                <w:sz w:val="32"/>
                                <w:szCs w:val="32"/>
                              </w:rPr>
                            </w:pPr>
                            <w:bookmarkStart w:id="20" w:name="_Toc225441413"/>
                            <w:bookmarkStart w:id="21" w:name="_Toc239772310"/>
                            <w:r w:rsidRPr="00033541">
                              <w:rPr>
                                <w:rFonts w:ascii="TH Sarabun New" w:hAnsi="TH Sarabun New" w:cs="TH Sarabun New"/>
                                <w:b/>
                                <w:bCs/>
                                <w:i w:val="0"/>
                                <w:iCs w:val="0"/>
                                <w:color w:val="auto"/>
                                <w:sz w:val="32"/>
                                <w:szCs w:val="32"/>
                                <w:cs/>
                              </w:rPr>
                              <w:t xml:space="preserve">ภาพประกอบที่ </w:t>
                            </w:r>
                            <w:r w:rsidRPr="00033541">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2</w:t>
                            </w:r>
                            <w:r w:rsidR="00184080">
                              <w:rPr>
                                <w:rFonts w:ascii="TH Sarabun New" w:hAnsi="TH Sarabun New" w:cs="TH Sarabun New"/>
                                <w:b/>
                                <w:bCs/>
                                <w:i w:val="0"/>
                                <w:iCs w:val="0"/>
                                <w:color w:val="auto"/>
                                <w:sz w:val="32"/>
                                <w:szCs w:val="32"/>
                              </w:rPr>
                              <w:fldChar w:fldCharType="end"/>
                            </w:r>
                            <w:r w:rsidR="00033541" w:rsidRPr="00033541">
                              <w:rPr>
                                <w:rFonts w:ascii="TH Sarabun New" w:hAnsi="TH Sarabun New" w:cs="TH Sarabun New"/>
                                <w:i w:val="0"/>
                                <w:iCs w:val="0"/>
                                <w:noProof/>
                                <w:color w:val="auto"/>
                                <w:sz w:val="32"/>
                                <w:szCs w:val="32"/>
                              </w:rPr>
                              <w:t xml:space="preserve"> </w:t>
                            </w:r>
                            <w:r w:rsidR="00033541" w:rsidRPr="00033541">
                              <w:rPr>
                                <w:rFonts w:ascii="TH Sarabun New" w:hAnsi="TH Sarabun New" w:cs="TH Sarabun New"/>
                                <w:i w:val="0"/>
                                <w:iCs w:val="0"/>
                                <w:noProof/>
                                <w:color w:val="auto"/>
                                <w:sz w:val="32"/>
                                <w:szCs w:val="32"/>
                                <w:cs/>
                              </w:rPr>
                              <w:t>ปุ่มสำหรับสั่งยิง</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D322C" id="Text Box 1" o:spid="_x0000_s1028" type="#_x0000_t202" style="position:absolute;left:0;text-align:left;margin-left:0;margin-top:22.15pt;width:157.75pt;height:17.5pt;z-index:25170333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" stroked="f">
                <v:textbox inset="0,0,0,0">
                  <w:txbxContent>
                    <w:p w14:paraId="0CE1D1AC" w14:textId="24D8901E" w:rsidR="00DB4A51" w:rsidRPr="00033541" w:rsidRDefault="00DB4A51" w:rsidP="00DB4A51">
                      <w:pPr>
                        <w:pStyle w:val="af3"/>
                        <w:rPr>
                          <w:rFonts w:ascii="TH Sarabun New" w:hAnsi="TH Sarabun New" w:cs="TH Sarabun New"/>
                          <w:i w:val="0"/>
                          <w:iCs w:val="0"/>
                          <w:noProof/>
                          <w:color w:val="auto"/>
                          <w:sz w:val="32"/>
                          <w:szCs w:val="32"/>
                        </w:rPr>
                      </w:pPr>
                      <w:bookmarkStart w:id="23" w:name="_Toc225441413"/>
                      <w:bookmarkStart w:id="24" w:name="_Toc239772310"/>
                      <w:r w:rsidRPr="00033541">
                        <w:rPr>
                          <w:rFonts w:ascii="TH Sarabun New" w:hAnsi="TH Sarabun New" w:cs="TH Sarabun New"/>
                          <w:b/>
                          <w:bCs/>
                          <w:i w:val="0"/>
                          <w:iCs w:val="0"/>
                          <w:color w:val="auto"/>
                          <w:sz w:val="32"/>
                          <w:szCs w:val="32"/>
                          <w:cs/>
                        </w:rPr>
                        <w:t xml:space="preserve">ภาพประกอบที่ </w:t>
                      </w:r>
                      <w:r w:rsidRPr="00033541">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2</w:t>
                      </w:r>
                      <w:r w:rsidR="00184080">
                        <w:rPr>
                          <w:rFonts w:ascii="TH Sarabun New" w:hAnsi="TH Sarabun New" w:cs="TH Sarabun New"/>
                          <w:b/>
                          <w:bCs/>
                          <w:i w:val="0"/>
                          <w:iCs w:val="0"/>
                          <w:color w:val="auto"/>
                          <w:sz w:val="32"/>
                          <w:szCs w:val="32"/>
                        </w:rPr>
                        <w:fldChar w:fldCharType="end"/>
                      </w:r>
                      <w:r w:rsidR="00033541" w:rsidRPr="00033541">
                        <w:rPr>
                          <w:rFonts w:ascii="TH Sarabun New" w:hAnsi="TH Sarabun New" w:cs="TH Sarabun New"/>
                          <w:i w:val="0"/>
                          <w:iCs w:val="0"/>
                          <w:noProof/>
                          <w:color w:val="auto"/>
                          <w:sz w:val="32"/>
                          <w:szCs w:val="32"/>
                        </w:rPr>
                        <w:t xml:space="preserve"> </w:t>
                      </w:r>
                      <w:r w:rsidR="00033541" w:rsidRPr="00033541">
                        <w:rPr>
                          <w:rFonts w:ascii="TH Sarabun New" w:hAnsi="TH Sarabun New" w:cs="TH Sarabun New"/>
                          <w:i w:val="0"/>
                          <w:iCs w:val="0"/>
                          <w:noProof/>
                          <w:color w:val="auto"/>
                          <w:sz w:val="32"/>
                          <w:szCs w:val="32"/>
                          <w:cs/>
                        </w:rPr>
                        <w:t>ปุ่มสำหรับสั่งยิง</w:t>
                      </w:r>
                      <w:bookmarkEnd w:id="23"/>
                      <w:bookmarkEnd w:id="24"/>
                    </w:p>
                  </w:txbxContent>
                </v:textbox>
                <w10:wrap type="square" anchorx="margin"/>
              </v:shape>
            </w:pict>
          </mc:Fallback>
        </mc:AlternateContent>
      </w:r>
    </w:p>
    <w:p w14:paraId="2058497E" w14:textId="77777777" w:rsidR="004E71F1" w:rsidRDefault="004E71F1" w:rsidP="00FA56B6">
      <w:pPr>
        <w:jc w:val="thaiDistribute"/>
        <w:rPr>
          <w:rFonts w:ascii="TH SarabunPSK" w:hAnsi="TH SarabunPSK" w:cs="TH SarabunPSK"/>
          <w:color w:val="0D0D0D" w:themeColor="text1" w:themeTint="F2"/>
          <w:sz w:val="32"/>
          <w:szCs w:val="32"/>
        </w:rPr>
      </w:pPr>
    </w:p>
    <w:p w14:paraId="71F73469" w14:textId="030AD97B" w:rsidR="00D613A3" w:rsidRPr="009F7AC5" w:rsidRDefault="0091381A" w:rsidP="00391BEA">
      <w:pPr>
        <w:ind w:left="720" w:firstLine="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1.3.1.1.3 Custom Ability Button: ปุ่มใช้สกิลที่ติดตั้งไว้หนึ่งสกิล ไอคอนและการทำงานเปลี่ยนตามสกิลที่เลือก และแสดงวงแหวนคูลดาวน์เพื่อบอกเวลาที่เหลือก่อนใช้ครั้งถัดไป</w:t>
      </w:r>
      <w:r w:rsidR="00F51E04"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p>
    <w:p w14:paraId="036F8F53" w14:textId="42328EF2" w:rsidR="00217696" w:rsidRPr="009F7AC5" w:rsidRDefault="0091381A" w:rsidP="00FA56B6">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1.3.1.2 ระบบจัดการสกิล (Ability Management System) ผู้เล่นเลือกสกิลก่อนเริ่มการแข่งขันเพื่อกำหนดแนวทางการเล่น และใช้สกิลที่ติดตั้งผ่านปุ่มบนหน้าจอระหว่างการแข่งขัน</w:t>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r w:rsidR="00217696" w:rsidRPr="009F7AC5">
        <w:rPr>
          <w:rFonts w:ascii="TH SarabunPSK" w:hAnsi="TH SarabunPSK" w:cs="TH SarabunPSK" w:hint="cs"/>
          <w:color w:val="0D0D0D" w:themeColor="text1" w:themeTint="F2"/>
          <w:sz w:val="32"/>
          <w:szCs w:val="32"/>
        </w:rPr>
      </w:r>
      <w:r w:rsidR="00FA56B6">
        <w:rPr>
          <w:rFonts w:ascii="TH SarabunPSK" w:hAnsi="TH SarabunPSK" w:cs="TH SarabunPSK"/>
          <w:color w:val="0D0D0D" w:themeColor="text1" w:themeTint="F2"/>
          <w:sz w:val="32"/>
          <w:szCs w:val="32"/>
        </w:rPr>
      </w:r>
      <w:r w:rsidR="00217696" w:rsidRPr="009F7AC5">
        <w:rPr>
          <w:rFonts w:ascii="TH SarabunPSK" w:hAnsi="TH SarabunPSK" w:cs="TH SarabunPSK" w:hint="cs"/>
          <w:color w:val="0D0D0D" w:themeColor="text1" w:themeTint="F2"/>
          <w:sz w:val="32"/>
          <w:szCs w:val="32"/>
          <w:cs/>
        </w:rPr>
      </w:r>
    </w:p>
    <w:p w14:paraId="6E1BD63C" w14:textId="4216FDA5" w:rsidR="00217696" w:rsidRPr="009F7AC5" w:rsidRDefault="00BD3D18" w:rsidP="00FA56B6">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1.3.1.2.1 Slot System: ผู้เล่นติดตั้งสกิลใช้งานได้ครั้งละ 1 สกิล</w:t>
      </w:r>
      <w:r w:rsidR="0091381A">
        <w:rPr>
          <w:rFonts w:ascii="TH SarabunPSK" w:hAnsi="TH SarabunPSK" w:cs="TH SarabunPSK"/>
          <w:color w:val="0D0D0D" w:themeColor="text1" w:themeTint="F2"/>
          <w:sz w:val="32"/>
          <w:szCs w:val="32"/>
        </w:rPr>
      </w:r>
      <w:r w:rsidR="00226F8F"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p>
    <w:p w14:paraId="4F99C48A" w14:textId="2302EBA6" w:rsidR="00217696" w:rsidRPr="009F7AC5" w:rsidRDefault="00BD3D18" w:rsidP="0091381A">
      <w:pPr>
        <w:ind w:hanging="144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1.3.1.2.2 Skill Selection: ผู้เล่นเลือกสกิลจากหน้าเมนูหรือคลังสกิลก่อนเข้าสู่ห้องแข่งขัน โดยสกิลที่เลือกจะปรากฏเป็นปุ่มใช้งานระหว่างเล่น</w:t>
      </w:r>
      <w:r w:rsidR="0091381A">
        <w:rPr>
          <w:rFonts w:ascii="TH SarabunPSK" w:hAnsi="TH SarabunPSK" w:cs="TH SarabunPSK"/>
          <w:color w:val="0D0D0D" w:themeColor="text1" w:themeTint="F2"/>
          <w:sz w:val="32"/>
          <w:szCs w:val="32"/>
        </w:rPr>
      </w:r>
      <w:r w:rsidR="00226F8F" w:rsidRPr="009F7AC5">
        <w:rPr>
          <w:rFonts w:ascii="TH SarabunPSK" w:hAnsi="TH SarabunPSK" w:cs="TH SarabunPSK" w:hint="cs"/>
          <w:color w:val="0D0D0D" w:themeColor="text1" w:themeTint="F2"/>
          <w:sz w:val="32"/>
          <w:szCs w:val="32"/>
        </w:rPr>
      </w:r>
      <w:r w:rsidR="00BA0FB1" w:rsidRPr="009F7AC5">
        <w:rPr>
          <w:rFonts w:ascii="TH SarabunPSK" w:hAnsi="TH SarabunPSK" w:cs="TH SarabunPSK" w:hint="cs"/>
          <w:color w:val="0D0D0D" w:themeColor="text1" w:themeTint="F2"/>
          <w:sz w:val="32"/>
          <w:szCs w:val="32"/>
        </w:rPr>
      </w:r>
      <w:r w:rsidR="00226F8F"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p>
    <w:p w14:paraId="54C09ABF" w14:textId="1C5B195D" w:rsidR="00907C1C" w:rsidRPr="009F7AC5" w:rsidRDefault="0065400F" w:rsidP="005E28D9">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1.3.1.2.3 Active Skills: ระบบมีสกิลให้เลือก 4 รูปแบบ ได้แก่ Seeker Missile ขีปนาวุธติดตามเป้าหมายที่อยู่ใกล้ที่สุดและสร้างความเสียหาย 22 HP; Nova Bomb ระเบิดหน่วงเวลา 1.5 วินาที สร้างความเสียหาย 30 HP ในรัศมี 3 หน่วย; Shield ป้องกันความเสียหายชั่วคราว 2 วินาที; และ Stun สร้างความเสียหาย 8 HP พร้อมทำให้เป้าหมายหยุดชะงัก 1 วินาที</w:t>
      </w:r>
      <w:r w:rsidR="0091381A">
        <w:rPr>
          <w:rFonts w:ascii="TH SarabunPSK" w:hAnsi="TH SarabunPSK" w:cs="TH SarabunPSK"/>
          <w:color w:val="0D0D0D" w:themeColor="text1" w:themeTint="F2"/>
          <w:sz w:val="32"/>
          <w:szCs w:val="32"/>
        </w:rPr>
      </w:r>
      <w:r w:rsidR="00226F8F" w:rsidRPr="009F7AC5">
        <w:rPr>
          <w:rFonts w:ascii="TH SarabunPSK" w:hAnsi="TH SarabunPSK" w:cs="TH SarabunPSK" w:hint="cs"/>
          <w:color w:val="0D0D0D" w:themeColor="text1" w:themeTint="F2"/>
          <w:sz w:val="32"/>
          <w:szCs w:val="32"/>
        </w:rPr>
      </w:r>
      <w:r w:rsidR="00BA0FB1"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r w:rsidR="00EA01D2">
        <w:rPr>
          <w:rFonts w:ascii="TH SarabunPSK" w:hAnsi="TH SarabunPSK" w:cs="TH SarabunPSK" w:hint="cs"/>
          <w:color w:val="0D0D0D" w:themeColor="text1" w:themeTint="F2"/>
          <w:sz w:val="32"/>
          <w:szCs w:val="32"/>
          <w:cs/>
        </w:rPr>
      </w:r>
      <w:r w:rsidR="007A1303" w:rsidRPr="009F7AC5">
        <w:rPr>
          <w:rFonts w:ascii="TH SarabunPSK" w:hAnsi="TH SarabunPSK" w:cs="TH SarabunPSK" w:hint="cs"/>
          <w:color w:val="0D0D0D" w:themeColor="text1" w:themeTint="F2"/>
          <w:sz w:val="32"/>
          <w:szCs w:val="32"/>
          <w:cs/>
        </w:rPr>
      </w:r>
      <w:r w:rsidR="007A1303" w:rsidRPr="009F7AC5">
        <w:rPr>
          <w:rFonts w:ascii="TH SarabunPSK" w:hAnsi="TH SarabunPSK" w:cs="TH SarabunPSK" w:hint="cs"/>
          <w:color w:val="0D0D0D" w:themeColor="text1" w:themeTint="F2"/>
          <w:sz w:val="32"/>
          <w:szCs w:val="32"/>
        </w:rPr>
      </w:r>
      <w:r w:rsidR="00FA56B6">
        <w:rPr>
          <w:rFonts w:ascii="TH SarabunPSK" w:hAnsi="TH SarabunPSK" w:cs="TH SarabunPSK"/>
          <w:color w:val="0D0D0D" w:themeColor="text1" w:themeTint="F2"/>
          <w:sz w:val="32"/>
          <w:szCs w:val="32"/>
        </w:rPr>
      </w:r>
      <w:r w:rsidR="007A1303" w:rsidRPr="009F7AC5">
        <w:rPr>
          <w:rFonts w:ascii="TH SarabunPSK" w:hAnsi="TH SarabunPSK" w:cs="TH SarabunPSK" w:hint="cs"/>
          <w:color w:val="0D0D0D" w:themeColor="text1" w:themeTint="F2"/>
          <w:sz w:val="32"/>
          <w:szCs w:val="32"/>
          <w:cs/>
        </w:rPr>
      </w:r>
      <w:r w:rsidR="007A1303" w:rsidRPr="009F7AC5">
        <w:rPr>
          <w:rFonts w:ascii="TH SarabunPSK" w:hAnsi="TH SarabunPSK" w:cs="TH SarabunPSK" w:hint="cs"/>
          <w:color w:val="0D0D0D" w:themeColor="text1" w:themeTint="F2"/>
          <w:sz w:val="32"/>
          <w:szCs w:val="32"/>
        </w:rPr>
      </w:r>
      <w:r w:rsidR="007A1303" w:rsidRPr="009F7AC5">
        <w:rPr>
          <w:rFonts w:ascii="TH SarabunPSK" w:hAnsi="TH SarabunPSK" w:cs="TH SarabunPSK" w:hint="cs"/>
          <w:color w:val="0D0D0D" w:themeColor="text1" w:themeTint="F2"/>
          <w:sz w:val="32"/>
          <w:szCs w:val="32"/>
          <w:cs/>
        </w:rPr>
      </w:r>
      <w:r w:rsidR="00907C1C" w:rsidRPr="009F7AC5">
        <w:rPr>
          <w:rFonts w:ascii="TH SarabunPSK" w:hAnsi="TH SarabunPSK" w:cs="TH SarabunPSK" w:hint="cs"/>
          <w:color w:val="0D0D0D" w:themeColor="text1" w:themeTint="F2"/>
          <w:sz w:val="32"/>
          <w:szCs w:val="32"/>
          <w:cs/>
        </w:rPr>
      </w:r>
      <w:r w:rsidR="00907C1C" w:rsidRPr="009F7AC5">
        <w:rPr>
          <w:rFonts w:ascii="TH SarabunPSK" w:hAnsi="TH SarabunPSK" w:cs="TH SarabunPSK" w:hint="cs"/>
          <w:color w:val="0D0D0D" w:themeColor="text1" w:themeTint="F2"/>
          <w:sz w:val="32"/>
          <w:szCs w:val="32"/>
        </w:rPr>
      </w:r>
      <w:r w:rsidR="00907C1C" w:rsidRPr="009F7AC5">
        <w:rPr>
          <w:rFonts w:ascii="TH SarabunPSK" w:hAnsi="TH SarabunPSK" w:cs="TH SarabunPSK" w:hint="cs"/>
          <w:color w:val="0D0D0D" w:themeColor="text1" w:themeTint="F2"/>
          <w:sz w:val="32"/>
          <w:szCs w:val="32"/>
          <w:cs/>
        </w:rPr>
      </w:r>
    </w:p>
    <w:p w14:paraId="5F3E5F65" w14:textId="77777777" w:rsidR="00033541" w:rsidRDefault="00CF232D" w:rsidP="00033541">
      <w:pPr>
        <w:keepNext/>
        <w:spacing w:line="240" w:lineRule="auto"/>
        <w:jc w:val="center"/>
      </w:pPr>
      <w:r w:rsidRPr="009F7AC5">
        <w:rPr>
          <w:rFonts w:ascii="TH SarabunPSK" w:hAnsi="TH SarabunPSK" w:cs="TH SarabunPSK" w:hint="cs"/>
          <w:noProof/>
          <w:color w:val="0D0D0D" w:themeColor="text1" w:themeTint="F2"/>
          <w:sz w:val="32"/>
          <w:szCs w:val="32"/>
        </w:rPr>
        <w:drawing>
          <wp:inline distT="0" distB="0" distL="0" distR="0" wp14:anchorId="5CA41041" wp14:editId="2271C759">
            <wp:extent cx="1092200" cy="1270210"/>
            <wp:effectExtent l="0" t="0" r="0" b="6350"/>
            <wp:docPr id="1180591171"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97461" cy="1276329"/>
                    </a:xfrm>
                    <a:prstGeom prst="rect">
                      <a:avLst/>
                    </a:prstGeom>
                    <a:noFill/>
                    <a:ln>
                      <a:noFill/>
                    </a:ln>
                  </pic:spPr>
                </pic:pic>
              </a:graphicData>
            </a:graphic>
          </wp:inline>
        </w:drawing>
      </w:r>
    </w:p>
    <w:p w14:paraId="3CD437DD" w14:textId="5F763B1F" w:rsidR="00710552" w:rsidRPr="00033541" w:rsidRDefault="00033541" w:rsidP="00033541">
      <w:pPr>
        <w:pStyle w:val="af3"/>
        <w:jc w:val="center"/>
        <w:rPr>
          <w:rFonts w:ascii="TH Sarabun New" w:hAnsi="TH Sarabun New" w:cs="TH Sarabun New"/>
          <w:i w:val="0"/>
          <w:iCs w:val="0"/>
          <w:color w:val="0D0D0D" w:themeColor="text1" w:themeTint="F2"/>
          <w:sz w:val="32"/>
          <w:szCs w:val="32"/>
        </w:rPr>
      </w:pPr>
      <w:bookmarkStart w:id="22" w:name="_Toc225441414"/>
      <w:bookmarkStart w:id="23" w:name="_Toc239772311"/>
      <w:r w:rsidRPr="00033541">
        <w:rPr>
          <w:rFonts w:ascii="TH Sarabun New" w:hAnsi="TH Sarabun New" w:cs="TH Sarabun New"/>
          <w:b/>
          <w:bCs/>
          <w:i w:val="0"/>
          <w:iCs w:val="0"/>
          <w:sz w:val="32"/>
          <w:szCs w:val="32"/>
          <w:cs/>
        </w:rPr>
        <w:t xml:space="preserve">ภาพประกอบที่ </w:t>
      </w:r>
      <w:r w:rsidRPr="00033541">
        <w:rPr>
          <w:rFonts w:ascii="TH Sarabun New" w:hAnsi="TH Sarabun New" w:cs="TH Sarabun New"/>
          <w:b/>
          <w:bCs/>
          <w:i w:val="0"/>
          <w:iCs w:val="0"/>
          <w:sz w:val="32"/>
          <w:szCs w:val="32"/>
        </w:rPr>
        <w:t>1</w:t>
      </w:r>
      <w:r w:rsidR="00184080">
        <w:rPr>
          <w:rFonts w:ascii="TH Sarabun New" w:hAnsi="TH Sarabun New" w:cs="TH Sarabun New"/>
          <w:b/>
          <w:bCs/>
          <w:i w:val="0"/>
          <w:iCs w:val="0"/>
          <w:sz w:val="32"/>
          <w:szCs w:val="32"/>
        </w:rPr>
        <w:t>.</w:t>
      </w:r>
      <w:r w:rsidR="00184080">
        <w:rPr>
          <w:rFonts w:ascii="TH Sarabun New" w:hAnsi="TH Sarabun New" w:cs="TH Sarabun New"/>
          <w:b/>
          <w:bCs/>
          <w:i w:val="0"/>
          <w:iCs w:val="0"/>
          <w:sz w:val="32"/>
          <w:szCs w:val="32"/>
        </w:rPr>
        <w:fldChar w:fldCharType="begin"/>
      </w:r>
      <w:r w:rsidR="00184080">
        <w:rPr>
          <w:rFonts w:ascii="TH Sarabun New" w:hAnsi="TH Sarabun New" w:cs="TH Sarabun New"/>
          <w:b/>
          <w:bCs/>
          <w:i w:val="0"/>
          <w:iCs w:val="0"/>
          <w:sz w:val="32"/>
          <w:szCs w:val="32"/>
        </w:rPr>
        <w:instrText xml:space="preserve"> SEQ </w:instrText>
      </w:r>
      <w:r w:rsidR="00184080">
        <w:rPr>
          <w:rFonts w:ascii="TH Sarabun New" w:hAnsi="TH Sarabun New" w:cs="TH Sarabun New"/>
          <w:b/>
          <w:bCs/>
          <w:i w:val="0"/>
          <w:iCs w:val="0"/>
          <w:sz w:val="32"/>
          <w:szCs w:val="32"/>
          <w:cs/>
        </w:rPr>
        <w:instrText>ภาพประกอบที่</w:instrText>
      </w:r>
      <w:r w:rsidR="00184080">
        <w:rPr>
          <w:rFonts w:ascii="TH Sarabun New" w:hAnsi="TH Sarabun New" w:cs="TH Sarabun New"/>
          <w:b/>
          <w:bCs/>
          <w:i w:val="0"/>
          <w:iCs w:val="0"/>
          <w:sz w:val="32"/>
          <w:szCs w:val="32"/>
        </w:rPr>
        <w:instrText xml:space="preserve">_1. \* ARABIC \s 1 </w:instrText>
      </w:r>
      <w:r w:rsidR="00184080">
        <w:rPr>
          <w:rFonts w:ascii="TH Sarabun New" w:hAnsi="TH Sarabun New" w:cs="TH Sarabun New"/>
          <w:b/>
          <w:bCs/>
          <w:i w:val="0"/>
          <w:iCs w:val="0"/>
          <w:sz w:val="32"/>
          <w:szCs w:val="32"/>
        </w:rPr>
        <w:fldChar w:fldCharType="separate"/>
      </w:r>
      <w:r w:rsidR="00745CD2">
        <w:rPr>
          <w:rFonts w:ascii="TH Sarabun New" w:hAnsi="TH Sarabun New" w:cs="TH Sarabun New"/>
          <w:b/>
          <w:bCs/>
          <w:i w:val="0"/>
          <w:iCs w:val="0"/>
          <w:noProof/>
          <w:sz w:val="32"/>
          <w:szCs w:val="32"/>
        </w:rPr>
        <w:t>3</w:t>
      </w:r>
      <w:r w:rsidR="00184080">
        <w:rPr>
          <w:rFonts w:ascii="TH Sarabun New" w:hAnsi="TH Sarabun New" w:cs="TH Sarabun New"/>
          <w:b/>
          <w:bCs/>
          <w:i w:val="0"/>
          <w:iCs w:val="0"/>
          <w:sz w:val="32"/>
          <w:szCs w:val="32"/>
        </w:rPr>
        <w:fldChar w:fldCharType="end"/>
      </w:r>
      <w:r w:rsidRPr="00033541">
        <w:rPr>
          <w:rFonts w:ascii="TH Sarabun New" w:hAnsi="TH Sarabun New" w:cs="TH Sarabun New"/>
          <w:i w:val="0"/>
          <w:iCs w:val="0"/>
          <w:color w:val="0D0D0D" w:themeColor="text1" w:themeTint="F2"/>
          <w:sz w:val="32"/>
          <w:szCs w:val="32"/>
        </w:rPr>
        <w:t xml:space="preserve"> </w:t>
      </w:r>
      <w:r w:rsidRPr="00033541">
        <w:rPr>
          <w:rFonts w:ascii="TH Sarabun New" w:hAnsi="TH Sarabun New" w:cs="TH Sarabun New"/>
          <w:i w:val="0"/>
          <w:iCs w:val="0"/>
          <w:color w:val="0D0D0D" w:themeColor="text1" w:themeTint="F2"/>
          <w:sz w:val="32"/>
          <w:szCs w:val="32"/>
          <w:cs/>
        </w:rPr>
        <w:t xml:space="preserve">ปุ่ม </w:t>
      </w:r>
      <w:r w:rsidRPr="00033541">
        <w:rPr>
          <w:rFonts w:ascii="TH Sarabun New" w:hAnsi="TH Sarabun New" w:cs="TH Sarabun New"/>
          <w:i w:val="0"/>
          <w:iCs w:val="0"/>
          <w:color w:val="0D0D0D" w:themeColor="text1" w:themeTint="F2"/>
          <w:sz w:val="32"/>
          <w:szCs w:val="32"/>
        </w:rPr>
        <w:t>Active Skills</w:t>
      </w:r>
      <w:bookmarkEnd w:id="22"/>
      <w:bookmarkEnd w:id="23"/>
    </w:p>
    <w:p w14:paraId="78636633" w14:textId="4F832C57" w:rsidR="00FA56B6" w:rsidRDefault="00FA56B6" w:rsidP="00133614">
      <w:pPr>
        <w:spacing w:line="240" w:lineRule="auto"/>
        <w:jc w:val="thaiDistribute"/>
        <w:rPr>
          <w:rFonts w:ascii="TH SarabunPSK" w:hAnsi="TH SarabunPSK" w:cs="TH SarabunPSK"/>
          <w:color w:val="0D0D0D" w:themeColor="text1" w:themeTint="F2"/>
          <w:sz w:val="32"/>
          <w:szCs w:val="32"/>
        </w:rPr>
      </w:pPr>
    </w:p>
    <w:p w14:paraId="2ADFF445" w14:textId="4CE43F19" w:rsidR="002F4881" w:rsidRPr="009F7AC5" w:rsidRDefault="00133614" w:rsidP="00FA56B6">
      <w:pPr>
        <w:spacing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Nova Bomb: เมื่อกดใช้ ยานปล่อยระเบิดไปด้านหน้า ระเบิดทำงานหลัง 1.5 วินาที สร้างความเสียหาย 30 HP ในรัศมี 3 หน่วย</w:t>
      </w:r>
      <w:r w:rsidRPr="009F7AC5">
        <w:rPr>
          <w:rFonts w:ascii="TH SarabunPSK" w:hAnsi="TH SarabunPSK" w:cs="TH SarabunPSK" w:hint="cs"/>
          <w:color w:val="0D0D0D" w:themeColor="text1" w:themeTint="F2"/>
          <w:sz w:val="32"/>
          <w:szCs w:val="32"/>
        </w:rPr>
      </w:r>
      <w:r w:rsidR="00FA56B6">
        <w:rPr>
          <w:rFonts w:ascii="TH SarabunPSK" w:hAnsi="TH SarabunPSK" w:cs="TH SarabunPSK"/>
          <w:color w:val="0D0D0D" w:themeColor="text1" w:themeTint="F2"/>
          <w:sz w:val="32"/>
          <w:szCs w:val="32"/>
        </w:rPr>
      </w:r>
      <w:r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rPr>
      </w:r>
      <w:r w:rsidR="00FA56B6">
        <w:rPr>
          <w:rFonts w:ascii="TH SarabunPSK" w:hAnsi="TH SarabunPSK" w:cs="TH SarabunPSK"/>
          <w:color w:val="0D0D0D" w:themeColor="text1" w:themeTint="F2"/>
          <w:sz w:val="32"/>
          <w:szCs w:val="32"/>
        </w:rPr>
      </w:r>
      <w:r w:rsidR="00907C1C" w:rsidRPr="009F7AC5">
        <w:rPr>
          <w:rFonts w:ascii="TH SarabunPSK" w:hAnsi="TH SarabunPSK" w:cs="TH SarabunPSK" w:hint="cs"/>
          <w:color w:val="0D0D0D" w:themeColor="text1" w:themeTint="F2"/>
          <w:sz w:val="32"/>
          <w:szCs w:val="32"/>
          <w:cs/>
        </w:rPr>
      </w:r>
      <w:r w:rsidR="00907C1C" w:rsidRPr="009F7AC5">
        <w:rPr>
          <w:rFonts w:ascii="TH SarabunPSK" w:hAnsi="TH SarabunPSK" w:cs="TH SarabunPSK" w:hint="cs"/>
          <w:color w:val="0D0D0D" w:themeColor="text1" w:themeTint="F2"/>
          <w:sz w:val="32"/>
          <w:szCs w:val="32"/>
        </w:rPr>
      </w:r>
      <w:r w:rsidR="00907C1C" w:rsidRPr="009F7AC5">
        <w:rPr>
          <w:rFonts w:ascii="TH SarabunPSK" w:hAnsi="TH SarabunPSK" w:cs="TH SarabunPSK" w:hint="cs"/>
          <w:color w:val="0D0D0D" w:themeColor="text1" w:themeTint="F2"/>
          <w:sz w:val="32"/>
          <w:szCs w:val="32"/>
          <w:cs/>
        </w:rPr>
      </w:r>
      <w:r w:rsidR="00907C1C" w:rsidRPr="009F7AC5">
        <w:rPr>
          <w:rFonts w:ascii="TH SarabunPSK" w:hAnsi="TH SarabunPSK" w:cs="TH SarabunPSK" w:hint="cs"/>
          <w:color w:val="0D0D0D" w:themeColor="text1" w:themeTint="F2"/>
          <w:sz w:val="32"/>
          <w:szCs w:val="32"/>
        </w:rPr>
      </w:r>
      <w:r w:rsidR="00907C1C" w:rsidRPr="009F7AC5">
        <w:rPr>
          <w:rFonts w:ascii="TH SarabunPSK" w:hAnsi="TH SarabunPSK" w:cs="TH SarabunPSK" w:hint="cs"/>
          <w:color w:val="0D0D0D" w:themeColor="text1" w:themeTint="F2"/>
          <w:sz w:val="32"/>
          <w:szCs w:val="32"/>
          <w:cs/>
        </w:rPr>
      </w:r>
      <w:r w:rsidR="00907C1C" w:rsidRPr="009F7AC5">
        <w:rPr>
          <w:rFonts w:ascii="TH SarabunPSK" w:hAnsi="TH SarabunPSK" w:cs="TH SarabunPSK" w:hint="cs"/>
          <w:color w:val="0D0D0D" w:themeColor="text1" w:themeTint="F2"/>
          <w:sz w:val="32"/>
          <w:szCs w:val="32"/>
        </w:rPr>
      </w:r>
      <w:r w:rsidR="00907C1C" w:rsidRPr="009F7AC5">
        <w:rPr>
          <w:rFonts w:ascii="TH SarabunPSK" w:hAnsi="TH SarabunPSK" w:cs="TH SarabunPSK" w:hint="cs"/>
          <w:color w:val="0D0D0D" w:themeColor="text1" w:themeTint="F2"/>
          <w:sz w:val="32"/>
          <w:szCs w:val="32"/>
          <w:cs/>
        </w:rPr>
      </w:r>
      <w:r w:rsidR="00907C1C" w:rsidRPr="009F7AC5">
        <w:rPr>
          <w:rFonts w:ascii="TH SarabunPSK" w:hAnsi="TH SarabunPSK" w:cs="TH SarabunPSK" w:hint="cs"/>
          <w:color w:val="0D0D0D" w:themeColor="text1" w:themeTint="F2"/>
          <w:sz w:val="32"/>
          <w:szCs w:val="32"/>
        </w:rPr>
      </w:r>
    </w:p>
    <w:p w14:paraId="7CF67844" w14:textId="77777777" w:rsidR="00033541" w:rsidRDefault="00171873" w:rsidP="00033541">
      <w:pPr>
        <w:keepNext/>
        <w:spacing w:line="240" w:lineRule="auto"/>
        <w:jc w:val="center"/>
      </w:pPr>
      <w:r w:rsidRPr="009F7AC5">
        <w:rPr>
          <w:rFonts w:ascii="TH SarabunPSK" w:hAnsi="TH SarabunPSK" w:cs="TH SarabunPSK" w:hint="cs"/>
          <w:noProof/>
          <w:color w:val="0D0D0D" w:themeColor="text1" w:themeTint="F2"/>
          <w:sz w:val="32"/>
          <w:szCs w:val="32"/>
          <w:cs/>
        </w:rPr>
        <w:drawing>
          <wp:inline distT="0" distB="0" distL="0" distR="0" wp14:anchorId="6DF7E776" wp14:editId="0EF32F7F">
            <wp:extent cx="1317172" cy="1252920"/>
            <wp:effectExtent l="0" t="0" r="0" b="4445"/>
            <wp:docPr id="1924769665"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22774" cy="1258249"/>
                    </a:xfrm>
                    <a:prstGeom prst="rect">
                      <a:avLst/>
                    </a:prstGeom>
                    <a:noFill/>
                    <a:ln>
                      <a:noFill/>
                    </a:ln>
                  </pic:spPr>
                </pic:pic>
              </a:graphicData>
            </a:graphic>
          </wp:inline>
        </w:drawing>
      </w:r>
    </w:p>
    <w:p w14:paraId="4497D749" w14:textId="5C13772F" w:rsidR="00FA56B6" w:rsidRDefault="00033541" w:rsidP="00FA56B6">
      <w:pPr>
        <w:pStyle w:val="af3"/>
        <w:jc w:val="center"/>
        <w:rPr>
          <w:rFonts w:ascii="TH Sarabun New" w:hAnsi="TH Sarabun New" w:cs="TH Sarabun New"/>
          <w:i w:val="0"/>
          <w:iCs w:val="0"/>
          <w:color w:val="auto"/>
          <w:sz w:val="32"/>
          <w:szCs w:val="32"/>
        </w:rPr>
      </w:pPr>
      <w:bookmarkStart w:id="24" w:name="_Toc225441415"/>
      <w:bookmarkStart w:id="25" w:name="_Toc239772312"/>
      <w:r w:rsidRPr="009B3491">
        <w:rPr>
          <w:rFonts w:ascii="TH Sarabun New" w:hAnsi="TH Sarabun New" w:cs="TH Sarabun New"/>
          <w:b/>
          <w:bCs/>
          <w:i w:val="0"/>
          <w:iCs w:val="0"/>
          <w:color w:val="auto"/>
          <w:sz w:val="32"/>
          <w:szCs w:val="32"/>
          <w:cs/>
        </w:rPr>
        <w:t xml:space="preserve">ภาพประกอบที่ </w:t>
      </w:r>
      <w:r w:rsidRPr="009B3491">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4</w:t>
      </w:r>
      <w:r w:rsidR="00184080">
        <w:rPr>
          <w:rFonts w:ascii="TH Sarabun New" w:hAnsi="TH Sarabun New" w:cs="TH Sarabun New"/>
          <w:b/>
          <w:bCs/>
          <w:i w:val="0"/>
          <w:iCs w:val="0"/>
          <w:color w:val="auto"/>
          <w:sz w:val="32"/>
          <w:szCs w:val="32"/>
        </w:rPr>
        <w:fldChar w:fldCharType="end"/>
      </w:r>
      <w:r w:rsidR="009B3491" w:rsidRPr="009B3491">
        <w:rPr>
          <w:rFonts w:ascii="TH Sarabun New" w:hAnsi="TH Sarabun New" w:cs="TH Sarabun New"/>
          <w:i w:val="0"/>
          <w:iCs w:val="0"/>
          <w:color w:val="auto"/>
          <w:sz w:val="32"/>
          <w:szCs w:val="32"/>
          <w:cs/>
        </w:rPr>
        <w:t xml:space="preserve"> ปุ่ม </w:t>
      </w:r>
      <w:r w:rsidR="009B3491" w:rsidRPr="009B3491">
        <w:rPr>
          <w:rFonts w:ascii="TH Sarabun New" w:hAnsi="TH Sarabun New" w:cs="TH Sarabun New"/>
          <w:i w:val="0"/>
          <w:iCs w:val="0"/>
          <w:color w:val="auto"/>
          <w:sz w:val="32"/>
          <w:szCs w:val="32"/>
        </w:rPr>
        <w:t>Active Skills</w:t>
      </w:r>
      <w:bookmarkEnd w:id="24"/>
      <w:bookmarkEnd w:id="25"/>
    </w:p>
    <w:p w14:paraId="0E8974E9" w14:textId="1233F781" w:rsidR="002F4881" w:rsidRPr="00FA56B6" w:rsidRDefault="00133614" w:rsidP="00FA56B6">
      <w:pPr>
        <w:pStyle w:val="af3"/>
        <w:jc w:val="thaiDistribute"/>
        <w:rPr>
          <w:rFonts w:ascii="TH Sarabun New" w:hAnsi="TH Sarabun New" w:cs="TH Sarabun New"/>
          <w:i w:val="0"/>
          <w:iCs w:val="0"/>
          <w:color w:val="auto"/>
          <w:sz w:val="32"/>
          <w:szCs w:val="32"/>
        </w:rPr>
      </w:pPr>
      <w:r w:rsidRPr="00FA56B6">
        <w:rPr>
          <w:rFonts w:ascii="TH SarabunPSK" w:hAnsi="TH SarabunPSK" w:cs="TH SarabunPSK" w:hint="cs"/>
          <w:i w:val="0"/>
          <w:iCs w:val="0"/>
          <w:color w:val="0D0D0D" w:themeColor="text1" w:themeTint="F2"/>
          <w:sz w:val="32"/>
          <w:szCs w:val="32"/>
          <w:cs/>
        </w:rPr>
        <w:t>Shield: สร้างสนามพลังป้องกันความเสียหายรอบยานเป็นเวลา 2 วินาที</w:t>
      </w:r>
      <w:r w:rsidRPr="00FA56B6">
        <w:rPr>
          <w:rFonts w:ascii="TH SarabunPSK" w:hAnsi="TH SarabunPSK" w:cs="TH SarabunPSK" w:hint="cs"/>
          <w:i w:val="0"/>
          <w:iCs w:val="0"/>
          <w:color w:val="0D0D0D" w:themeColor="text1" w:themeTint="F2"/>
          <w:sz w:val="32"/>
          <w:szCs w:val="32"/>
        </w:rPr>
      </w:r>
      <w:r w:rsidR="00FA56B6" w:rsidRPr="00FA56B6">
        <w:rPr>
          <w:rFonts w:ascii="TH SarabunPSK" w:hAnsi="TH SarabunPSK" w:cs="TH SarabunPSK"/>
          <w:i w:val="0"/>
          <w:iCs w:val="0"/>
          <w:color w:val="0D0D0D" w:themeColor="text1" w:themeTint="F2"/>
          <w:sz w:val="32"/>
          <w:szCs w:val="32"/>
        </w:rPr>
      </w:r>
      <w:r w:rsidRPr="00FA56B6">
        <w:rPr>
          <w:rFonts w:ascii="TH SarabunPSK" w:hAnsi="TH SarabunPSK" w:cs="TH SarabunPSK" w:hint="cs"/>
          <w:i w:val="0"/>
          <w:iCs w:val="0"/>
          <w:color w:val="0D0D0D" w:themeColor="text1" w:themeTint="F2"/>
          <w:sz w:val="32"/>
          <w:szCs w:val="32"/>
          <w:cs/>
        </w:rPr>
      </w:r>
      <w:r w:rsidR="00B169D6">
        <w:rPr>
          <w:rFonts w:ascii="TH SarabunPSK" w:hAnsi="TH SarabunPSK" w:cs="TH SarabunPSK" w:hint="cs"/>
          <w:i w:val="0"/>
          <w:iCs w:val="0"/>
          <w:color w:val="0D0D0D" w:themeColor="text1" w:themeTint="F2"/>
          <w:sz w:val="32"/>
          <w:szCs w:val="32"/>
          <w:cs/>
        </w:rPr>
      </w:r>
      <w:r w:rsidRPr="00FA56B6">
        <w:rPr>
          <w:rFonts w:ascii="TH SarabunPSK" w:hAnsi="TH SarabunPSK" w:cs="TH SarabunPSK" w:hint="cs"/>
          <w:i w:val="0"/>
          <w:iCs w:val="0"/>
          <w:color w:val="0D0D0D" w:themeColor="text1" w:themeTint="F2"/>
          <w:sz w:val="32"/>
          <w:szCs w:val="32"/>
          <w:cs/>
        </w:rPr>
      </w:r>
      <w:r w:rsidR="00FA56B6" w:rsidRPr="00FA56B6">
        <w:rPr>
          <w:rFonts w:ascii="TH SarabunPSK" w:hAnsi="TH SarabunPSK" w:cs="TH SarabunPSK"/>
          <w:i w:val="0"/>
          <w:iCs w:val="0"/>
          <w:color w:val="0D0D0D" w:themeColor="text1" w:themeTint="F2"/>
          <w:sz w:val="32"/>
          <w:szCs w:val="32"/>
        </w:rPr>
      </w:r>
      <w:r w:rsidR="002F4881" w:rsidRPr="00FA56B6">
        <w:rPr>
          <w:rFonts w:ascii="TH SarabunPSK" w:hAnsi="TH SarabunPSK" w:cs="TH SarabunPSK" w:hint="cs"/>
          <w:i w:val="0"/>
          <w:iCs w:val="0"/>
          <w:color w:val="0D0D0D" w:themeColor="text1" w:themeTint="F2"/>
          <w:sz w:val="32"/>
          <w:szCs w:val="32"/>
          <w:cs/>
        </w:rPr>
      </w:r>
      <w:r w:rsidR="002F4881" w:rsidRPr="00FA56B6">
        <w:rPr>
          <w:rFonts w:ascii="TH SarabunPSK" w:hAnsi="TH SarabunPSK" w:cs="TH SarabunPSK" w:hint="cs"/>
          <w:i w:val="0"/>
          <w:iCs w:val="0"/>
          <w:color w:val="0D0D0D" w:themeColor="text1" w:themeTint="F2"/>
          <w:sz w:val="32"/>
          <w:szCs w:val="32"/>
        </w:rPr>
      </w:r>
      <w:r w:rsidR="002F4881" w:rsidRPr="00FA56B6">
        <w:rPr>
          <w:rFonts w:ascii="TH SarabunPSK" w:hAnsi="TH SarabunPSK" w:cs="TH SarabunPSK" w:hint="cs"/>
          <w:i w:val="0"/>
          <w:iCs w:val="0"/>
          <w:color w:val="0D0D0D" w:themeColor="text1" w:themeTint="F2"/>
          <w:sz w:val="32"/>
          <w:szCs w:val="32"/>
          <w:cs/>
        </w:rPr>
      </w:r>
      <w:r w:rsidR="00BE2501" w:rsidRPr="00FA56B6">
        <w:rPr>
          <w:rFonts w:ascii="TH SarabunPSK" w:hAnsi="TH SarabunPSK" w:cs="TH SarabunPSK" w:hint="cs"/>
          <w:i w:val="0"/>
          <w:iCs w:val="0"/>
          <w:color w:val="0D0D0D" w:themeColor="text1" w:themeTint="F2"/>
          <w:sz w:val="32"/>
          <w:szCs w:val="32"/>
          <w:cs/>
        </w:rPr>
      </w:r>
      <w:r w:rsidR="002F4881" w:rsidRPr="00FA56B6">
        <w:rPr>
          <w:rFonts w:ascii="TH SarabunPSK" w:hAnsi="TH SarabunPSK" w:cs="TH SarabunPSK" w:hint="cs"/>
          <w:i w:val="0"/>
          <w:iCs w:val="0"/>
          <w:color w:val="0D0D0D" w:themeColor="text1" w:themeTint="F2"/>
          <w:sz w:val="32"/>
          <w:szCs w:val="32"/>
        </w:rPr>
      </w:r>
      <w:r w:rsidR="002F4881" w:rsidRPr="00FA56B6">
        <w:rPr>
          <w:rFonts w:ascii="TH SarabunPSK" w:hAnsi="TH SarabunPSK" w:cs="TH SarabunPSK" w:hint="cs"/>
          <w:i w:val="0"/>
          <w:iCs w:val="0"/>
          <w:color w:val="0D0D0D" w:themeColor="text1" w:themeTint="F2"/>
          <w:sz w:val="32"/>
          <w:szCs w:val="32"/>
          <w:cs/>
        </w:rPr>
      </w:r>
    </w:p>
    <w:p w14:paraId="4FF5A779" w14:textId="77777777" w:rsidR="009B3491" w:rsidRDefault="00257F9A" w:rsidP="009B3491">
      <w:pPr>
        <w:keepNext/>
        <w:spacing w:line="240" w:lineRule="auto"/>
        <w:jc w:val="center"/>
      </w:pPr>
      <w:r w:rsidRPr="009F7AC5">
        <w:rPr>
          <w:rFonts w:ascii="TH SarabunPSK" w:hAnsi="TH SarabunPSK" w:cs="TH SarabunPSK" w:hint="cs"/>
          <w:noProof/>
          <w:color w:val="0D0D0D" w:themeColor="text1" w:themeTint="F2"/>
          <w:sz w:val="32"/>
          <w:szCs w:val="32"/>
        </w:rPr>
        <w:drawing>
          <wp:inline distT="0" distB="0" distL="0" distR="0" wp14:anchorId="3E572D22" wp14:editId="667049C8">
            <wp:extent cx="1240651" cy="1448435"/>
            <wp:effectExtent l="0" t="0" r="0" b="0"/>
            <wp:docPr id="504516427" name="รูปภาพ 8" descr="รูปภาพประกอบด้วย ภาพหน้าจอ, กราฟิก, วงกลม, เครื่องหมาย&#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16427" name="รูปภาพ 8" descr="รูปภาพประกอบด้วย ภาพหน้าจอ, กราฟิก, วงกลม, เครื่องหมาย&#10;&#10;เนื้อหาที่สร้างโดย AI อาจไม่ถูกต้อง"/>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787"/>
                    <a:stretch>
                      <a:fillRect/>
                    </a:stretch>
                  </pic:blipFill>
                  <pic:spPr bwMode="auto">
                    <a:xfrm>
                      <a:off x="0" y="0"/>
                      <a:ext cx="1255384" cy="1465636"/>
                    </a:xfrm>
                    <a:prstGeom prst="rect">
                      <a:avLst/>
                    </a:prstGeom>
                    <a:noFill/>
                    <a:ln>
                      <a:noFill/>
                    </a:ln>
                    <a:extLst>
                      <a:ext uri="{53640926-AAD7-44D8-BBD7-CCE9431645EC}">
                        <a14:shadowObscured xmlns:a14="http://schemas.microsoft.com/office/drawing/2010/main"/>
                      </a:ext>
                    </a:extLst>
                  </pic:spPr>
                </pic:pic>
              </a:graphicData>
            </a:graphic>
          </wp:inline>
        </w:drawing>
      </w:r>
    </w:p>
    <w:p w14:paraId="5AC82674" w14:textId="1089EBA9" w:rsidR="00FA56B6" w:rsidRDefault="009B3491" w:rsidP="00FA56B6">
      <w:pPr>
        <w:pStyle w:val="af3"/>
        <w:jc w:val="center"/>
        <w:rPr>
          <w:rFonts w:ascii="TH Sarabun New" w:hAnsi="TH Sarabun New" w:cs="TH Sarabun New"/>
          <w:i w:val="0"/>
          <w:iCs w:val="0"/>
          <w:color w:val="auto"/>
          <w:sz w:val="32"/>
          <w:szCs w:val="32"/>
        </w:rPr>
      </w:pPr>
      <w:bookmarkStart w:id="26" w:name="_Toc225441416"/>
      <w:bookmarkStart w:id="27" w:name="_Toc239772313"/>
      <w:r w:rsidRPr="009B3491">
        <w:rPr>
          <w:rFonts w:ascii="TH Sarabun New" w:hAnsi="TH Sarabun New" w:cs="TH Sarabun New"/>
          <w:b/>
          <w:bCs/>
          <w:i w:val="0"/>
          <w:iCs w:val="0"/>
          <w:color w:val="auto"/>
          <w:sz w:val="32"/>
          <w:szCs w:val="32"/>
          <w:cs/>
        </w:rPr>
        <w:t xml:space="preserve">ภาพประกอบที่ </w:t>
      </w:r>
      <w:r w:rsidRPr="009B3491">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5</w:t>
      </w:r>
      <w:r w:rsidR="00184080">
        <w:rPr>
          <w:rFonts w:ascii="TH Sarabun New" w:hAnsi="TH Sarabun New" w:cs="TH Sarabun New"/>
          <w:b/>
          <w:bCs/>
          <w:i w:val="0"/>
          <w:iCs w:val="0"/>
          <w:color w:val="auto"/>
          <w:sz w:val="32"/>
          <w:szCs w:val="32"/>
        </w:rPr>
        <w:fldChar w:fldCharType="end"/>
      </w:r>
      <w:r w:rsidRPr="009B3491">
        <w:rPr>
          <w:rFonts w:ascii="TH Sarabun New" w:hAnsi="TH Sarabun New" w:cs="TH Sarabun New"/>
          <w:i w:val="0"/>
          <w:iCs w:val="0"/>
          <w:color w:val="auto"/>
          <w:sz w:val="32"/>
          <w:szCs w:val="32"/>
          <w:cs/>
        </w:rPr>
        <w:t xml:space="preserve"> ปุ่ม </w:t>
      </w:r>
      <w:r w:rsidRPr="009B3491">
        <w:rPr>
          <w:rFonts w:ascii="TH Sarabun New" w:hAnsi="TH Sarabun New" w:cs="TH Sarabun New"/>
          <w:i w:val="0"/>
          <w:iCs w:val="0"/>
          <w:color w:val="auto"/>
          <w:sz w:val="32"/>
          <w:szCs w:val="32"/>
        </w:rPr>
        <w:t>Active Skills</w:t>
      </w:r>
      <w:bookmarkEnd w:id="26"/>
      <w:bookmarkEnd w:id="27"/>
    </w:p>
    <w:p w14:paraId="20A1A127" w14:textId="2236958B" w:rsidR="00C671AC" w:rsidRPr="002E1F7A" w:rsidRDefault="00205B4C" w:rsidP="00FA56B6">
      <w:pPr>
        <w:pStyle w:val="af3"/>
        <w:jc w:val="thaiDistribute"/>
        <w:rPr>
          <w:rFonts w:ascii="TH SarabunPSK" w:hAnsi="TH SarabunPSK" w:cs="TH SarabunPSK"/>
          <w:i w:val="0"/>
          <w:iCs w:val="0"/>
          <w:color w:val="0D0D0D" w:themeColor="text1" w:themeTint="F2"/>
          <w:sz w:val="32"/>
          <w:szCs w:val="32"/>
        </w:rPr>
      </w:pPr>
      <w:r w:rsidRPr="002E1F7A">
        <w:rPr>
          <w:rFonts w:ascii="TH SarabunPSK" w:hAnsi="TH SarabunPSK" w:cs="TH SarabunPSK" w:hint="cs"/>
          <w:i w:val="0"/>
          <w:iCs w:val="0"/>
          <w:color w:val="0D0D0D" w:themeColor="text1" w:themeTint="F2"/>
          <w:sz w:val="32"/>
          <w:szCs w:val="32"/>
          <w:cs/>
        </w:rPr>
        <w:t>Stun: ส่งคลื่นพลังไปยังฝ่ายตรงข้ามในระยะที่กำหนด สร้างความเสียหาย 8 HP และทำให้เป้าหมายหยุดชะงัก 1 วินาที</w:t>
      </w:r>
      <w:r w:rsidRPr="002E1F7A">
        <w:rPr>
          <w:rFonts w:ascii="TH SarabunPSK" w:hAnsi="TH SarabunPSK" w:cs="TH SarabunPSK" w:hint="cs"/>
          <w:i w:val="0"/>
          <w:iCs w:val="0"/>
          <w:color w:val="0D0D0D" w:themeColor="text1" w:themeTint="F2"/>
          <w:sz w:val="32"/>
          <w:szCs w:val="32"/>
        </w:rPr>
      </w:r>
      <w:r w:rsidR="00FA56B6" w:rsidRPr="002E1F7A">
        <w:rPr>
          <w:rFonts w:ascii="TH SarabunPSK" w:hAnsi="TH SarabunPSK" w:cs="TH SarabunPSK"/>
          <w:i w:val="0"/>
          <w:iCs w:val="0"/>
          <w:color w:val="0D0D0D" w:themeColor="text1" w:themeTint="F2"/>
          <w:sz w:val="32"/>
          <w:szCs w:val="32"/>
        </w:rPr>
      </w:r>
      <w:r w:rsidRPr="002E1F7A">
        <w:rPr>
          <w:rFonts w:ascii="TH SarabunPSK" w:hAnsi="TH SarabunPSK" w:cs="TH SarabunPSK" w:hint="cs"/>
          <w:i w:val="0"/>
          <w:iCs w:val="0"/>
          <w:color w:val="0D0D0D" w:themeColor="text1" w:themeTint="F2"/>
          <w:sz w:val="32"/>
          <w:szCs w:val="32"/>
          <w:cs/>
        </w:rPr>
      </w:r>
      <w:r w:rsidRPr="002E1F7A">
        <w:rPr>
          <w:rFonts w:ascii="TH SarabunPSK" w:hAnsi="TH SarabunPSK" w:cs="TH SarabunPSK" w:hint="cs"/>
          <w:i w:val="0"/>
          <w:iCs w:val="0"/>
          <w:color w:val="0D0D0D" w:themeColor="text1" w:themeTint="F2"/>
          <w:sz w:val="32"/>
          <w:szCs w:val="32"/>
        </w:rPr>
      </w:r>
      <w:r w:rsidR="00755279">
        <w:rPr>
          <w:rFonts w:ascii="TH SarabunPSK" w:hAnsi="TH SarabunPSK" w:cs="TH SarabunPSK" w:hint="cs"/>
          <w:i w:val="0"/>
          <w:iCs w:val="0"/>
          <w:color w:val="0D0D0D" w:themeColor="text1" w:themeTint="F2"/>
          <w:sz w:val="32"/>
          <w:szCs w:val="32"/>
          <w:cs/>
        </w:rPr>
      </w:r>
      <w:r w:rsidR="00C671AC" w:rsidRPr="002E1F7A">
        <w:rPr>
          <w:rFonts w:ascii="TH SarabunPSK" w:hAnsi="TH SarabunPSK" w:cs="TH SarabunPSK" w:hint="cs"/>
          <w:i w:val="0"/>
          <w:iCs w:val="0"/>
          <w:color w:val="0D0D0D" w:themeColor="text1" w:themeTint="F2"/>
          <w:sz w:val="32"/>
          <w:szCs w:val="32"/>
          <w:cs/>
        </w:rPr>
      </w:r>
      <w:r w:rsidR="00755279">
        <w:rPr>
          <w:rFonts w:ascii="TH SarabunPSK" w:hAnsi="TH SarabunPSK" w:cs="TH SarabunPSK"/>
          <w:i w:val="0"/>
          <w:iCs w:val="0"/>
          <w:color w:val="0D0D0D" w:themeColor="text1" w:themeTint="F2"/>
          <w:sz w:val="32"/>
          <w:szCs w:val="32"/>
        </w:rPr>
      </w:r>
      <w:r w:rsidR="002E1F7A">
        <w:rPr>
          <w:rFonts w:ascii="TH SarabunPSK" w:hAnsi="TH SarabunPSK" w:cs="TH SarabunPSK" w:hint="cs"/>
          <w:i w:val="0"/>
          <w:iCs w:val="0"/>
          <w:color w:val="0D0D0D" w:themeColor="text1" w:themeTint="F2"/>
          <w:sz w:val="32"/>
          <w:szCs w:val="32"/>
          <w:cs/>
        </w:rPr>
      </w:r>
      <w:r w:rsidR="00C671AC" w:rsidRPr="002E1F7A">
        <w:rPr>
          <w:rFonts w:ascii="TH SarabunPSK" w:hAnsi="TH SarabunPSK" w:cs="TH SarabunPSK" w:hint="cs"/>
          <w:i w:val="0"/>
          <w:iCs w:val="0"/>
          <w:color w:val="0D0D0D" w:themeColor="text1" w:themeTint="F2"/>
          <w:sz w:val="32"/>
          <w:szCs w:val="32"/>
          <w:cs/>
        </w:rPr>
      </w:r>
      <w:r w:rsidR="00BE2501" w:rsidRPr="002E1F7A">
        <w:rPr>
          <w:rFonts w:ascii="TH SarabunPSK" w:hAnsi="TH SarabunPSK" w:cs="TH SarabunPSK" w:hint="cs"/>
          <w:i w:val="0"/>
          <w:iCs w:val="0"/>
          <w:color w:val="0D0D0D" w:themeColor="text1" w:themeTint="F2"/>
          <w:sz w:val="32"/>
          <w:szCs w:val="32"/>
          <w:cs/>
        </w:rPr>
      </w:r>
      <w:r w:rsidR="00C671AC" w:rsidRPr="002E1F7A">
        <w:rPr>
          <w:rFonts w:ascii="TH SarabunPSK" w:hAnsi="TH SarabunPSK" w:cs="TH SarabunPSK" w:hint="cs"/>
          <w:i w:val="0"/>
          <w:iCs w:val="0"/>
          <w:color w:val="0D0D0D" w:themeColor="text1" w:themeTint="F2"/>
          <w:sz w:val="32"/>
          <w:szCs w:val="32"/>
        </w:rPr>
      </w:r>
      <w:r w:rsidR="00C671AC" w:rsidRPr="002E1F7A">
        <w:rPr>
          <w:rFonts w:ascii="TH SarabunPSK" w:hAnsi="TH SarabunPSK" w:cs="TH SarabunPSK" w:hint="cs"/>
          <w:i w:val="0"/>
          <w:iCs w:val="0"/>
          <w:color w:val="0D0D0D" w:themeColor="text1" w:themeTint="F2"/>
          <w:sz w:val="32"/>
          <w:szCs w:val="32"/>
          <w:cs/>
        </w:rPr>
      </w:r>
    </w:p>
    <w:p w14:paraId="0113552D" w14:textId="77777777" w:rsidR="009B3491" w:rsidRDefault="00076E1C" w:rsidP="009B3491">
      <w:pPr>
        <w:keepNext/>
        <w:jc w:val="center"/>
      </w:pPr>
      <w:r w:rsidRPr="009F7AC5">
        <w:rPr>
          <w:rFonts w:ascii="TH SarabunPSK" w:hAnsi="TH SarabunPSK" w:cs="TH SarabunPSK" w:hint="cs"/>
          <w:noProof/>
          <w:color w:val="0D0D0D" w:themeColor="text1" w:themeTint="F2"/>
          <w:sz w:val="32"/>
          <w:szCs w:val="32"/>
        </w:rPr>
        <w:drawing>
          <wp:inline distT="0" distB="0" distL="0" distR="0" wp14:anchorId="30330E29" wp14:editId="16AF8439">
            <wp:extent cx="1306286" cy="1500266"/>
            <wp:effectExtent l="0" t="0" r="8255" b="5080"/>
            <wp:docPr id="1093063665"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21047" cy="1517219"/>
                    </a:xfrm>
                    <a:prstGeom prst="rect">
                      <a:avLst/>
                    </a:prstGeom>
                    <a:noFill/>
                    <a:ln>
                      <a:noFill/>
                    </a:ln>
                  </pic:spPr>
                </pic:pic>
              </a:graphicData>
            </a:graphic>
          </wp:inline>
        </w:drawing>
      </w:r>
    </w:p>
    <w:p w14:paraId="1E460280" w14:textId="58D05C21" w:rsidR="009B3491" w:rsidRPr="00732387" w:rsidRDefault="009B3491" w:rsidP="00732387">
      <w:pPr>
        <w:pStyle w:val="af3"/>
        <w:jc w:val="center"/>
        <w:rPr>
          <w:rFonts w:ascii="TH Sarabun New" w:hAnsi="TH Sarabun New" w:cs="TH Sarabun New"/>
          <w:i w:val="0"/>
          <w:iCs w:val="0"/>
          <w:color w:val="auto"/>
          <w:sz w:val="32"/>
          <w:szCs w:val="32"/>
        </w:rPr>
      </w:pPr>
      <w:bookmarkStart w:id="28" w:name="_Toc225441417"/>
      <w:bookmarkStart w:id="29" w:name="_Toc239772314"/>
      <w:r w:rsidRPr="00732387">
        <w:rPr>
          <w:rFonts w:ascii="TH Sarabun New" w:hAnsi="TH Sarabun New" w:cs="TH Sarabun New"/>
          <w:b/>
          <w:bCs/>
          <w:i w:val="0"/>
          <w:iCs w:val="0"/>
          <w:color w:val="auto"/>
          <w:sz w:val="32"/>
          <w:szCs w:val="32"/>
          <w:cs/>
        </w:rPr>
        <w:t xml:space="preserve">ภาพประกอบที่ </w:t>
      </w:r>
      <w:r w:rsidRPr="00732387">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6</w:t>
      </w:r>
      <w:r w:rsidR="00184080">
        <w:rPr>
          <w:rFonts w:ascii="TH Sarabun New" w:hAnsi="TH Sarabun New" w:cs="TH Sarabun New"/>
          <w:b/>
          <w:bCs/>
          <w:i w:val="0"/>
          <w:iCs w:val="0"/>
          <w:color w:val="auto"/>
          <w:sz w:val="32"/>
          <w:szCs w:val="32"/>
        </w:rPr>
        <w:fldChar w:fldCharType="end"/>
      </w:r>
      <w:r w:rsidRPr="00732387">
        <w:rPr>
          <w:rFonts w:ascii="TH Sarabun New" w:hAnsi="TH Sarabun New" w:cs="TH Sarabun New"/>
          <w:i w:val="0"/>
          <w:iCs w:val="0"/>
          <w:color w:val="auto"/>
          <w:sz w:val="32"/>
          <w:szCs w:val="32"/>
          <w:cs/>
        </w:rPr>
        <w:t xml:space="preserve"> ปุ่ม </w:t>
      </w:r>
      <w:r w:rsidRPr="00732387">
        <w:rPr>
          <w:rFonts w:ascii="TH Sarabun New" w:hAnsi="TH Sarabun New" w:cs="TH Sarabun New"/>
          <w:i w:val="0"/>
          <w:iCs w:val="0"/>
          <w:color w:val="auto"/>
          <w:sz w:val="32"/>
          <w:szCs w:val="32"/>
        </w:rPr>
        <w:t xml:space="preserve">Active Skills </w:t>
      </w:r>
      <w:r w:rsidRPr="00732387">
        <w:rPr>
          <w:rFonts w:ascii="TH Sarabun New" w:hAnsi="TH Sarabun New" w:cs="TH Sarabun New"/>
          <w:i w:val="0"/>
          <w:iCs w:val="0"/>
          <w:color w:val="auto"/>
          <w:sz w:val="32"/>
          <w:szCs w:val="32"/>
          <w:cs/>
        </w:rPr>
        <w:t>คลื่นอัมพาต</w:t>
      </w:r>
      <w:bookmarkEnd w:id="28"/>
      <w:bookmarkEnd w:id="29"/>
    </w:p>
    <w:p w14:paraId="34B0A6F7" w14:textId="44790F0B" w:rsidR="00217696" w:rsidRPr="009F7AC5" w:rsidRDefault="00D83AD5" w:rsidP="00D83AD5">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1.3.1.2.4 Cooldown Mechanism: หลังใช้สกิล ระบบแสดงเวลาคูลดาวน์บนปุ่มด้วยวงแหวนรอบไอคอน เมื่อเวลาหมดจึงใช้สกิลครั้งถัดไปได้</w:t>
      </w:r>
      <w:r w:rsidR="00B66B72"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r w:rsidR="00217696" w:rsidRPr="009F7AC5">
        <w:rPr>
          <w:rFonts w:ascii="TH SarabunPSK" w:hAnsi="TH SarabunPSK" w:cs="TH SarabunPSK" w:hint="cs"/>
          <w:color w:val="0D0D0D" w:themeColor="text1" w:themeTint="F2"/>
          <w:sz w:val="32"/>
          <w:szCs w:val="32"/>
        </w:rPr>
      </w:r>
      <w:r w:rsidR="00217696" w:rsidRPr="009F7AC5">
        <w:rPr>
          <w:rFonts w:ascii="TH SarabunPSK" w:hAnsi="TH SarabunPSK" w:cs="TH SarabunPSK" w:hint="cs"/>
          <w:color w:val="0D0D0D" w:themeColor="text1" w:themeTint="F2"/>
          <w:sz w:val="32"/>
          <w:szCs w:val="32"/>
          <w:cs/>
        </w:rPr>
      </w:r>
      <w:r w:rsidR="00653CB7">
        <w:rPr>
          <w:rFonts w:ascii="TH SarabunPSK" w:hAnsi="TH SarabunPSK" w:cs="TH SarabunPSK"/>
          <w:color w:val="0D0D0D" w:themeColor="text1" w:themeTint="F2"/>
          <w:sz w:val="32"/>
          <w:szCs w:val="32"/>
        </w:rPr>
      </w:r>
      <w:r w:rsidR="00217696" w:rsidRPr="009F7AC5">
        <w:rPr>
          <w:rFonts w:ascii="TH SarabunPSK" w:hAnsi="TH SarabunPSK" w:cs="TH SarabunPSK" w:hint="cs"/>
          <w:color w:val="0D0D0D" w:themeColor="text1" w:themeTint="F2"/>
          <w:sz w:val="32"/>
          <w:szCs w:val="32"/>
          <w:cs/>
        </w:rPr>
      </w:r>
    </w:p>
    <w:p w14:paraId="5CFDC436" w14:textId="5946E0A9" w:rsidR="00907C1C" w:rsidRPr="009F7AC5" w:rsidRDefault="004E71F1" w:rsidP="00653CB7">
      <w:pPr>
        <w:ind w:firstLine="36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 Seeker Missile: คูลดาวน์ 11 วินาที</w:t>
      </w:r>
      <w:r w:rsidR="00E26367" w:rsidRPr="009F7AC5">
        <w:rPr>
          <w:rFonts w:ascii="TH SarabunPSK" w:hAnsi="TH SarabunPSK" w:cs="TH SarabunPSK" w:hint="cs"/>
          <w:color w:val="0D0D0D" w:themeColor="text1" w:themeTint="F2"/>
          <w:sz w:val="32"/>
          <w:szCs w:val="32"/>
        </w:rPr>
      </w:r>
      <w:r w:rsidR="00E26367" w:rsidRPr="009F7AC5">
        <w:rPr>
          <w:rFonts w:ascii="TH SarabunPSK" w:hAnsi="TH SarabunPSK" w:cs="TH SarabunPSK" w:hint="cs"/>
          <w:color w:val="0D0D0D" w:themeColor="text1" w:themeTint="F2"/>
          <w:sz w:val="32"/>
          <w:szCs w:val="32"/>
          <w:cs/>
        </w:rPr>
      </w:r>
      <w:r w:rsidR="00E26367" w:rsidRPr="009F7AC5">
        <w:rPr>
          <w:rFonts w:ascii="TH SarabunPSK" w:hAnsi="TH SarabunPSK" w:cs="TH SarabunPSK" w:hint="cs"/>
          <w:color w:val="0D0D0D" w:themeColor="text1" w:themeTint="F2"/>
          <w:sz w:val="32"/>
          <w:szCs w:val="32"/>
        </w:rPr>
      </w:r>
      <w:r w:rsidR="00907C1C" w:rsidRPr="009F7AC5">
        <w:rPr>
          <w:rFonts w:ascii="TH SarabunPSK" w:hAnsi="TH SarabunPSK" w:cs="TH SarabunPSK" w:hint="cs"/>
          <w:color w:val="0D0D0D" w:themeColor="text1" w:themeTint="F2"/>
          <w:sz w:val="32"/>
          <w:szCs w:val="32"/>
          <w:cs/>
        </w:rPr>
      </w:r>
      <w:r w:rsidR="00907C1C" w:rsidRPr="009F7AC5">
        <w:rPr>
          <w:rFonts w:ascii="TH SarabunPSK" w:hAnsi="TH SarabunPSK" w:cs="TH SarabunPSK" w:hint="cs"/>
          <w:color w:val="0D0D0D" w:themeColor="text1" w:themeTint="F2"/>
          <w:sz w:val="32"/>
          <w:szCs w:val="32"/>
        </w:rPr>
      </w:r>
      <w:r w:rsidR="00907C1C" w:rsidRPr="009F7AC5">
        <w:rPr>
          <w:rFonts w:ascii="TH SarabunPSK" w:hAnsi="TH SarabunPSK" w:cs="TH SarabunPSK" w:hint="cs"/>
          <w:color w:val="0D0D0D" w:themeColor="text1" w:themeTint="F2"/>
          <w:sz w:val="32"/>
          <w:szCs w:val="32"/>
          <w:cs/>
        </w:rPr>
      </w:r>
      <w:r w:rsidR="00907C1C" w:rsidRPr="009F7AC5">
        <w:rPr>
          <w:rFonts w:ascii="TH SarabunPSK" w:hAnsi="TH SarabunPSK" w:cs="TH SarabunPSK" w:hint="cs"/>
          <w:color w:val="0D0D0D" w:themeColor="text1" w:themeTint="F2"/>
          <w:sz w:val="32"/>
          <w:szCs w:val="32"/>
        </w:rPr>
      </w:r>
    </w:p>
    <w:p w14:paraId="20901CA6" w14:textId="209CC637" w:rsidR="00E26367" w:rsidRPr="009F7AC5" w:rsidRDefault="004E71F1" w:rsidP="00653CB7">
      <w:pPr>
        <w:ind w:firstLine="36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2. Nova Bomb: คูลดาวน์ 12 วินาที</w:t>
      </w:r>
      <w:r w:rsidR="00E26367" w:rsidRPr="009F7AC5">
        <w:rPr>
          <w:rFonts w:ascii="TH SarabunPSK" w:hAnsi="TH SarabunPSK" w:cs="TH SarabunPSK" w:hint="cs"/>
          <w:color w:val="0D0D0D" w:themeColor="text1" w:themeTint="F2"/>
          <w:sz w:val="32"/>
          <w:szCs w:val="32"/>
        </w:rPr>
      </w:r>
      <w:r w:rsidR="00E26367" w:rsidRPr="009F7AC5">
        <w:rPr>
          <w:rFonts w:ascii="TH SarabunPSK" w:hAnsi="TH SarabunPSK" w:cs="TH SarabunPSK" w:hint="cs"/>
          <w:color w:val="0D0D0D" w:themeColor="text1" w:themeTint="F2"/>
          <w:sz w:val="32"/>
          <w:szCs w:val="32"/>
          <w:cs/>
        </w:rPr>
      </w:r>
      <w:r w:rsidR="00E26367" w:rsidRPr="009F7AC5">
        <w:rPr>
          <w:rFonts w:ascii="TH SarabunPSK" w:hAnsi="TH SarabunPSK" w:cs="TH SarabunPSK" w:hint="cs"/>
          <w:color w:val="0D0D0D" w:themeColor="text1" w:themeTint="F2"/>
          <w:sz w:val="32"/>
          <w:szCs w:val="32"/>
        </w:rPr>
      </w:r>
      <w:r w:rsidR="00FA0FD8" w:rsidRPr="009F7AC5">
        <w:rPr>
          <w:rFonts w:ascii="TH SarabunPSK" w:hAnsi="TH SarabunPSK" w:cs="TH SarabunPSK" w:hint="cs"/>
          <w:color w:val="0D0D0D" w:themeColor="text1" w:themeTint="F2"/>
          <w:sz w:val="32"/>
          <w:szCs w:val="32"/>
          <w:cs/>
        </w:rPr>
      </w:r>
      <w:r w:rsidR="00FA0FD8" w:rsidRPr="009F7AC5">
        <w:rPr>
          <w:rFonts w:ascii="TH SarabunPSK" w:hAnsi="TH SarabunPSK" w:cs="TH SarabunPSK" w:hint="cs"/>
          <w:color w:val="0D0D0D" w:themeColor="text1" w:themeTint="F2"/>
          <w:sz w:val="32"/>
          <w:szCs w:val="32"/>
        </w:rPr>
      </w:r>
      <w:r w:rsidR="00FA0FD8" w:rsidRPr="009F7AC5">
        <w:rPr>
          <w:rFonts w:ascii="TH SarabunPSK" w:hAnsi="TH SarabunPSK" w:cs="TH SarabunPSK" w:hint="cs"/>
          <w:color w:val="0D0D0D" w:themeColor="text1" w:themeTint="F2"/>
          <w:sz w:val="32"/>
          <w:szCs w:val="32"/>
          <w:cs/>
        </w:rPr>
      </w:r>
    </w:p>
    <w:p w14:paraId="67B13397" w14:textId="31CE340A" w:rsidR="00E26367" w:rsidRPr="009F7AC5" w:rsidRDefault="004E71F1" w:rsidP="00653CB7">
      <w:pPr>
        <w:ind w:firstLine="36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3. Shield: คูลดาวน์ 16 วินาที</w:t>
      </w:r>
      <w:r w:rsidR="00E26367" w:rsidRPr="009F7AC5">
        <w:rPr>
          <w:rFonts w:ascii="TH SarabunPSK" w:hAnsi="TH SarabunPSK" w:cs="TH SarabunPSK" w:hint="cs"/>
          <w:color w:val="0D0D0D" w:themeColor="text1" w:themeTint="F2"/>
          <w:sz w:val="32"/>
          <w:szCs w:val="32"/>
        </w:rPr>
      </w:r>
      <w:r w:rsidR="00E26367" w:rsidRPr="009F7AC5">
        <w:rPr>
          <w:rFonts w:ascii="TH SarabunPSK" w:hAnsi="TH SarabunPSK" w:cs="TH SarabunPSK" w:hint="cs"/>
          <w:color w:val="0D0D0D" w:themeColor="text1" w:themeTint="F2"/>
          <w:sz w:val="32"/>
          <w:szCs w:val="32"/>
          <w:cs/>
        </w:rPr>
      </w:r>
      <w:r w:rsidR="00E26367" w:rsidRPr="009F7AC5">
        <w:rPr>
          <w:rFonts w:ascii="TH SarabunPSK" w:hAnsi="TH SarabunPSK" w:cs="TH SarabunPSK" w:hint="cs"/>
          <w:color w:val="0D0D0D" w:themeColor="text1" w:themeTint="F2"/>
          <w:sz w:val="32"/>
          <w:szCs w:val="32"/>
        </w:rPr>
      </w:r>
      <w:r w:rsidR="00FA0FD8" w:rsidRPr="009F7AC5">
        <w:rPr>
          <w:rFonts w:ascii="TH SarabunPSK" w:hAnsi="TH SarabunPSK" w:cs="TH SarabunPSK" w:hint="cs"/>
          <w:color w:val="0D0D0D" w:themeColor="text1" w:themeTint="F2"/>
          <w:sz w:val="32"/>
          <w:szCs w:val="32"/>
          <w:cs/>
        </w:rPr>
      </w:r>
      <w:r w:rsidR="00FA0FD8" w:rsidRPr="009F7AC5">
        <w:rPr>
          <w:rFonts w:ascii="TH SarabunPSK" w:hAnsi="TH SarabunPSK" w:cs="TH SarabunPSK" w:hint="cs"/>
          <w:color w:val="0D0D0D" w:themeColor="text1" w:themeTint="F2"/>
          <w:sz w:val="32"/>
          <w:szCs w:val="32"/>
        </w:rPr>
      </w:r>
      <w:r w:rsidR="00FA0FD8" w:rsidRPr="009F7AC5">
        <w:rPr>
          <w:rFonts w:ascii="TH SarabunPSK" w:hAnsi="TH SarabunPSK" w:cs="TH SarabunPSK" w:hint="cs"/>
          <w:color w:val="0D0D0D" w:themeColor="text1" w:themeTint="F2"/>
          <w:sz w:val="32"/>
          <w:szCs w:val="32"/>
          <w:cs/>
        </w:rPr>
      </w:r>
    </w:p>
    <w:p w14:paraId="06A2F6F9" w14:textId="6E876CC9" w:rsidR="00E518DC" w:rsidRPr="009F7AC5" w:rsidRDefault="004E71F1" w:rsidP="00653CB7">
      <w:pPr>
        <w:ind w:firstLine="36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4. Stun: คูลดาวน์ 12 วินาที</w:t>
      </w:r>
      <w:r w:rsidR="00E26367" w:rsidRPr="009F7AC5">
        <w:rPr>
          <w:rFonts w:ascii="TH SarabunPSK" w:hAnsi="TH SarabunPSK" w:cs="TH SarabunPSK" w:hint="cs"/>
          <w:color w:val="0D0D0D" w:themeColor="text1" w:themeTint="F2"/>
          <w:sz w:val="32"/>
          <w:szCs w:val="32"/>
        </w:rPr>
      </w:r>
      <w:r w:rsidR="00E26367" w:rsidRPr="009F7AC5">
        <w:rPr>
          <w:rFonts w:ascii="TH SarabunPSK" w:hAnsi="TH SarabunPSK" w:cs="TH SarabunPSK" w:hint="cs"/>
          <w:color w:val="0D0D0D" w:themeColor="text1" w:themeTint="F2"/>
          <w:sz w:val="32"/>
          <w:szCs w:val="32"/>
          <w:cs/>
        </w:rPr>
      </w:r>
      <w:r w:rsidR="00E26367" w:rsidRPr="009F7AC5">
        <w:rPr>
          <w:rFonts w:ascii="TH SarabunPSK" w:hAnsi="TH SarabunPSK" w:cs="TH SarabunPSK" w:hint="cs"/>
          <w:color w:val="0D0D0D" w:themeColor="text1" w:themeTint="F2"/>
          <w:sz w:val="32"/>
          <w:szCs w:val="32"/>
        </w:rPr>
      </w:r>
      <w:r w:rsidR="00B21BD2" w:rsidRPr="009F7AC5">
        <w:rPr>
          <w:rFonts w:ascii="TH SarabunPSK" w:hAnsi="TH SarabunPSK" w:cs="TH SarabunPSK" w:hint="cs"/>
          <w:color w:val="0D0D0D" w:themeColor="text1" w:themeTint="F2"/>
          <w:sz w:val="32"/>
          <w:szCs w:val="32"/>
        </w:rPr>
      </w:r>
      <w:r w:rsidR="00B21BD2" w:rsidRPr="009F7AC5">
        <w:rPr>
          <w:rFonts w:ascii="TH SarabunPSK" w:hAnsi="TH SarabunPSK" w:cs="TH SarabunPSK" w:hint="cs"/>
          <w:color w:val="0D0D0D" w:themeColor="text1" w:themeTint="F2"/>
          <w:sz w:val="32"/>
          <w:szCs w:val="32"/>
          <w:cs/>
        </w:rPr>
      </w:r>
      <w:r w:rsidR="00B21BD2" w:rsidRPr="009F7AC5">
        <w:rPr>
          <w:rFonts w:ascii="TH SarabunPSK" w:hAnsi="TH SarabunPSK" w:cs="TH SarabunPSK" w:hint="cs"/>
          <w:color w:val="0D0D0D" w:themeColor="text1" w:themeTint="F2"/>
          <w:sz w:val="32"/>
          <w:szCs w:val="32"/>
        </w:rPr>
      </w:r>
      <w:r w:rsidR="00B21BD2" w:rsidRPr="009F7AC5">
        <w:rPr>
          <w:rFonts w:ascii="TH SarabunPSK" w:hAnsi="TH SarabunPSK" w:cs="TH SarabunPSK" w:hint="cs"/>
          <w:color w:val="0D0D0D" w:themeColor="text1" w:themeTint="F2"/>
          <w:sz w:val="32"/>
          <w:szCs w:val="32"/>
          <w:cs/>
        </w:rPr>
      </w:r>
    </w:p>
    <w:p w14:paraId="680E95B4" w14:textId="15F07A6D" w:rsidR="007C1168" w:rsidRPr="009F7AC5" w:rsidRDefault="00D83AD5" w:rsidP="00653CB7">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1.3.2 ส่วนของตัวละครและยุทโธปกรณ์ (Assets Scope) อธิบายตัวละคร ยานรบ และสนามแข่งขันที่ใช้ในเกม โดยรายละเอียดค่าสถานะยานและผลของสกิล/อุปสรรคอ้างอิงค่าที่กำหนดในตัวเกม ส่วนรายละเอียดภาพและเนื้อเรื่องใช้เพื่ออธิบายบริบทของโครงงาน</w:t>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653CB7">
        <w:rPr>
          <w:rFonts w:ascii="TH SarabunPSK" w:hAnsi="TH SarabunPSK" w:cs="TH SarabunPSK"/>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653CB7">
        <w:rPr>
          <w:rFonts w:ascii="TH SarabunPSK" w:hAnsi="TH SarabunPSK" w:cs="TH SarabunPSK"/>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cs/>
        </w:rPr>
      </w:r>
    </w:p>
    <w:p w14:paraId="2DAF1472" w14:textId="59EF52EC" w:rsidR="0024227B" w:rsidRPr="009F7AC5" w:rsidRDefault="00FE623E" w:rsidP="00653CB7">
      <w:pPr>
        <w:jc w:val="thaiDistribute"/>
        <w:rPr>
          <w:rFonts w:ascii="TH SarabunPSK" w:hAnsi="TH SarabunPSK" w:cs="TH SarabunPSK"/>
          <w:color w:val="0D0D0D" w:themeColor="text1" w:themeTint="F2"/>
          <w:sz w:val="32"/>
          <w:szCs w:val="32"/>
        </w:rPr>
      </w:pPr>
      <w:r>
        <w:rPr>
          <w:rFonts w:ascii="TH SarabunPSK" w:hAnsi="TH SarabunPSK" w:cs="TH SarabunPSK" w:hint="cs"/>
          <w:color w:val="0D0D0D" w:themeColor="text1" w:themeTint="F2"/>
          <w:sz w:val="32"/>
          <w:szCs w:val="32"/>
          <w:cs/>
        </w:rPr>
        <w:t xml:space="preserve">         </w:t>
      </w:r>
      <w:r w:rsidR="00D83AD5">
        <w:rPr>
          <w:rFonts w:ascii="TH SarabunPSK" w:hAnsi="TH SarabunPSK" w:cs="TH SarabunPSK"/>
          <w:color w:val="0D0D0D" w:themeColor="text1" w:themeTint="F2"/>
          <w:sz w:val="32"/>
          <w:szCs w:val="32"/>
        </w:rPr>
        <w:t xml:space="preserve">   </w:t>
      </w:r>
      <w:r w:rsidR="0024227B" w:rsidRPr="009F7AC5">
        <w:rPr>
          <w:rFonts w:ascii="TH SarabunPSK" w:hAnsi="TH SarabunPSK" w:cs="TH SarabunPSK" w:hint="cs"/>
          <w:color w:val="0D0D0D" w:themeColor="text1" w:themeTint="F2"/>
          <w:sz w:val="32"/>
          <w:szCs w:val="32"/>
        </w:rPr>
        <w:t>1.3.2.1</w:t>
      </w:r>
      <w:r w:rsidR="0024227B" w:rsidRPr="009F7AC5">
        <w:rPr>
          <w:rFonts w:ascii="TH SarabunPSK" w:hAnsi="TH SarabunPSK" w:cs="TH SarabunPSK" w:hint="cs"/>
          <w:color w:val="0D0D0D" w:themeColor="text1" w:themeTint="F2"/>
          <w:sz w:val="32"/>
          <w:szCs w:val="32"/>
          <w:cs/>
        </w:rPr>
        <w:t xml:space="preserve"> ตัวละครเอก (</w:t>
      </w:r>
      <w:r w:rsidR="0024227B" w:rsidRPr="009F7AC5">
        <w:rPr>
          <w:rFonts w:ascii="TH SarabunPSK" w:hAnsi="TH SarabunPSK" w:cs="TH SarabunPSK" w:hint="cs"/>
          <w:color w:val="0D0D0D" w:themeColor="text1" w:themeTint="F2"/>
          <w:sz w:val="32"/>
          <w:szCs w:val="32"/>
        </w:rPr>
        <w:t>The Protagonist Pilot)</w:t>
      </w:r>
      <w:r w:rsidR="004E71F1">
        <w:rPr>
          <w:rFonts w:ascii="TH SarabunPSK" w:hAnsi="TH SarabunPSK" w:cs="TH SarabunPSK"/>
          <w:color w:val="0D0D0D" w:themeColor="text1" w:themeTint="F2"/>
          <w:sz w:val="32"/>
          <w:szCs w:val="32"/>
        </w:rPr>
        <w:t xml:space="preserve"> </w:t>
      </w:r>
      <w:r w:rsidR="0024227B" w:rsidRPr="009F7AC5">
        <w:rPr>
          <w:rFonts w:ascii="TH SarabunPSK" w:hAnsi="TH SarabunPSK" w:cs="TH SarabunPSK" w:hint="cs"/>
          <w:color w:val="0D0D0D" w:themeColor="text1" w:themeTint="F2"/>
          <w:sz w:val="32"/>
          <w:szCs w:val="32"/>
          <w:cs/>
        </w:rPr>
        <w:t>อ้างอิงจากภาพลักษณ์นักบินประจำกองทัพโลก</w:t>
      </w:r>
    </w:p>
    <w:p w14:paraId="3C68A6FC" w14:textId="5BF6EF08" w:rsidR="008D3330" w:rsidRPr="009F7AC5" w:rsidRDefault="001C6047" w:rsidP="001C6047">
      <w:pPr>
        <w:ind w:firstLine="720"/>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ชื่อ: ผู้บัญชาการเรย์ (Commander Ray) สังกัด: กองกำลังรักษาความมั่นคงแห่งสหพันธ์โลก (Earth Federation Security Force)</w:t>
      </w:r>
      <w:r w:rsidR="0024227B" w:rsidRPr="009F7AC5">
        <w:rPr>
          <w:rFonts w:ascii="TH SarabunPSK" w:hAnsi="TH SarabunPSK" w:cs="TH SarabunPSK" w:hint="cs"/>
          <w:color w:val="0D0D0D" w:themeColor="text1" w:themeTint="F2"/>
          <w:sz w:val="32"/>
          <w:szCs w:val="32"/>
          <w:cs/>
        </w:rPr>
      </w:r>
      <w:r w:rsidR="0024227B" w:rsidRPr="009F7AC5">
        <w:rPr>
          <w:rFonts w:ascii="TH SarabunPSK" w:hAnsi="TH SarabunPSK" w:cs="TH SarabunPSK" w:hint="cs"/>
          <w:color w:val="0D0D0D" w:themeColor="text1" w:themeTint="F2"/>
          <w:sz w:val="32"/>
          <w:szCs w:val="32"/>
        </w:rPr>
      </w:r>
      <w:r w:rsidR="0024227B" w:rsidRPr="009F7AC5">
        <w:rPr>
          <w:rFonts w:ascii="TH SarabunPSK" w:hAnsi="TH SarabunPSK" w:cs="TH SarabunPSK" w:hint="cs"/>
          <w:color w:val="0D0D0D" w:themeColor="text1" w:themeTint="F2"/>
          <w:sz w:val="32"/>
          <w:szCs w:val="32"/>
          <w:cs/>
        </w:rPr>
      </w:r>
      <w:r w:rsidR="0024227B" w:rsidRPr="009F7AC5">
        <w:rPr>
          <w:rFonts w:ascii="TH SarabunPSK" w:hAnsi="TH SarabunPSK" w:cs="TH SarabunPSK" w:hint="cs"/>
          <w:color w:val="0D0D0D" w:themeColor="text1" w:themeTint="F2"/>
          <w:sz w:val="32"/>
          <w:szCs w:val="32"/>
        </w:rPr>
      </w:r>
    </w:p>
    <w:p w14:paraId="21E75068" w14:textId="1A15441A" w:rsidR="007C5470" w:rsidRPr="009F7AC5" w:rsidRDefault="004E71F1" w:rsidP="0024227B">
      <w:pPr>
        <w:jc w:val="thaiDistribute"/>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rPr>
        <w:drawing>
          <wp:anchor distT="0" distB="0" distL="114300" distR="114300" simplePos="0" relativeHeight="251658243" behindDoc="1" locked="0" layoutInCell="1" allowOverlap="1" wp14:anchorId="2DEC6D36" wp14:editId="2D3BE8F1">
            <wp:simplePos x="0" y="0"/>
            <wp:positionH relativeFrom="margin">
              <wp:align>center</wp:align>
            </wp:positionH>
            <wp:positionV relativeFrom="paragraph">
              <wp:posOffset>0</wp:posOffset>
            </wp:positionV>
            <wp:extent cx="1452245" cy="2579370"/>
            <wp:effectExtent l="0" t="0" r="0" b="0"/>
            <wp:wrapTight wrapText="bothSides">
              <wp:wrapPolygon edited="0">
                <wp:start x="0" y="0"/>
                <wp:lineTo x="0" y="21377"/>
                <wp:lineTo x="21251" y="21377"/>
                <wp:lineTo x="21251" y="0"/>
                <wp:lineTo x="0" y="0"/>
              </wp:wrapPolygon>
            </wp:wrapTight>
            <wp:docPr id="1204919029"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52245" cy="2579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44373D" w14:textId="68337B7C" w:rsidR="007C5470" w:rsidRPr="009F7AC5" w:rsidRDefault="007C5470" w:rsidP="0024227B">
      <w:pPr>
        <w:jc w:val="thaiDistribute"/>
        <w:rPr>
          <w:rFonts w:ascii="TH SarabunPSK" w:hAnsi="TH SarabunPSK" w:cs="TH SarabunPSK"/>
          <w:color w:val="0D0D0D" w:themeColor="text1" w:themeTint="F2"/>
          <w:sz w:val="32"/>
          <w:szCs w:val="32"/>
        </w:rPr>
      </w:pPr>
    </w:p>
    <w:p w14:paraId="3207C8E4" w14:textId="3B2CCA6C" w:rsidR="008D3330" w:rsidRPr="009F7AC5" w:rsidRDefault="008D3330" w:rsidP="0024227B">
      <w:pPr>
        <w:jc w:val="thaiDistribute"/>
        <w:rPr>
          <w:rFonts w:ascii="TH SarabunPSK" w:hAnsi="TH SarabunPSK" w:cs="TH SarabunPSK"/>
          <w:color w:val="0D0D0D" w:themeColor="text1" w:themeTint="F2"/>
          <w:sz w:val="32"/>
          <w:szCs w:val="32"/>
        </w:rPr>
      </w:pPr>
    </w:p>
    <w:p w14:paraId="4C9D3388" w14:textId="19C1C240" w:rsidR="00B47A73" w:rsidRPr="00653CB7" w:rsidRDefault="00B47A73" w:rsidP="007C1168">
      <w:pPr>
        <w:jc w:val="thaiDistribute"/>
        <w:rPr>
          <w:rFonts w:ascii="TH SarabunPSK" w:hAnsi="TH SarabunPSK" w:cs="TH SarabunPSK"/>
          <w:color w:val="0D0D0D" w:themeColor="text1" w:themeTint="F2"/>
          <w:sz w:val="32"/>
          <w:szCs w:val="32"/>
        </w:rPr>
      </w:pPr>
    </w:p>
    <w:p w14:paraId="1698D43C" w14:textId="62A03004" w:rsidR="004E71F1" w:rsidRDefault="004E71F1" w:rsidP="007C1168">
      <w:pPr>
        <w:jc w:val="thaiDistribute"/>
        <w:rPr>
          <w:rFonts w:ascii="TH SarabunPSK" w:hAnsi="TH SarabunPSK" w:cs="TH SarabunPSK"/>
          <w:color w:val="0D0D0D" w:themeColor="text1" w:themeTint="F2"/>
          <w:sz w:val="32"/>
          <w:szCs w:val="32"/>
        </w:rPr>
      </w:pPr>
    </w:p>
    <w:p w14:paraId="6CA3A35A" w14:textId="576E08D3" w:rsidR="004E71F1" w:rsidRDefault="004E71F1" w:rsidP="007C1168">
      <w:pPr>
        <w:jc w:val="thaiDistribute"/>
        <w:rPr>
          <w:rFonts w:ascii="TH SarabunPSK" w:hAnsi="TH SarabunPSK" w:cs="TH SarabunPSK"/>
          <w:color w:val="0D0D0D" w:themeColor="text1" w:themeTint="F2"/>
          <w:sz w:val="32"/>
          <w:szCs w:val="32"/>
        </w:rPr>
      </w:pPr>
    </w:p>
    <w:p w14:paraId="19FFE9D7" w14:textId="3945D968" w:rsidR="004E71F1" w:rsidRDefault="004E71F1" w:rsidP="007C1168">
      <w:pPr>
        <w:jc w:val="thaiDistribute"/>
        <w:rPr>
          <w:rFonts w:ascii="TH SarabunPSK" w:hAnsi="TH SarabunPSK" w:cs="TH SarabunPSK"/>
          <w:color w:val="0D0D0D" w:themeColor="text1" w:themeTint="F2"/>
          <w:sz w:val="32"/>
          <w:szCs w:val="32"/>
        </w:rPr>
      </w:pPr>
      <w:r>
        <w:rPr>
          <w:noProof/>
        </w:rPr>
        <mc:AlternateContent>
          <mc:Choice Requires="wps">
            <w:drawing>
              <wp:anchor distT="0" distB="0" distL="114300" distR="114300" simplePos="0" relativeHeight="251705383" behindDoc="1" locked="0" layoutInCell="1" allowOverlap="1" wp14:anchorId="3F2D5C56" wp14:editId="47B2418C">
                <wp:simplePos x="0" y="0"/>
                <wp:positionH relativeFrom="margin">
                  <wp:align>center</wp:align>
                </wp:positionH>
                <wp:positionV relativeFrom="paragraph">
                  <wp:posOffset>66666</wp:posOffset>
                </wp:positionV>
                <wp:extent cx="3282315" cy="228600"/>
                <wp:effectExtent l="0" t="0" r="0" b="0"/>
                <wp:wrapTight wrapText="bothSides">
                  <wp:wrapPolygon edited="0">
                    <wp:start x="0" y="0"/>
                    <wp:lineTo x="0" y="19800"/>
                    <wp:lineTo x="21437" y="19800"/>
                    <wp:lineTo x="21437" y="0"/>
                    <wp:lineTo x="0" y="0"/>
                  </wp:wrapPolygon>
                </wp:wrapTight>
                <wp:docPr id="40171033" name="Text Box 1"/>
                <wp:cNvGraphicFramePr/>
                <a:graphic xmlns:a="http://schemas.openxmlformats.org/drawingml/2006/main">
                  <a:graphicData uri="http://schemas.microsoft.com/office/word/2010/wordprocessingShape">
                    <wps:wsp>
                      <wps:cNvSpPr txBox="1"/>
                      <wps:spPr>
                        <a:xfrm>
                          <a:off x="0" y="0"/>
                          <a:ext cx="3282315" cy="228600"/>
                        </a:xfrm>
                        <a:prstGeom prst="rect">
                          <a:avLst/>
                        </a:prstGeom>
                        <a:solidFill>
                          <a:prstClr val="white"/>
                        </a:solidFill>
                        <a:ln>
                          <a:noFill/>
                        </a:ln>
                      </wps:spPr>
                      <wps:txbx>
                        <w:txbxContent>
                          <w:p w14:paraId="6D5B067F" w14:textId="6EA30C6F" w:rsidR="00732387" w:rsidRPr="00732387" w:rsidRDefault="00732387" w:rsidP="00732387">
                            <w:pPr>
                              <w:pStyle w:val="af3"/>
                              <w:rPr>
                                <w:rFonts w:ascii="TH Sarabun New" w:hAnsi="TH Sarabun New" w:cs="TH Sarabun New"/>
                                <w:i w:val="0"/>
                                <w:iCs w:val="0"/>
                                <w:noProof/>
                                <w:color w:val="auto"/>
                                <w:sz w:val="32"/>
                                <w:szCs w:val="32"/>
                              </w:rPr>
                            </w:pPr>
                            <w:bookmarkStart w:id="30" w:name="_Toc225441418"/>
                            <w:bookmarkStart w:id="31" w:name="_Toc239772315"/>
                            <w:r w:rsidRPr="00732387">
                              <w:rPr>
                                <w:rFonts w:ascii="TH Sarabun New" w:hAnsi="TH Sarabun New" w:cs="TH Sarabun New"/>
                                <w:b/>
                                <w:bCs/>
                                <w:i w:val="0"/>
                                <w:iCs w:val="0"/>
                                <w:color w:val="auto"/>
                                <w:sz w:val="32"/>
                                <w:szCs w:val="32"/>
                                <w:cs/>
                              </w:rPr>
                              <w:t xml:space="preserve">ภาพประกอบที่ </w:t>
                            </w:r>
                            <w:r w:rsidRPr="00732387">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7</w:t>
                            </w:r>
                            <w:r w:rsidR="00184080">
                              <w:rPr>
                                <w:rFonts w:ascii="TH Sarabun New" w:hAnsi="TH Sarabun New" w:cs="TH Sarabun New"/>
                                <w:b/>
                                <w:bCs/>
                                <w:i w:val="0"/>
                                <w:iCs w:val="0"/>
                                <w:color w:val="auto"/>
                                <w:sz w:val="32"/>
                                <w:szCs w:val="32"/>
                              </w:rPr>
                              <w:fldChar w:fldCharType="end"/>
                            </w:r>
                            <w:r w:rsidRPr="00732387">
                              <w:rPr>
                                <w:rFonts w:ascii="TH Sarabun New" w:hAnsi="TH Sarabun New" w:cs="TH Sarabun New"/>
                                <w:i w:val="0"/>
                                <w:iCs w:val="0"/>
                                <w:noProof/>
                                <w:color w:val="auto"/>
                                <w:sz w:val="32"/>
                                <w:szCs w:val="32"/>
                              </w:rPr>
                              <w:t xml:space="preserve"> </w:t>
                            </w:r>
                            <w:r w:rsidRPr="00732387">
                              <w:rPr>
                                <w:rFonts w:ascii="TH Sarabun New" w:hAnsi="TH Sarabun New" w:cs="TH Sarabun New"/>
                                <w:i w:val="0"/>
                                <w:iCs w:val="0"/>
                                <w:noProof/>
                                <w:color w:val="auto"/>
                                <w:sz w:val="32"/>
                                <w:szCs w:val="32"/>
                                <w:cs/>
                              </w:rPr>
                              <w:t>ตัวละครเอก (</w:t>
                            </w:r>
                            <w:r w:rsidRPr="00732387">
                              <w:rPr>
                                <w:rFonts w:ascii="TH Sarabun New" w:hAnsi="TH Sarabun New" w:cs="TH Sarabun New"/>
                                <w:i w:val="0"/>
                                <w:iCs w:val="0"/>
                                <w:noProof/>
                                <w:color w:val="auto"/>
                                <w:sz w:val="32"/>
                                <w:szCs w:val="32"/>
                              </w:rPr>
                              <w:t>The Protagonist Pilot)</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D5C56" id="_x0000_s1029" type="#_x0000_t202" style="position:absolute;left:0;text-align:left;margin-left:0;margin-top:5.25pt;width:258.45pt;height:18pt;z-index:-25161109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" stroked="f">
                <v:textbox inset="0,0,0,0">
                  <w:txbxContent>
                    <w:p w14:paraId="6D5B067F" w14:textId="6EA30C6F" w:rsidR="00732387" w:rsidRPr="00732387" w:rsidRDefault="00732387" w:rsidP="00732387">
                      <w:pPr>
                        <w:pStyle w:val="af3"/>
                        <w:rPr>
                          <w:rFonts w:ascii="TH Sarabun New" w:hAnsi="TH Sarabun New" w:cs="TH Sarabun New"/>
                          <w:i w:val="0"/>
                          <w:iCs w:val="0"/>
                          <w:noProof/>
                          <w:color w:val="auto"/>
                          <w:sz w:val="32"/>
                          <w:szCs w:val="32"/>
                        </w:rPr>
                      </w:pPr>
                      <w:bookmarkStart w:id="35" w:name="_Toc225441418"/>
                      <w:bookmarkStart w:id="36" w:name="_Toc239772315"/>
                      <w:r w:rsidRPr="00732387">
                        <w:rPr>
                          <w:rFonts w:ascii="TH Sarabun New" w:hAnsi="TH Sarabun New" w:cs="TH Sarabun New"/>
                          <w:b/>
                          <w:bCs/>
                          <w:i w:val="0"/>
                          <w:iCs w:val="0"/>
                          <w:color w:val="auto"/>
                          <w:sz w:val="32"/>
                          <w:szCs w:val="32"/>
                          <w:cs/>
                        </w:rPr>
                        <w:t xml:space="preserve">ภาพประกอบที่ </w:t>
                      </w:r>
                      <w:r w:rsidRPr="00732387">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7</w:t>
                      </w:r>
                      <w:r w:rsidR="00184080">
                        <w:rPr>
                          <w:rFonts w:ascii="TH Sarabun New" w:hAnsi="TH Sarabun New" w:cs="TH Sarabun New"/>
                          <w:b/>
                          <w:bCs/>
                          <w:i w:val="0"/>
                          <w:iCs w:val="0"/>
                          <w:color w:val="auto"/>
                          <w:sz w:val="32"/>
                          <w:szCs w:val="32"/>
                        </w:rPr>
                        <w:fldChar w:fldCharType="end"/>
                      </w:r>
                      <w:r w:rsidRPr="00732387">
                        <w:rPr>
                          <w:rFonts w:ascii="TH Sarabun New" w:hAnsi="TH Sarabun New" w:cs="TH Sarabun New"/>
                          <w:i w:val="0"/>
                          <w:iCs w:val="0"/>
                          <w:noProof/>
                          <w:color w:val="auto"/>
                          <w:sz w:val="32"/>
                          <w:szCs w:val="32"/>
                        </w:rPr>
                        <w:t xml:space="preserve"> </w:t>
                      </w:r>
                      <w:r w:rsidRPr="00732387">
                        <w:rPr>
                          <w:rFonts w:ascii="TH Sarabun New" w:hAnsi="TH Sarabun New" w:cs="TH Sarabun New"/>
                          <w:i w:val="0"/>
                          <w:iCs w:val="0"/>
                          <w:noProof/>
                          <w:color w:val="auto"/>
                          <w:sz w:val="32"/>
                          <w:szCs w:val="32"/>
                          <w:cs/>
                        </w:rPr>
                        <w:t>ตัวละครเอก (</w:t>
                      </w:r>
                      <w:r w:rsidRPr="00732387">
                        <w:rPr>
                          <w:rFonts w:ascii="TH Sarabun New" w:hAnsi="TH Sarabun New" w:cs="TH Sarabun New"/>
                          <w:i w:val="0"/>
                          <w:iCs w:val="0"/>
                          <w:noProof/>
                          <w:color w:val="auto"/>
                          <w:sz w:val="32"/>
                          <w:szCs w:val="32"/>
                        </w:rPr>
                        <w:t>The Protagonist Pilot)</w:t>
                      </w:r>
                      <w:bookmarkEnd w:id="35"/>
                      <w:bookmarkEnd w:id="36"/>
                    </w:p>
                  </w:txbxContent>
                </v:textbox>
                <w10:wrap type="tight" anchorx="margin"/>
              </v:shape>
            </w:pict>
          </mc:Fallback>
        </mc:AlternateContent>
      </w:r>
    </w:p>
    <w:p w14:paraId="7E18F264" w14:textId="47D7B883" w:rsidR="004E71F1" w:rsidRDefault="00377256" w:rsidP="00377256">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1.3.2.2 รายละเอียดประเภทของยานอวกาศ (Playable Ships Specifications)</w:t>
      </w:r>
      <w:r w:rsidR="007C1168" w:rsidRPr="009F7AC5">
        <w:rPr>
          <w:rFonts w:ascii="TH SarabunPSK" w:hAnsi="TH SarabunPSK" w:cs="TH SarabunPSK" w:hint="cs"/>
          <w:color w:val="0D0D0D" w:themeColor="text1" w:themeTint="F2"/>
          <w:sz w:val="32"/>
          <w:szCs w:val="32"/>
          <w:cs/>
        </w:rPr>
      </w:r>
      <w:r w:rsidR="0024227B"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4E71F1">
        <w:rPr>
          <w:rFonts w:ascii="TH SarabunPSK" w:hAnsi="TH SarabunPSK" w:cs="TH SarabunPSK"/>
          <w:color w:val="0D0D0D" w:themeColor="text1" w:themeTint="F2"/>
          <w:sz w:val="32"/>
          <w:szCs w:val="32"/>
        </w:rPr>
      </w:r>
    </w:p>
    <w:p w14:paraId="742279FF" w14:textId="075D1ABB" w:rsidR="007C1168" w:rsidRPr="009F7AC5" w:rsidRDefault="00CC3413" w:rsidP="004E71F1">
      <w:pPr>
        <w:ind w:firstLine="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เกมมียานให้เลือก 3 แบบ โดยแต่ละแบบมีพลังชีวิต ความเร็ว และอัตราการยิงแตกต่างกัน เพื่อให้ผู้เล่นเลือกตามรูปแบบการเล่น ค่าสถานะต่อไปนี้อ้างอิงจากค่าที่ใช้ในเกมปัจจุบัน</w:t>
      </w:r>
      <w:r w:rsidR="007C1168" w:rsidRPr="009F7AC5">
        <w:rPr>
          <w:rFonts w:ascii="TH SarabunPSK" w:hAnsi="TH SarabunPSK" w:cs="TH SarabunPSK" w:hint="cs"/>
          <w:color w:val="0D0D0D" w:themeColor="text1" w:themeTint="F2"/>
          <w:sz w:val="32"/>
          <w:szCs w:val="32"/>
          <w:cs/>
        </w:rPr>
      </w:r>
    </w:p>
    <w:p w14:paraId="7E90DBAD" w14:textId="233FD8FA" w:rsidR="007C1168" w:rsidRPr="009F7AC5" w:rsidRDefault="00FC612F" w:rsidP="007C1168">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1.3.2.2.1 Stellar Striker (สายสมดุล)</w:t>
      </w:r>
      <w:r w:rsidR="00890128">
        <w:rPr>
          <w:rFonts w:ascii="TH SarabunPSK" w:hAnsi="TH SarabunPSK" w:cs="TH SarabunPSK" w:hint="cs"/>
          <w:color w:val="0D0D0D" w:themeColor="text1" w:themeTint="F2"/>
          <w:sz w:val="32"/>
          <w:szCs w:val="32"/>
          <w:cs/>
        </w:rPr>
      </w:r>
      <w:r w:rsidR="006674BC">
        <w:rPr>
          <w:rFonts w:ascii="TH SarabunPSK" w:hAnsi="TH SarabunPSK" w:cs="TH SarabunPSK"/>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24227B"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EC7693" w:rsidRPr="009F7AC5">
        <w:rPr>
          <w:rFonts w:ascii="TH SarabunPSK" w:hAnsi="TH SarabunPSK" w:cs="TH SarabunPSK" w:hint="cs"/>
          <w:noProof/>
          <w:color w:val="0D0D0D" w:themeColor="text1" w:themeTint="F2"/>
          <w:sz w:val="32"/>
          <w:szCs w:val="32"/>
          <w:cs/>
        </w:rPr>
      </w:r>
    </w:p>
    <w:p w14:paraId="644FB535" w14:textId="0420513D" w:rsidR="00EC7693" w:rsidRPr="009F7AC5" w:rsidRDefault="00EC7693" w:rsidP="007C1168">
      <w:pPr>
        <w:jc w:val="thaiDistribute"/>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anchor distT="0" distB="0" distL="114300" distR="114300" simplePos="0" relativeHeight="251658244" behindDoc="1" locked="0" layoutInCell="1" allowOverlap="1" wp14:anchorId="07AE2DB2" wp14:editId="241F5573">
            <wp:simplePos x="0" y="0"/>
            <wp:positionH relativeFrom="margin">
              <wp:align>center</wp:align>
            </wp:positionH>
            <wp:positionV relativeFrom="paragraph">
              <wp:posOffset>9393</wp:posOffset>
            </wp:positionV>
            <wp:extent cx="1236980" cy="1737360"/>
            <wp:effectExtent l="0" t="0" r="1270" b="0"/>
            <wp:wrapTight wrapText="bothSides">
              <wp:wrapPolygon edited="0">
                <wp:start x="0" y="0"/>
                <wp:lineTo x="0" y="21316"/>
                <wp:lineTo x="21290" y="21316"/>
                <wp:lineTo x="21290" y="0"/>
                <wp:lineTo x="0" y="0"/>
              </wp:wrapPolygon>
            </wp:wrapTight>
            <wp:docPr id="830571313" name="รูปภาพ 11" descr="รูปภาพประกอบด้วย ต้นคริสต์มาส, ศิลปะ, ดาว&#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71313" name="รูปภาพ 11" descr="รูปภาพประกอบด้วย ต้นคริสต์มาส, ศิลปะ, ดาว&#10;&#10;เนื้อหาที่สร้างโดย AI อาจไม่ถูกต้อง"/>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4905" t="18477" r="23277" b="26123"/>
                    <a:stretch>
                      <a:fillRect/>
                    </a:stretch>
                  </pic:blipFill>
                  <pic:spPr bwMode="auto">
                    <a:xfrm>
                      <a:off x="0" y="0"/>
                      <a:ext cx="1236980" cy="1737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1D160B" w14:textId="180C6B26" w:rsidR="00EC7693" w:rsidRPr="009F7AC5" w:rsidRDefault="00EC7693" w:rsidP="007C1168">
      <w:pPr>
        <w:jc w:val="thaiDistribute"/>
        <w:rPr>
          <w:rFonts w:ascii="TH SarabunPSK" w:hAnsi="TH SarabunPSK" w:cs="TH SarabunPSK"/>
          <w:color w:val="0D0D0D" w:themeColor="text1" w:themeTint="F2"/>
          <w:sz w:val="32"/>
          <w:szCs w:val="32"/>
        </w:rPr>
      </w:pPr>
    </w:p>
    <w:p w14:paraId="61454211" w14:textId="56E1B6FB" w:rsidR="00EC7693" w:rsidRPr="009F7AC5" w:rsidRDefault="00EC7693" w:rsidP="007C1168">
      <w:pPr>
        <w:jc w:val="thaiDistribute"/>
        <w:rPr>
          <w:rFonts w:ascii="TH SarabunPSK" w:hAnsi="TH SarabunPSK" w:cs="TH SarabunPSK"/>
          <w:color w:val="0D0D0D" w:themeColor="text1" w:themeTint="F2"/>
          <w:sz w:val="32"/>
          <w:szCs w:val="32"/>
        </w:rPr>
      </w:pPr>
    </w:p>
    <w:p w14:paraId="7A28F0FF" w14:textId="0178F418" w:rsidR="00EC7693" w:rsidRPr="009F7AC5" w:rsidRDefault="00EC7693" w:rsidP="007C1168">
      <w:pPr>
        <w:jc w:val="thaiDistribute"/>
        <w:rPr>
          <w:rFonts w:ascii="TH SarabunPSK" w:hAnsi="TH SarabunPSK" w:cs="TH SarabunPSK"/>
          <w:color w:val="0D0D0D" w:themeColor="text1" w:themeTint="F2"/>
          <w:sz w:val="32"/>
          <w:szCs w:val="32"/>
        </w:rPr>
      </w:pPr>
    </w:p>
    <w:p w14:paraId="5EC92EA0" w14:textId="77777777" w:rsidR="00653CB7" w:rsidRDefault="00732387" w:rsidP="007C1168">
      <w:pPr>
        <w:jc w:val="thaiDistribute"/>
        <w:rPr>
          <w:rFonts w:ascii="TH SarabunPSK" w:hAnsi="TH SarabunPSK" w:cs="TH SarabunPSK"/>
          <w:color w:val="0D0D0D" w:themeColor="text1" w:themeTint="F2"/>
          <w:sz w:val="32"/>
          <w:szCs w:val="32"/>
        </w:rPr>
      </w:pPr>
      <w:r>
        <w:rPr>
          <w:noProof/>
        </w:rPr>
        <mc:AlternateContent>
          <mc:Choice Requires="wps">
            <w:drawing>
              <wp:anchor distT="0" distB="0" distL="114300" distR="114300" simplePos="0" relativeHeight="251707431" behindDoc="1" locked="0" layoutInCell="1" allowOverlap="1" wp14:anchorId="59535601" wp14:editId="6B1DC010">
                <wp:simplePos x="0" y="0"/>
                <wp:positionH relativeFrom="column">
                  <wp:posOffset>1398905</wp:posOffset>
                </wp:positionH>
                <wp:positionV relativeFrom="paragraph">
                  <wp:posOffset>76703</wp:posOffset>
                </wp:positionV>
                <wp:extent cx="3463925" cy="240030"/>
                <wp:effectExtent l="0" t="0" r="3175" b="7620"/>
                <wp:wrapTight wrapText="bothSides">
                  <wp:wrapPolygon edited="0">
                    <wp:start x="0" y="0"/>
                    <wp:lineTo x="0" y="20571"/>
                    <wp:lineTo x="21501" y="20571"/>
                    <wp:lineTo x="21501" y="0"/>
                    <wp:lineTo x="0" y="0"/>
                  </wp:wrapPolygon>
                </wp:wrapTight>
                <wp:docPr id="1224297688" name="Text Box 1"/>
                <wp:cNvGraphicFramePr/>
                <a:graphic xmlns:a="http://schemas.openxmlformats.org/drawingml/2006/main">
                  <a:graphicData uri="http://schemas.microsoft.com/office/word/2010/wordprocessingShape">
                    <wps:wsp>
                      <wps:cNvSpPr txBox="1"/>
                      <wps:spPr>
                        <a:xfrm>
                          <a:off x="0" y="0"/>
                          <a:ext cx="3463925" cy="240030"/>
                        </a:xfrm>
                        <a:prstGeom prst="rect">
                          <a:avLst/>
                        </a:prstGeom>
                        <a:solidFill>
                          <a:prstClr val="white"/>
                        </a:solidFill>
                        <a:ln>
                          <a:noFill/>
                        </a:ln>
                      </wps:spPr>
                      <wps:txbx>
                        <w:txbxContent>
                          <w:p w14:paraId="60785316" w14:textId="1DCC6839" w:rsidR="00732387" w:rsidRPr="00732387" w:rsidRDefault="00732387" w:rsidP="00732387">
                            <w:pPr>
                              <w:pStyle w:val="af3"/>
                              <w:rPr>
                                <w:rFonts w:ascii="TH Sarabun New" w:hAnsi="TH Sarabun New" w:cs="TH Sarabun New"/>
                                <w:i w:val="0"/>
                                <w:iCs w:val="0"/>
                                <w:noProof/>
                                <w:color w:val="auto"/>
                                <w:sz w:val="32"/>
                                <w:szCs w:val="32"/>
                              </w:rPr>
                            </w:pPr>
                            <w:bookmarkStart w:id="32" w:name="_Toc225441419"/>
                            <w:bookmarkStart w:id="33" w:name="_Toc239772316"/>
                            <w:r w:rsidRPr="00732387">
                              <w:rPr>
                                <w:rFonts w:ascii="TH Sarabun New" w:hAnsi="TH Sarabun New" w:cs="TH Sarabun New"/>
                                <w:b/>
                                <w:bCs/>
                                <w:i w:val="0"/>
                                <w:iCs w:val="0"/>
                                <w:color w:val="auto"/>
                                <w:sz w:val="32"/>
                                <w:szCs w:val="32"/>
                                <w:cs/>
                              </w:rPr>
                              <w:t xml:space="preserve">ภาพประกอบที่ </w:t>
                            </w:r>
                            <w:r w:rsidRPr="00732387">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8</w:t>
                            </w:r>
                            <w:r w:rsidR="00184080">
                              <w:rPr>
                                <w:rFonts w:ascii="TH Sarabun New" w:hAnsi="TH Sarabun New" w:cs="TH Sarabun New"/>
                                <w:b/>
                                <w:bCs/>
                                <w:i w:val="0"/>
                                <w:iCs w:val="0"/>
                                <w:color w:val="auto"/>
                                <w:sz w:val="32"/>
                                <w:szCs w:val="32"/>
                              </w:rPr>
                              <w:fldChar w:fldCharType="end"/>
                            </w:r>
                            <w:r w:rsidRPr="00732387">
                              <w:rPr>
                                <w:rFonts w:ascii="TH Sarabun New" w:hAnsi="TH Sarabun New" w:cs="TH Sarabun New"/>
                                <w:i w:val="0"/>
                                <w:iCs w:val="0"/>
                                <w:color w:val="auto"/>
                                <w:sz w:val="32"/>
                                <w:szCs w:val="32"/>
                                <w:cs/>
                              </w:rPr>
                              <w:t xml:space="preserve"> ยาน </w:t>
                            </w:r>
                            <w:r w:rsidRPr="00732387">
                              <w:rPr>
                                <w:rFonts w:ascii="TH Sarabun New" w:hAnsi="TH Sarabun New" w:cs="TH Sarabun New"/>
                                <w:i w:val="0"/>
                                <w:iCs w:val="0"/>
                                <w:color w:val="auto"/>
                                <w:sz w:val="32"/>
                                <w:szCs w:val="32"/>
                              </w:rPr>
                              <w:t>Stellar Striker (</w:t>
                            </w:r>
                            <w:r w:rsidRPr="00732387">
                              <w:rPr>
                                <w:rFonts w:ascii="TH Sarabun New" w:hAnsi="TH Sarabun New" w:cs="TH Sarabun New"/>
                                <w:i w:val="0"/>
                                <w:iCs w:val="0"/>
                                <w:color w:val="auto"/>
                                <w:sz w:val="32"/>
                                <w:szCs w:val="32"/>
                                <w:cs/>
                              </w:rPr>
                              <w:t>สายสมดุล)</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35601" id="_x0000_s1030" type="#_x0000_t202" style="position:absolute;left:0;text-align:left;margin-left:110.15pt;margin-top:6.05pt;width:272.75pt;height:18.9pt;z-index:-2516090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" stroked="f">
                <v:textbox inset="0,0,0,0">
                  <w:txbxContent>
                    <w:p w14:paraId="60785316" w14:textId="1DCC6839" w:rsidR="00732387" w:rsidRPr="00732387" w:rsidRDefault="00732387" w:rsidP="00732387">
                      <w:pPr>
                        <w:pStyle w:val="af3"/>
                        <w:rPr>
                          <w:rFonts w:ascii="TH Sarabun New" w:hAnsi="TH Sarabun New" w:cs="TH Sarabun New"/>
                          <w:i w:val="0"/>
                          <w:iCs w:val="0"/>
                          <w:noProof/>
                          <w:color w:val="auto"/>
                          <w:sz w:val="32"/>
                          <w:szCs w:val="32"/>
                        </w:rPr>
                      </w:pPr>
                      <w:bookmarkStart w:id="39" w:name="_Toc225441419"/>
                      <w:bookmarkStart w:id="40" w:name="_Toc239772316"/>
                      <w:r w:rsidRPr="00732387">
                        <w:rPr>
                          <w:rFonts w:ascii="TH Sarabun New" w:hAnsi="TH Sarabun New" w:cs="TH Sarabun New"/>
                          <w:b/>
                          <w:bCs/>
                          <w:i w:val="0"/>
                          <w:iCs w:val="0"/>
                          <w:color w:val="auto"/>
                          <w:sz w:val="32"/>
                          <w:szCs w:val="32"/>
                          <w:cs/>
                        </w:rPr>
                        <w:t xml:space="preserve">ภาพประกอบที่ </w:t>
                      </w:r>
                      <w:r w:rsidRPr="00732387">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8</w:t>
                      </w:r>
                      <w:r w:rsidR="00184080">
                        <w:rPr>
                          <w:rFonts w:ascii="TH Sarabun New" w:hAnsi="TH Sarabun New" w:cs="TH Sarabun New"/>
                          <w:b/>
                          <w:bCs/>
                          <w:i w:val="0"/>
                          <w:iCs w:val="0"/>
                          <w:color w:val="auto"/>
                          <w:sz w:val="32"/>
                          <w:szCs w:val="32"/>
                        </w:rPr>
                        <w:fldChar w:fldCharType="end"/>
                      </w:r>
                      <w:r w:rsidRPr="00732387">
                        <w:rPr>
                          <w:rFonts w:ascii="TH Sarabun New" w:hAnsi="TH Sarabun New" w:cs="TH Sarabun New"/>
                          <w:i w:val="0"/>
                          <w:iCs w:val="0"/>
                          <w:color w:val="auto"/>
                          <w:sz w:val="32"/>
                          <w:szCs w:val="32"/>
                          <w:cs/>
                        </w:rPr>
                        <w:t xml:space="preserve"> ยาน </w:t>
                      </w:r>
                      <w:r w:rsidRPr="00732387">
                        <w:rPr>
                          <w:rFonts w:ascii="TH Sarabun New" w:hAnsi="TH Sarabun New" w:cs="TH Sarabun New"/>
                          <w:i w:val="0"/>
                          <w:iCs w:val="0"/>
                          <w:color w:val="auto"/>
                          <w:sz w:val="32"/>
                          <w:szCs w:val="32"/>
                        </w:rPr>
                        <w:t>Stellar Striker (</w:t>
                      </w:r>
                      <w:r w:rsidRPr="00732387">
                        <w:rPr>
                          <w:rFonts w:ascii="TH Sarabun New" w:hAnsi="TH Sarabun New" w:cs="TH Sarabun New"/>
                          <w:i w:val="0"/>
                          <w:iCs w:val="0"/>
                          <w:color w:val="auto"/>
                          <w:sz w:val="32"/>
                          <w:szCs w:val="32"/>
                          <w:cs/>
                        </w:rPr>
                        <w:t>สายสมดุล)</w:t>
                      </w:r>
                      <w:bookmarkEnd w:id="39"/>
                      <w:bookmarkEnd w:id="40"/>
                    </w:p>
                  </w:txbxContent>
                </v:textbox>
                <w10:wrap type="tight"/>
              </v:shape>
            </w:pict>
          </mc:Fallback>
        </mc:AlternateContent>
      </w:r>
    </w:p>
    <w:p w14:paraId="54985D56" w14:textId="6380A24E" w:rsidR="007C1168" w:rsidRPr="009F7AC5" w:rsidRDefault="004E71F1" w:rsidP="00653CB7">
      <w:pPr>
        <w:ind w:firstLine="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คุณลักษณะ: ยานสมดุลสำหรับการใช้งานทั่วไป ค่าสถานะพื้นฐาน: พลังชีวิต 115 HP; ความเร็ว 7.0 หน่วย/วินาที; ช่วงห่างระหว่างการยิง 0.28 วินาที; ความเสียหายกระสุน 8 HP ต่อนัด</w:t>
      </w:r>
      <w:r w:rsidR="007C1168" w:rsidRPr="009F7AC5">
        <w:rPr>
          <w:rFonts w:ascii="TH SarabunPSK" w:hAnsi="TH SarabunPSK" w:cs="TH SarabunPSK" w:hint="cs"/>
          <w:color w:val="0D0D0D" w:themeColor="text1" w:themeTint="F2"/>
          <w:sz w:val="32"/>
          <w:szCs w:val="32"/>
          <w:cs/>
        </w:rPr>
      </w:r>
      <w:r w:rsidR="008E63E0"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8E63E0" w:rsidRPr="009F7AC5">
        <w:rPr>
          <w:rFonts w:ascii="TH SarabunPSK" w:hAnsi="TH SarabunPSK" w:cs="TH SarabunPSK" w:hint="cs"/>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8E63E0" w:rsidRPr="009F7AC5">
        <w:rPr>
          <w:rFonts w:ascii="TH SarabunPSK" w:hAnsi="TH SarabunPSK" w:cs="TH SarabunPSK" w:hint="cs"/>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F85479" w:rsidRPr="009F7AC5">
        <w:rPr>
          <w:rFonts w:ascii="TH SarabunPSK" w:hAnsi="TH SarabunPSK" w:cs="TH SarabunPSK" w:hint="cs"/>
          <w:color w:val="0D0D0D" w:themeColor="text1" w:themeTint="F2"/>
          <w:sz w:val="32"/>
          <w:szCs w:val="32"/>
        </w:rPr>
      </w:r>
      <w:r w:rsidR="00F85479" w:rsidRPr="009F7AC5">
        <w:rPr>
          <w:rFonts w:ascii="TH SarabunPSK" w:hAnsi="TH SarabunPSK" w:cs="TH SarabunPSK" w:hint="cs"/>
          <w:color w:val="0D0D0D" w:themeColor="text1" w:themeTint="F2"/>
          <w:sz w:val="32"/>
          <w:szCs w:val="32"/>
          <w:cs/>
        </w:rPr>
      </w:r>
      <w:r w:rsidR="00F85479" w:rsidRPr="009F7AC5">
        <w:rPr>
          <w:rFonts w:ascii="TH SarabunPSK" w:hAnsi="TH SarabunPSK" w:cs="TH SarabunPSK" w:hint="cs"/>
          <w:color w:val="0D0D0D" w:themeColor="text1" w:themeTint="F2"/>
          <w:sz w:val="32"/>
          <w:szCs w:val="32"/>
        </w:rPr>
      </w:r>
      <w:r w:rsidR="005C2C70" w:rsidRPr="009F7AC5">
        <w:rPr>
          <w:rFonts w:ascii="TH SarabunPSK" w:hAnsi="TH SarabunPSK" w:cs="TH SarabunPSK" w:hint="cs"/>
          <w:color w:val="0D0D0D" w:themeColor="text1" w:themeTint="F2"/>
          <w:sz w:val="32"/>
          <w:szCs w:val="32"/>
          <w:cs/>
        </w:rPr>
      </w:r>
      <w:r w:rsidR="005C2C70" w:rsidRPr="009F7AC5">
        <w:rPr>
          <w:rFonts w:ascii="TH SarabunPSK" w:hAnsi="TH SarabunPSK" w:cs="TH SarabunPSK" w:hint="cs"/>
          <w:color w:val="0D0D0D" w:themeColor="text1" w:themeTint="F2"/>
          <w:sz w:val="32"/>
          <w:szCs w:val="32"/>
        </w:rPr>
      </w:r>
      <w:r w:rsidR="005C2C70" w:rsidRPr="009F7AC5">
        <w:rPr>
          <w:rFonts w:ascii="TH SarabunPSK" w:hAnsi="TH SarabunPSK" w:cs="TH SarabunPSK" w:hint="cs"/>
          <w:color w:val="0D0D0D" w:themeColor="text1" w:themeTint="F2"/>
          <w:sz w:val="32"/>
          <w:szCs w:val="32"/>
          <w:cs/>
        </w:rPr>
      </w:r>
      <w:r w:rsidR="006E5300" w:rsidRPr="009F7AC5">
        <w:rPr>
          <w:rFonts w:ascii="TH SarabunPSK" w:hAnsi="TH SarabunPSK" w:cs="TH SarabunPSK" w:hint="cs"/>
          <w:color w:val="0D0D0D" w:themeColor="text1" w:themeTint="F2"/>
          <w:sz w:val="32"/>
          <w:szCs w:val="32"/>
          <w:cs/>
        </w:rPr>
      </w:r>
    </w:p>
    <w:p w14:paraId="139044F9" w14:textId="05D5A144" w:rsidR="007C1168" w:rsidRPr="009F7AC5" w:rsidRDefault="00FC3237" w:rsidP="00FC79E8">
      <w:pPr>
        <w:ind w:left="720" w:firstLine="720"/>
        <w:jc w:val="thaiDistribute"/>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rPr>
        <w:t>1.3.2.2.2 Nebula Ghost (สายความเร็ว)</w:t>
      </w:r>
      <w:r w:rsidR="00FC79E8">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cs/>
        </w:rPr>
      </w:r>
      <w:r w:rsidR="0024227B"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7C1168" w:rsidRPr="009F7AC5">
        <w:rPr>
          <w:rFonts w:ascii="TH SarabunPSK" w:hAnsi="TH SarabunPSK" w:cs="TH SarabunPSK" w:hint="cs"/>
          <w:color w:val="0D0D0D" w:themeColor="text1" w:themeTint="F2"/>
          <w:sz w:val="32"/>
          <w:szCs w:val="32"/>
          <w:cs/>
        </w:rPr>
      </w:r>
    </w:p>
    <w:p w14:paraId="5FB27412" w14:textId="5398015F" w:rsidR="002573BD" w:rsidRPr="009F7AC5" w:rsidRDefault="002573BD" w:rsidP="007C1168">
      <w:pPr>
        <w:jc w:val="thaiDistribute"/>
        <w:rPr>
          <w:rFonts w:ascii="TH SarabunPSK" w:hAnsi="TH SarabunPSK" w:cs="TH SarabunPSK"/>
          <w:color w:val="0D0D0D" w:themeColor="text1" w:themeTint="F2"/>
          <w:sz w:val="32"/>
          <w:szCs w:val="32"/>
        </w:rPr>
      </w:pPr>
    </w:p>
    <w:p w14:paraId="3201A00F" w14:textId="031D8843" w:rsidR="002573BD" w:rsidRPr="009F7AC5" w:rsidRDefault="002573BD" w:rsidP="007C1168">
      <w:pPr>
        <w:jc w:val="thaiDistribute"/>
        <w:rPr>
          <w:rFonts w:ascii="TH SarabunPSK" w:hAnsi="TH SarabunPSK" w:cs="TH SarabunPSK"/>
          <w:color w:val="0D0D0D" w:themeColor="text1" w:themeTint="F2"/>
          <w:sz w:val="32"/>
          <w:szCs w:val="32"/>
        </w:rPr>
      </w:pPr>
    </w:p>
    <w:p w14:paraId="56F909EE" w14:textId="6160055C" w:rsidR="002573BD" w:rsidRPr="009F7AC5" w:rsidRDefault="002573BD" w:rsidP="007C1168">
      <w:pPr>
        <w:jc w:val="thaiDistribute"/>
        <w:rPr>
          <w:rFonts w:ascii="TH SarabunPSK" w:hAnsi="TH SarabunPSK" w:cs="TH SarabunPSK"/>
          <w:color w:val="0D0D0D" w:themeColor="text1" w:themeTint="F2"/>
          <w:sz w:val="32"/>
          <w:szCs w:val="32"/>
        </w:rPr>
      </w:pPr>
    </w:p>
    <w:p w14:paraId="2C6FFE16" w14:textId="4BA6AEE4" w:rsidR="00FC3237" w:rsidRPr="009F7AC5" w:rsidRDefault="00FC3237" w:rsidP="007C1168">
      <w:pPr>
        <w:jc w:val="thaiDistribute"/>
        <w:rPr>
          <w:rFonts w:ascii="TH SarabunPSK" w:hAnsi="TH SarabunPSK" w:cs="TH SarabunPSK"/>
          <w:color w:val="0D0D0D" w:themeColor="text1" w:themeTint="F2"/>
          <w:sz w:val="32"/>
          <w:szCs w:val="32"/>
        </w:rPr>
      </w:pPr>
    </w:p>
    <w:p w14:paraId="49936FF5" w14:textId="2762944E" w:rsidR="00E833A5" w:rsidRPr="009F7AC5" w:rsidRDefault="00563A0A" w:rsidP="007C1168">
      <w:pPr>
        <w:jc w:val="thaiDistribute"/>
        <w:rPr>
          <w:rFonts w:ascii="TH SarabunPSK" w:hAnsi="TH SarabunPSK" w:cs="TH SarabunPSK"/>
          <w:b/>
          <w:bCs/>
          <w:color w:val="0D0D0D" w:themeColor="text1" w:themeTint="F2"/>
          <w:sz w:val="32"/>
          <w:szCs w:val="32"/>
        </w:rPr>
      </w:pPr>
      <w:r>
        <w:rPr>
          <w:noProof/>
        </w:rPr>
        <mc:AlternateContent>
          <mc:Choice Requires="wps">
            <w:drawing>
              <wp:anchor distT="0" distB="0" distL="114300" distR="114300" simplePos="0" relativeHeight="251709479" behindDoc="0" locked="0" layoutInCell="1" allowOverlap="1" wp14:anchorId="46469CA2" wp14:editId="350D3E13">
                <wp:simplePos x="0" y="0"/>
                <wp:positionH relativeFrom="column">
                  <wp:posOffset>1325880</wp:posOffset>
                </wp:positionH>
                <wp:positionV relativeFrom="paragraph">
                  <wp:posOffset>27305</wp:posOffset>
                </wp:positionV>
                <wp:extent cx="3390900" cy="327660"/>
                <wp:effectExtent l="0" t="0" r="0" b="0"/>
                <wp:wrapSquare wrapText="bothSides"/>
                <wp:docPr id="1276122093" name="Text Box 1"/>
                <wp:cNvGraphicFramePr/>
                <a:graphic xmlns:a="http://schemas.openxmlformats.org/drawingml/2006/main">
                  <a:graphicData uri="http://schemas.microsoft.com/office/word/2010/wordprocessingShape">
                    <wps:wsp>
                      <wps:cNvSpPr txBox="1"/>
                      <wps:spPr>
                        <a:xfrm>
                          <a:off x="0" y="0"/>
                          <a:ext cx="3390900" cy="327660"/>
                        </a:xfrm>
                        <a:prstGeom prst="rect">
                          <a:avLst/>
                        </a:prstGeom>
                        <a:solidFill>
                          <a:prstClr val="white"/>
                        </a:solidFill>
                        <a:ln>
                          <a:noFill/>
                        </a:ln>
                      </wps:spPr>
                      <wps:txbx>
                        <w:txbxContent>
                          <w:p w14:paraId="6CA4ED9D" w14:textId="6D64F152" w:rsidR="00563A0A" w:rsidRPr="00563A0A" w:rsidRDefault="00563A0A" w:rsidP="00563A0A">
                            <w:pPr>
                              <w:pStyle w:val="af3"/>
                              <w:rPr>
                                <w:rFonts w:ascii="TH Sarabun New" w:hAnsi="TH Sarabun New" w:cs="TH Sarabun New"/>
                                <w:i w:val="0"/>
                                <w:iCs w:val="0"/>
                                <w:noProof/>
                                <w:color w:val="auto"/>
                                <w:sz w:val="32"/>
                                <w:szCs w:val="32"/>
                              </w:rPr>
                            </w:pPr>
                            <w:bookmarkStart w:id="34" w:name="_Toc225441420"/>
                            <w:bookmarkStart w:id="35" w:name="_Toc239772317"/>
                            <w:r w:rsidRPr="00563A0A">
                              <w:rPr>
                                <w:rFonts w:ascii="TH Sarabun New" w:hAnsi="TH Sarabun New" w:cs="TH Sarabun New"/>
                                <w:b/>
                                <w:bCs/>
                                <w:i w:val="0"/>
                                <w:iCs w:val="0"/>
                                <w:color w:val="auto"/>
                                <w:sz w:val="32"/>
                                <w:szCs w:val="32"/>
                                <w:cs/>
                              </w:rPr>
                              <w:t xml:space="preserve">ภาพประกอบที่ </w:t>
                            </w:r>
                            <w:r w:rsidRPr="00563A0A">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9</w:t>
                            </w:r>
                            <w:r w:rsidR="00184080">
                              <w:rPr>
                                <w:rFonts w:ascii="TH Sarabun New" w:hAnsi="TH Sarabun New" w:cs="TH Sarabun New"/>
                                <w:b/>
                                <w:bCs/>
                                <w:i w:val="0"/>
                                <w:iCs w:val="0"/>
                                <w:color w:val="auto"/>
                                <w:sz w:val="32"/>
                                <w:szCs w:val="32"/>
                              </w:rPr>
                              <w:fldChar w:fldCharType="end"/>
                            </w:r>
                            <w:r w:rsidRPr="00563A0A">
                              <w:rPr>
                                <w:rFonts w:ascii="TH Sarabun New" w:hAnsi="TH Sarabun New" w:cs="TH Sarabun New"/>
                                <w:i w:val="0"/>
                                <w:iCs w:val="0"/>
                                <w:noProof/>
                                <w:color w:val="auto"/>
                                <w:sz w:val="32"/>
                                <w:szCs w:val="32"/>
                              </w:rPr>
                              <w:t xml:space="preserve"> </w:t>
                            </w:r>
                            <w:r w:rsidRPr="00563A0A">
                              <w:rPr>
                                <w:rFonts w:ascii="TH Sarabun New" w:hAnsi="TH Sarabun New" w:cs="TH Sarabun New"/>
                                <w:i w:val="0"/>
                                <w:iCs w:val="0"/>
                                <w:noProof/>
                                <w:color w:val="auto"/>
                                <w:sz w:val="32"/>
                                <w:szCs w:val="32"/>
                                <w:cs/>
                              </w:rPr>
                              <w:t xml:space="preserve">ยาน </w:t>
                            </w:r>
                            <w:r w:rsidRPr="00563A0A">
                              <w:rPr>
                                <w:rFonts w:ascii="TH Sarabun New" w:hAnsi="TH Sarabun New" w:cs="TH Sarabun New"/>
                                <w:i w:val="0"/>
                                <w:iCs w:val="0"/>
                                <w:noProof/>
                                <w:color w:val="auto"/>
                                <w:sz w:val="32"/>
                                <w:szCs w:val="32"/>
                              </w:rPr>
                              <w:t>Nebula Ghost (</w:t>
                            </w:r>
                            <w:r w:rsidRPr="00563A0A">
                              <w:rPr>
                                <w:rFonts w:ascii="TH Sarabun New" w:hAnsi="TH Sarabun New" w:cs="TH Sarabun New"/>
                                <w:i w:val="0"/>
                                <w:iCs w:val="0"/>
                                <w:noProof/>
                                <w:color w:val="auto"/>
                                <w:sz w:val="32"/>
                                <w:szCs w:val="32"/>
                                <w:cs/>
                              </w:rPr>
                              <w:t>สายความเร็ว)</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69CA2" id="_x0000_s1031" type="#_x0000_t202" style="position:absolute;left:0;text-align:left;margin-left:104.4pt;margin-top:2.15pt;width:267pt;height:25.8pt;z-index:2517094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" stroked="f">
                <v:textbox inset="0,0,0,0">
                  <w:txbxContent>
                    <w:p w14:paraId="6CA4ED9D" w14:textId="6D64F152" w:rsidR="00563A0A" w:rsidRPr="00563A0A" w:rsidRDefault="00563A0A" w:rsidP="00563A0A">
                      <w:pPr>
                        <w:pStyle w:val="af3"/>
                        <w:rPr>
                          <w:rFonts w:ascii="TH Sarabun New" w:hAnsi="TH Sarabun New" w:cs="TH Sarabun New"/>
                          <w:i w:val="0"/>
                          <w:iCs w:val="0"/>
                          <w:noProof/>
                          <w:color w:val="auto"/>
                          <w:sz w:val="32"/>
                          <w:szCs w:val="32"/>
                        </w:rPr>
                      </w:pPr>
                      <w:bookmarkStart w:id="43" w:name="_Toc225441420"/>
                      <w:bookmarkStart w:id="44" w:name="_Toc239772317"/>
                      <w:r w:rsidRPr="00563A0A">
                        <w:rPr>
                          <w:rFonts w:ascii="TH Sarabun New" w:hAnsi="TH Sarabun New" w:cs="TH Sarabun New"/>
                          <w:b/>
                          <w:bCs/>
                          <w:i w:val="0"/>
                          <w:iCs w:val="0"/>
                          <w:color w:val="auto"/>
                          <w:sz w:val="32"/>
                          <w:szCs w:val="32"/>
                          <w:cs/>
                        </w:rPr>
                        <w:t xml:space="preserve">ภาพประกอบที่ </w:t>
                      </w:r>
                      <w:r w:rsidRPr="00563A0A">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9</w:t>
                      </w:r>
                      <w:r w:rsidR="00184080">
                        <w:rPr>
                          <w:rFonts w:ascii="TH Sarabun New" w:hAnsi="TH Sarabun New" w:cs="TH Sarabun New"/>
                          <w:b/>
                          <w:bCs/>
                          <w:i w:val="0"/>
                          <w:iCs w:val="0"/>
                          <w:color w:val="auto"/>
                          <w:sz w:val="32"/>
                          <w:szCs w:val="32"/>
                        </w:rPr>
                        <w:fldChar w:fldCharType="end"/>
                      </w:r>
                      <w:r w:rsidRPr="00563A0A">
                        <w:rPr>
                          <w:rFonts w:ascii="TH Sarabun New" w:hAnsi="TH Sarabun New" w:cs="TH Sarabun New"/>
                          <w:i w:val="0"/>
                          <w:iCs w:val="0"/>
                          <w:noProof/>
                          <w:color w:val="auto"/>
                          <w:sz w:val="32"/>
                          <w:szCs w:val="32"/>
                        </w:rPr>
                        <w:t xml:space="preserve"> </w:t>
                      </w:r>
                      <w:r w:rsidRPr="00563A0A">
                        <w:rPr>
                          <w:rFonts w:ascii="TH Sarabun New" w:hAnsi="TH Sarabun New" w:cs="TH Sarabun New"/>
                          <w:i w:val="0"/>
                          <w:iCs w:val="0"/>
                          <w:noProof/>
                          <w:color w:val="auto"/>
                          <w:sz w:val="32"/>
                          <w:szCs w:val="32"/>
                          <w:cs/>
                        </w:rPr>
                        <w:t xml:space="preserve">ยาน </w:t>
                      </w:r>
                      <w:r w:rsidRPr="00563A0A">
                        <w:rPr>
                          <w:rFonts w:ascii="TH Sarabun New" w:hAnsi="TH Sarabun New" w:cs="TH Sarabun New"/>
                          <w:i w:val="0"/>
                          <w:iCs w:val="0"/>
                          <w:noProof/>
                          <w:color w:val="auto"/>
                          <w:sz w:val="32"/>
                          <w:szCs w:val="32"/>
                        </w:rPr>
                        <w:t>Nebula Ghost (</w:t>
                      </w:r>
                      <w:r w:rsidRPr="00563A0A">
                        <w:rPr>
                          <w:rFonts w:ascii="TH Sarabun New" w:hAnsi="TH Sarabun New" w:cs="TH Sarabun New"/>
                          <w:i w:val="0"/>
                          <w:iCs w:val="0"/>
                          <w:noProof/>
                          <w:color w:val="auto"/>
                          <w:sz w:val="32"/>
                          <w:szCs w:val="32"/>
                          <w:cs/>
                        </w:rPr>
                        <w:t>สายความเร็ว)</w:t>
                      </w:r>
                      <w:bookmarkEnd w:id="43"/>
                      <w:bookmarkEnd w:id="44"/>
                    </w:p>
                  </w:txbxContent>
                </v:textbox>
                <w10:wrap type="square"/>
              </v:shape>
            </w:pict>
          </mc:Fallback>
        </mc:AlternateContent>
      </w:r>
    </w:p>
    <w:p w14:paraId="5A7F5CB4" w14:textId="59C1BCAB" w:rsidR="007C1168" w:rsidRPr="009F7AC5" w:rsidRDefault="004E71F1" w:rsidP="00EC2CD1">
      <w:pPr>
        <w:ind w:firstLine="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คุณลักษณะ: ยานคล่องตัว เน้นความเร็วและการยิงต่อเนื่อง แต่มีพลังชีวิตน้อยกว่ายานแบบอื่น ค่าสถานะพื้นฐาน: พลังชีวิต 90 HP; ความเร็ว 8.4 หน่วย/วินาที; ช่วงห่างระหว่างการยิง 0.20 วินาที; ความเสียหายกระสุน 6 HP ต่อนัด</w:t>
      </w:r>
      <w:r w:rsidR="007C1168" w:rsidRPr="009F7AC5">
        <w:rPr>
          <w:rFonts w:ascii="TH SarabunPSK" w:hAnsi="TH SarabunPSK" w:cs="TH SarabunPSK" w:hint="cs"/>
          <w:color w:val="0D0D0D" w:themeColor="text1" w:themeTint="F2"/>
          <w:sz w:val="32"/>
          <w:szCs w:val="32"/>
          <w:cs/>
        </w:rPr>
      </w:r>
      <w:r w:rsidR="00F22802"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F22802" w:rsidRPr="009F7AC5">
        <w:rPr>
          <w:rFonts w:ascii="TH SarabunPSK" w:hAnsi="TH SarabunPSK" w:cs="TH SarabunPSK" w:hint="cs"/>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D43077">
        <w:rPr>
          <w:rFonts w:ascii="TH SarabunPSK" w:hAnsi="TH SarabunPSK" w:cs="TH SarabunPSK"/>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F22802"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F22802" w:rsidRPr="009F7AC5">
        <w:rPr>
          <w:rFonts w:ascii="TH SarabunPSK" w:hAnsi="TH SarabunPSK" w:cs="TH SarabunPSK" w:hint="cs"/>
          <w:color w:val="0D0D0D" w:themeColor="text1" w:themeTint="F2"/>
          <w:sz w:val="32"/>
          <w:szCs w:val="32"/>
          <w:cs/>
        </w:rPr>
      </w:r>
      <w:r w:rsidR="00F22802" w:rsidRPr="009F7AC5">
        <w:rPr>
          <w:rFonts w:ascii="TH SarabunPSK" w:hAnsi="TH SarabunPSK" w:cs="TH SarabunPSK" w:hint="cs"/>
          <w:color w:val="0D0D0D" w:themeColor="text1" w:themeTint="F2"/>
          <w:sz w:val="32"/>
          <w:szCs w:val="32"/>
        </w:rPr>
      </w:r>
      <w:r w:rsidR="00F22802" w:rsidRPr="009F7AC5">
        <w:rPr>
          <w:rFonts w:ascii="TH SarabunPSK" w:hAnsi="TH SarabunPSK" w:cs="TH SarabunPSK" w:hint="cs"/>
          <w:color w:val="0D0D0D" w:themeColor="text1" w:themeTint="F2"/>
          <w:sz w:val="32"/>
          <w:szCs w:val="32"/>
          <w:cs/>
        </w:rPr>
      </w:r>
      <w:r w:rsidR="00F22802" w:rsidRPr="009F7AC5">
        <w:rPr>
          <w:rFonts w:ascii="TH SarabunPSK" w:hAnsi="TH SarabunPSK" w:cs="TH SarabunPSK" w:hint="cs"/>
          <w:color w:val="0D0D0D" w:themeColor="text1" w:themeTint="F2"/>
          <w:sz w:val="32"/>
          <w:szCs w:val="32"/>
        </w:rPr>
      </w:r>
      <w:r w:rsidR="00F22802" w:rsidRPr="009F7AC5">
        <w:rPr>
          <w:rFonts w:ascii="TH SarabunPSK" w:hAnsi="TH SarabunPSK" w:cs="TH SarabunPSK" w:hint="cs"/>
          <w:color w:val="0D0D0D" w:themeColor="text1" w:themeTint="F2"/>
          <w:sz w:val="32"/>
          <w:szCs w:val="32"/>
          <w:cs/>
        </w:rPr>
      </w:r>
      <w:r w:rsidR="00DF6D74" w:rsidRPr="009F7AC5">
        <w:rPr>
          <w:rFonts w:ascii="TH SarabunPSK" w:hAnsi="TH SarabunPSK" w:cs="TH SarabunPSK" w:hint="cs"/>
          <w:color w:val="0D0D0D" w:themeColor="text1" w:themeTint="F2"/>
          <w:sz w:val="32"/>
          <w:szCs w:val="32"/>
          <w:cs/>
        </w:rPr>
      </w:r>
      <w:r w:rsidR="00F22802" w:rsidRPr="009F7AC5">
        <w:rPr>
          <w:rFonts w:ascii="TH SarabunPSK" w:hAnsi="TH SarabunPSK" w:cs="TH SarabunPSK" w:hint="cs"/>
          <w:color w:val="0D0D0D" w:themeColor="text1" w:themeTint="F2"/>
          <w:sz w:val="32"/>
          <w:szCs w:val="32"/>
          <w:cs/>
        </w:rPr>
      </w:r>
    </w:p>
    <w:p w14:paraId="1A7FCF78" w14:textId="3AEC2D5E" w:rsidR="007C1168" w:rsidRPr="009F7AC5" w:rsidRDefault="00563A0A" w:rsidP="00613911">
      <w:pPr>
        <w:jc w:val="thaiDistribute"/>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rPr>
        <w:t>1.3.2.2.3 Comet Crusher (สายป้องกัน/โจมตีหนัก)</w:t>
      </w:r>
      <w:r w:rsidR="00613911">
        <w:rPr>
          <w:rFonts w:ascii="TH SarabunPSK" w:hAnsi="TH SarabunPSK" w:cs="TH SarabunPSK"/>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24227B"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cs/>
        </w:rPr>
      </w:r>
      <w:r w:rsidR="007C1168" w:rsidRPr="009F7AC5">
        <w:rPr>
          <w:rFonts w:ascii="TH SarabunPSK" w:hAnsi="TH SarabunPSK" w:cs="TH SarabunPSK" w:hint="cs"/>
          <w:color w:val="0D0D0D" w:themeColor="text1" w:themeTint="F2"/>
          <w:sz w:val="32"/>
          <w:szCs w:val="32"/>
        </w:rPr>
      </w:r>
      <w:r w:rsidR="007C1168" w:rsidRPr="009F7AC5">
        <w:rPr>
          <w:rFonts w:ascii="TH SarabunPSK" w:hAnsi="TH SarabunPSK" w:cs="TH SarabunPSK" w:hint="cs"/>
          <w:color w:val="0D0D0D" w:themeColor="text1" w:themeTint="F2"/>
          <w:sz w:val="32"/>
          <w:szCs w:val="32"/>
          <w:cs/>
        </w:rPr>
      </w:r>
      <w:r w:rsidR="003768BD" w:rsidRPr="009F7AC5">
        <w:rPr>
          <w:rFonts w:ascii="TH SarabunPSK" w:hAnsi="TH SarabunPSK" w:cs="TH SarabunPSK" w:hint="cs"/>
          <w:noProof/>
          <w:color w:val="0D0D0D" w:themeColor="text1" w:themeTint="F2"/>
          <w:sz w:val="32"/>
          <w:szCs w:val="32"/>
        </w:rPr>
      </w:r>
    </w:p>
    <w:p w14:paraId="6F89337F" w14:textId="470CC644" w:rsidR="003768BD" w:rsidRPr="009F7AC5" w:rsidRDefault="003768BD" w:rsidP="007C1168">
      <w:pPr>
        <w:jc w:val="thaiDistribute"/>
        <w:rPr>
          <w:rFonts w:ascii="TH SarabunPSK" w:hAnsi="TH SarabunPSK" w:cs="TH SarabunPSK"/>
          <w:color w:val="0D0D0D" w:themeColor="text1" w:themeTint="F2"/>
          <w:sz w:val="32"/>
          <w:szCs w:val="32"/>
        </w:rPr>
      </w:pPr>
    </w:p>
    <w:p w14:paraId="26FE63C1" w14:textId="51A51EDD" w:rsidR="003768BD" w:rsidRPr="009F7AC5" w:rsidRDefault="003768BD" w:rsidP="007C1168">
      <w:pPr>
        <w:jc w:val="thaiDistribute"/>
        <w:rPr>
          <w:rFonts w:ascii="TH SarabunPSK" w:hAnsi="TH SarabunPSK" w:cs="TH SarabunPSK"/>
          <w:color w:val="0D0D0D" w:themeColor="text1" w:themeTint="F2"/>
          <w:sz w:val="32"/>
          <w:szCs w:val="32"/>
        </w:rPr>
      </w:pPr>
    </w:p>
    <w:p w14:paraId="75400DBE" w14:textId="512F2C8D" w:rsidR="003768BD" w:rsidRPr="009F7AC5" w:rsidRDefault="003768BD" w:rsidP="007C1168">
      <w:pPr>
        <w:jc w:val="thaiDistribute"/>
        <w:rPr>
          <w:rFonts w:ascii="TH SarabunPSK" w:hAnsi="TH SarabunPSK" w:cs="TH SarabunPSK"/>
          <w:color w:val="0D0D0D" w:themeColor="text1" w:themeTint="F2"/>
          <w:sz w:val="32"/>
          <w:szCs w:val="32"/>
        </w:rPr>
      </w:pPr>
    </w:p>
    <w:p w14:paraId="7F10EBC0" w14:textId="54903353" w:rsidR="00FC3237" w:rsidRPr="009F7AC5" w:rsidRDefault="00563A0A" w:rsidP="00FC3237">
      <w:pPr>
        <w:jc w:val="center"/>
        <w:rPr>
          <w:rFonts w:ascii="TH SarabunPSK" w:hAnsi="TH SarabunPSK" w:cs="TH SarabunPSK"/>
          <w:color w:val="0D0D0D" w:themeColor="text1" w:themeTint="F2"/>
          <w:sz w:val="32"/>
          <w:szCs w:val="32"/>
        </w:rPr>
      </w:pPr>
      <w:r>
        <w:rPr>
          <w:noProof/>
        </w:rPr>
        <mc:AlternateContent>
          <mc:Choice Requires="wps">
            <w:drawing>
              <wp:anchor distT="0" distB="0" distL="114300" distR="114300" simplePos="0" relativeHeight="251711527" behindDoc="0" locked="0" layoutInCell="1" allowOverlap="1" wp14:anchorId="22AECD74" wp14:editId="0058EECB">
                <wp:simplePos x="0" y="0"/>
                <wp:positionH relativeFrom="margin">
                  <wp:align>center</wp:align>
                </wp:positionH>
                <wp:positionV relativeFrom="paragraph">
                  <wp:posOffset>405130</wp:posOffset>
                </wp:positionV>
                <wp:extent cx="3657600" cy="281940"/>
                <wp:effectExtent l="0" t="0" r="0" b="3810"/>
                <wp:wrapSquare wrapText="bothSides"/>
                <wp:docPr id="1609717660" name="Text Box 1"/>
                <wp:cNvGraphicFramePr/>
                <a:graphic xmlns:a="http://schemas.openxmlformats.org/drawingml/2006/main">
                  <a:graphicData uri="http://schemas.microsoft.com/office/word/2010/wordprocessingShape">
                    <wps:wsp>
                      <wps:cNvSpPr txBox="1"/>
                      <wps:spPr>
                        <a:xfrm>
                          <a:off x="0" y="0"/>
                          <a:ext cx="3657600" cy="281940"/>
                        </a:xfrm>
                        <a:prstGeom prst="rect">
                          <a:avLst/>
                        </a:prstGeom>
                        <a:solidFill>
                          <a:prstClr val="white"/>
                        </a:solidFill>
                        <a:ln>
                          <a:noFill/>
                        </a:ln>
                      </wps:spPr>
                      <wps:txbx>
                        <w:txbxContent>
                          <w:p w14:paraId="4C1C9EC9" w14:textId="4FED6805" w:rsidR="00563A0A" w:rsidRPr="00563A0A" w:rsidRDefault="00563A0A" w:rsidP="00563A0A">
                            <w:pPr>
                              <w:pStyle w:val="af3"/>
                              <w:rPr>
                                <w:rFonts w:ascii="TH Sarabun New" w:hAnsi="TH Sarabun New" w:cs="TH Sarabun New"/>
                                <w:i w:val="0"/>
                                <w:iCs w:val="0"/>
                                <w:noProof/>
                                <w:color w:val="auto"/>
                                <w:sz w:val="32"/>
                                <w:szCs w:val="32"/>
                              </w:rPr>
                            </w:pPr>
                            <w:bookmarkStart w:id="36" w:name="_Toc225441421"/>
                            <w:bookmarkStart w:id="37" w:name="_Toc239772318"/>
                            <w:r w:rsidRPr="00563A0A">
                              <w:rPr>
                                <w:rFonts w:ascii="TH Sarabun New" w:hAnsi="TH Sarabun New" w:cs="TH Sarabun New"/>
                                <w:b/>
                                <w:bCs/>
                                <w:i w:val="0"/>
                                <w:iCs w:val="0"/>
                                <w:color w:val="auto"/>
                                <w:sz w:val="32"/>
                                <w:szCs w:val="32"/>
                                <w:cs/>
                              </w:rPr>
                              <w:t xml:space="preserve">ภาพประกอบที่ </w:t>
                            </w:r>
                            <w:r w:rsidRPr="00563A0A">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10</w:t>
                            </w:r>
                            <w:r w:rsidR="00184080">
                              <w:rPr>
                                <w:rFonts w:ascii="TH Sarabun New" w:hAnsi="TH Sarabun New" w:cs="TH Sarabun New"/>
                                <w:b/>
                                <w:bCs/>
                                <w:i w:val="0"/>
                                <w:iCs w:val="0"/>
                                <w:color w:val="auto"/>
                                <w:sz w:val="32"/>
                                <w:szCs w:val="32"/>
                              </w:rPr>
                              <w:fldChar w:fldCharType="end"/>
                            </w:r>
                            <w:r w:rsidRPr="00563A0A">
                              <w:rPr>
                                <w:rFonts w:ascii="TH Sarabun New" w:hAnsi="TH Sarabun New" w:cs="TH Sarabun New"/>
                                <w:i w:val="0"/>
                                <w:iCs w:val="0"/>
                                <w:color w:val="auto"/>
                                <w:sz w:val="32"/>
                                <w:szCs w:val="32"/>
                              </w:rPr>
                              <w:t xml:space="preserve"> Comet Crusher (</w:t>
                            </w:r>
                            <w:r w:rsidRPr="00563A0A">
                              <w:rPr>
                                <w:rFonts w:ascii="TH Sarabun New" w:hAnsi="TH Sarabun New" w:cs="TH Sarabun New"/>
                                <w:i w:val="0"/>
                                <w:iCs w:val="0"/>
                                <w:color w:val="auto"/>
                                <w:sz w:val="32"/>
                                <w:szCs w:val="32"/>
                                <w:cs/>
                              </w:rPr>
                              <w:t>สายป้องกัน/โจมตีหนัก)</w:t>
                            </w:r>
                            <w:bookmarkEnd w:id="36"/>
                            <w:bookmarkEnd w:id="37"/>
                            <w:r w:rsidRPr="00563A0A">
                              <w:rPr>
                                <w:rFonts w:ascii="TH Sarabun New" w:hAnsi="TH Sarabun New" w:cs="TH Sarabun New"/>
                                <w:i w:val="0"/>
                                <w:iCs w:val="0"/>
                                <w:color w:val="auto"/>
                                <w:sz w:val="32"/>
                                <w:szCs w:val="32"/>
                                <w:c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ECD74" id="_x0000_s1032" type="#_x0000_t202" style="position:absolute;left:0;text-align:left;margin-left:0;margin-top:31.9pt;width:4in;height:22.2pt;z-index:25171152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" stroked="f">
                <v:textbox inset="0,0,0,0">
                  <w:txbxContent>
                    <w:p w14:paraId="4C1C9EC9" w14:textId="4FED6805" w:rsidR="00563A0A" w:rsidRPr="00563A0A" w:rsidRDefault="00563A0A" w:rsidP="00563A0A">
                      <w:pPr>
                        <w:pStyle w:val="af3"/>
                        <w:rPr>
                          <w:rFonts w:ascii="TH Sarabun New" w:hAnsi="TH Sarabun New" w:cs="TH Sarabun New"/>
                          <w:i w:val="0"/>
                          <w:iCs w:val="0"/>
                          <w:noProof/>
                          <w:color w:val="auto"/>
                          <w:sz w:val="32"/>
                          <w:szCs w:val="32"/>
                        </w:rPr>
                      </w:pPr>
                      <w:bookmarkStart w:id="47" w:name="_Toc225441421"/>
                      <w:bookmarkStart w:id="48" w:name="_Toc239772318"/>
                      <w:r w:rsidRPr="00563A0A">
                        <w:rPr>
                          <w:rFonts w:ascii="TH Sarabun New" w:hAnsi="TH Sarabun New" w:cs="TH Sarabun New"/>
                          <w:b/>
                          <w:bCs/>
                          <w:i w:val="0"/>
                          <w:iCs w:val="0"/>
                          <w:color w:val="auto"/>
                          <w:sz w:val="32"/>
                          <w:szCs w:val="32"/>
                          <w:cs/>
                        </w:rPr>
                        <w:t xml:space="preserve">ภาพประกอบที่ </w:t>
                      </w:r>
                      <w:r w:rsidRPr="00563A0A">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10</w:t>
                      </w:r>
                      <w:r w:rsidR="00184080">
                        <w:rPr>
                          <w:rFonts w:ascii="TH Sarabun New" w:hAnsi="TH Sarabun New" w:cs="TH Sarabun New"/>
                          <w:b/>
                          <w:bCs/>
                          <w:i w:val="0"/>
                          <w:iCs w:val="0"/>
                          <w:color w:val="auto"/>
                          <w:sz w:val="32"/>
                          <w:szCs w:val="32"/>
                        </w:rPr>
                        <w:fldChar w:fldCharType="end"/>
                      </w:r>
                      <w:r w:rsidRPr="00563A0A">
                        <w:rPr>
                          <w:rFonts w:ascii="TH Sarabun New" w:hAnsi="TH Sarabun New" w:cs="TH Sarabun New"/>
                          <w:i w:val="0"/>
                          <w:iCs w:val="0"/>
                          <w:color w:val="auto"/>
                          <w:sz w:val="32"/>
                          <w:szCs w:val="32"/>
                        </w:rPr>
                        <w:t xml:space="preserve"> Comet Crusher (</w:t>
                      </w:r>
                      <w:r w:rsidRPr="00563A0A">
                        <w:rPr>
                          <w:rFonts w:ascii="TH Sarabun New" w:hAnsi="TH Sarabun New" w:cs="TH Sarabun New"/>
                          <w:i w:val="0"/>
                          <w:iCs w:val="0"/>
                          <w:color w:val="auto"/>
                          <w:sz w:val="32"/>
                          <w:szCs w:val="32"/>
                          <w:cs/>
                        </w:rPr>
                        <w:t>สายป้องกัน/โจมตีหนัก)</w:t>
                      </w:r>
                      <w:bookmarkEnd w:id="47"/>
                      <w:bookmarkEnd w:id="48"/>
                      <w:r w:rsidRPr="00563A0A">
                        <w:rPr>
                          <w:rFonts w:ascii="TH Sarabun New" w:hAnsi="TH Sarabun New" w:cs="TH Sarabun New"/>
                          <w:i w:val="0"/>
                          <w:iCs w:val="0"/>
                          <w:color w:val="auto"/>
                          <w:sz w:val="32"/>
                          <w:szCs w:val="32"/>
                          <w:cs/>
                        </w:rPr>
                        <w:t xml:space="preserve"> </w:t>
                      </w:r>
                    </w:p>
                  </w:txbxContent>
                </v:textbox>
                <w10:wrap type="square" anchorx="margin"/>
              </v:shape>
            </w:pict>
          </mc:Fallback>
        </mc:AlternateContent>
      </w:r>
    </w:p>
    <w:p w14:paraId="71895E7F" w14:textId="77777777" w:rsidR="00EC2CD1" w:rsidRDefault="00EE634C" w:rsidP="007C1168">
      <w:pPr>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ab/>
      </w:r>
    </w:p>
    <w:p w14:paraId="0C0969A5" w14:textId="7B870BAB" w:rsidR="007C1168" w:rsidRPr="009F7AC5" w:rsidRDefault="007C1168" w:rsidP="006F23B2">
      <w:pPr>
        <w:ind w:left="180" w:firstLine="720"/>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คุณลักษณะ: ยานเกราะหนาและสร้างความเสียหายสูง แต่เคลื่อนที่ช้ากว่ายานแบบอื่น ค่าสถานะพื้นฐาน: พลังชีวิต 150 HP; ความเร็ว 5.6 หน่วย/วินาที; ช่วงห่างระหว่างการยิง 0.44 วินาที; ความเสียหายกระสุน 12 HP ต่อนัด</w:t>
      </w:r>
      <w:r w:rsidR="006F23B2">
        <w:rPr>
          <w:rFonts w:ascii="TH SarabunPSK" w:hAnsi="TH SarabunPSK" w:cs="TH SarabunPSK"/>
          <w:color w:val="0D0D0D" w:themeColor="text1" w:themeTint="F2"/>
          <w:sz w:val="32"/>
          <w:szCs w:val="32"/>
        </w:rPr>
      </w:r>
      <w:r w:rsidRPr="009F7AC5">
        <w:rPr>
          <w:rFonts w:ascii="TH SarabunPSK" w:hAnsi="TH SarabunPSK" w:cs="TH SarabunPSK" w:hint="cs"/>
          <w:color w:val="0D0D0D" w:themeColor="text1" w:themeTint="F2"/>
          <w:sz w:val="32"/>
          <w:szCs w:val="32"/>
          <w:cs/>
        </w:rPr>
      </w:r>
      <w:r w:rsidR="00EE634C"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rPr>
      </w:r>
      <w:r w:rsidR="00EE634C"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rPr>
      </w:r>
      <w:r w:rsidR="00EE634C"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r w:rsidR="00EE634C" w:rsidRPr="009F7AC5">
        <w:rPr>
          <w:rFonts w:ascii="TH SarabunPSK" w:hAnsi="TH SarabunPSK" w:cs="TH SarabunPSK" w:hint="cs"/>
          <w:color w:val="0D0D0D" w:themeColor="text1" w:themeTint="F2"/>
          <w:sz w:val="32"/>
          <w:szCs w:val="32"/>
          <w:cs/>
        </w:rPr>
      </w:r>
      <w:r w:rsidR="00EE634C" w:rsidRPr="009F7AC5">
        <w:rPr>
          <w:rFonts w:ascii="TH SarabunPSK" w:hAnsi="TH SarabunPSK" w:cs="TH SarabunPSK" w:hint="cs"/>
          <w:color w:val="0D0D0D" w:themeColor="text1" w:themeTint="F2"/>
          <w:sz w:val="32"/>
          <w:szCs w:val="32"/>
        </w:rPr>
      </w:r>
      <w:r w:rsidR="00EE634C" w:rsidRPr="009F7AC5">
        <w:rPr>
          <w:rFonts w:ascii="TH SarabunPSK" w:hAnsi="TH SarabunPSK" w:cs="TH SarabunPSK" w:hint="cs"/>
          <w:color w:val="0D0D0D" w:themeColor="text1" w:themeTint="F2"/>
          <w:sz w:val="32"/>
          <w:szCs w:val="32"/>
          <w:cs/>
        </w:rPr>
      </w:r>
      <w:r w:rsidR="00EE634C" w:rsidRPr="009F7AC5">
        <w:rPr>
          <w:rFonts w:ascii="TH SarabunPSK" w:hAnsi="TH SarabunPSK" w:cs="TH SarabunPSK" w:hint="cs"/>
          <w:color w:val="0D0D0D" w:themeColor="text1" w:themeTint="F2"/>
          <w:sz w:val="32"/>
          <w:szCs w:val="32"/>
        </w:rPr>
      </w:r>
      <w:r w:rsidR="00EE634C" w:rsidRPr="009F7AC5">
        <w:rPr>
          <w:rFonts w:ascii="TH SarabunPSK" w:hAnsi="TH SarabunPSK" w:cs="TH SarabunPSK" w:hint="cs"/>
          <w:color w:val="0D0D0D" w:themeColor="text1" w:themeTint="F2"/>
          <w:sz w:val="32"/>
          <w:szCs w:val="32"/>
          <w:cs/>
        </w:rPr>
      </w:r>
      <w:r w:rsidR="002610B0" w:rsidRPr="009F7AC5">
        <w:rPr>
          <w:rFonts w:ascii="TH SarabunPSK" w:hAnsi="TH SarabunPSK" w:cs="TH SarabunPSK" w:hint="cs"/>
          <w:color w:val="0D0D0D" w:themeColor="text1" w:themeTint="F2"/>
          <w:sz w:val="32"/>
          <w:szCs w:val="32"/>
          <w:cs/>
        </w:rPr>
      </w:r>
      <w:r w:rsidR="00EE634C" w:rsidRPr="009F7AC5">
        <w:rPr>
          <w:rFonts w:ascii="TH SarabunPSK" w:hAnsi="TH SarabunPSK" w:cs="TH SarabunPSK" w:hint="cs"/>
          <w:color w:val="0D0D0D" w:themeColor="text1" w:themeTint="F2"/>
          <w:sz w:val="32"/>
          <w:szCs w:val="32"/>
          <w:cs/>
        </w:rPr>
      </w:r>
    </w:p>
    <w:p w14:paraId="527B877A" w14:textId="3674F940" w:rsidR="000C40F0" w:rsidRPr="009F7AC5" w:rsidRDefault="008A20A4" w:rsidP="005F4306">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1.3.2.3 รายละเอียดสมรภูมิการรบ (Galaxy Battlefields Specifications) เกมประกอบด้วยสนามประลอง 2D จำนวน 3 แผนที่ ซึ่งมีฉากและอุปสรรคแตกต่างกัน ดังนี้</w:t>
      </w:r>
      <w:r w:rsidR="000C40F0" w:rsidRPr="009F7AC5">
        <w:rPr>
          <w:rFonts w:ascii="TH SarabunPSK" w:hAnsi="TH SarabunPSK" w:cs="TH SarabunPSK" w:hint="cs"/>
          <w:color w:val="0D0D0D" w:themeColor="text1" w:themeTint="F2"/>
          <w:sz w:val="32"/>
          <w:szCs w:val="32"/>
        </w:rPr>
      </w:r>
      <w:r w:rsidR="000C40F0" w:rsidRPr="009F7AC5">
        <w:rPr>
          <w:rFonts w:ascii="TH SarabunPSK" w:hAnsi="TH SarabunPSK" w:cs="TH SarabunPSK" w:hint="cs"/>
          <w:color w:val="0D0D0D" w:themeColor="text1" w:themeTint="F2"/>
          <w:sz w:val="32"/>
          <w:szCs w:val="32"/>
          <w:cs/>
        </w:rPr>
      </w:r>
      <w:r w:rsidR="000C40F0" w:rsidRPr="009F7AC5">
        <w:rPr>
          <w:rFonts w:ascii="TH SarabunPSK" w:hAnsi="TH SarabunPSK" w:cs="TH SarabunPSK" w:hint="cs"/>
          <w:color w:val="0D0D0D" w:themeColor="text1" w:themeTint="F2"/>
          <w:sz w:val="32"/>
          <w:szCs w:val="32"/>
        </w:rPr>
      </w:r>
      <w:r w:rsidR="005F4306">
        <w:rPr>
          <w:rFonts w:ascii="TH SarabunPSK" w:hAnsi="TH SarabunPSK" w:cs="TH SarabunPSK"/>
          <w:color w:val="0D0D0D" w:themeColor="text1" w:themeTint="F2"/>
          <w:sz w:val="32"/>
          <w:szCs w:val="32"/>
        </w:rPr>
      </w:r>
      <w:r w:rsidR="000C40F0" w:rsidRPr="009F7AC5">
        <w:rPr>
          <w:rFonts w:ascii="TH SarabunPSK" w:hAnsi="TH SarabunPSK" w:cs="TH SarabunPSK" w:hint="cs"/>
          <w:color w:val="0D0D0D" w:themeColor="text1" w:themeTint="F2"/>
          <w:sz w:val="32"/>
          <w:szCs w:val="32"/>
          <w:cs/>
        </w:rPr>
      </w:r>
      <w:r w:rsidR="000C40F0" w:rsidRPr="009F7AC5">
        <w:rPr>
          <w:rFonts w:ascii="TH SarabunPSK" w:hAnsi="TH SarabunPSK" w:cs="TH SarabunPSK" w:hint="cs"/>
          <w:color w:val="0D0D0D" w:themeColor="text1" w:themeTint="F2"/>
          <w:sz w:val="32"/>
          <w:szCs w:val="32"/>
        </w:rPr>
      </w:r>
      <w:r w:rsidR="000C40F0" w:rsidRPr="009F7AC5">
        <w:rPr>
          <w:rFonts w:ascii="TH SarabunPSK" w:hAnsi="TH SarabunPSK" w:cs="TH SarabunPSK" w:hint="cs"/>
          <w:color w:val="0D0D0D" w:themeColor="text1" w:themeTint="F2"/>
          <w:sz w:val="32"/>
          <w:szCs w:val="32"/>
          <w:cs/>
        </w:rPr>
      </w:r>
      <w:r w:rsidR="000C40F0" w:rsidRPr="009F7AC5">
        <w:rPr>
          <w:rFonts w:ascii="TH SarabunPSK" w:hAnsi="TH SarabunPSK" w:cs="TH SarabunPSK" w:hint="cs"/>
          <w:color w:val="0D0D0D" w:themeColor="text1" w:themeTint="F2"/>
          <w:sz w:val="32"/>
          <w:szCs w:val="32"/>
        </w:rPr>
      </w:r>
      <w:r w:rsidR="000C40F0" w:rsidRPr="009F7AC5">
        <w:rPr>
          <w:rFonts w:ascii="TH SarabunPSK" w:hAnsi="TH SarabunPSK" w:cs="TH SarabunPSK" w:hint="cs"/>
          <w:color w:val="0D0D0D" w:themeColor="text1" w:themeTint="F2"/>
          <w:sz w:val="32"/>
          <w:szCs w:val="32"/>
          <w:cs/>
        </w:rPr>
      </w:r>
    </w:p>
    <w:p w14:paraId="29412D7A" w14:textId="30FC1B05" w:rsidR="000C40F0" w:rsidRPr="009F7AC5" w:rsidRDefault="00585A54" w:rsidP="005F4306">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1.3.2.3.1 แผนที่ที่ 1 Abandoned Mech Warzone (สมรภูมิซากจักรกลโบราณ) เป็นสนามประลองท่ามกลางซากจักรกลและหินอุกกาบาตลาวา หินเป็นสิ่งกีดขวางที่ยานทะลุผ่านไม่ได้ และสร้างความเสียหายเมื่อยานชน นอกจากนี้มีป้อมปืนที่ติดตามและยิงผู้เล่นเป็นระยะ รวมทั้งอุกกาบาตที่ตกลงมาทั่วสนามและสร้างความเสียหายเมื่อถูกยาน</w:t>
      </w:r>
      <w:r w:rsidR="008A20A4">
        <w:rPr>
          <w:rFonts w:ascii="TH SarabunPSK" w:hAnsi="TH SarabunPSK" w:cs="TH SarabunPSK"/>
          <w:color w:val="0D0D0D" w:themeColor="text1" w:themeTint="F2"/>
          <w:sz w:val="32"/>
          <w:szCs w:val="32"/>
        </w:rPr>
      </w:r>
      <w:r w:rsidR="000C40F0" w:rsidRPr="009F7AC5">
        <w:rPr>
          <w:rFonts w:ascii="TH SarabunPSK" w:hAnsi="TH SarabunPSK" w:cs="TH SarabunPSK" w:hint="cs"/>
          <w:color w:val="0D0D0D" w:themeColor="text1" w:themeTint="F2"/>
          <w:sz w:val="32"/>
          <w:szCs w:val="32"/>
        </w:rPr>
      </w:r>
      <w:r w:rsidR="000C40F0" w:rsidRPr="009F7AC5">
        <w:rPr>
          <w:rFonts w:ascii="TH SarabunPSK" w:hAnsi="TH SarabunPSK" w:cs="TH SarabunPSK" w:hint="cs"/>
          <w:color w:val="0D0D0D" w:themeColor="text1" w:themeTint="F2"/>
          <w:sz w:val="32"/>
          <w:szCs w:val="32"/>
          <w:cs/>
        </w:rPr>
      </w:r>
      <w:r w:rsidR="000C40F0" w:rsidRPr="009F7AC5">
        <w:rPr>
          <w:rFonts w:ascii="TH SarabunPSK" w:hAnsi="TH SarabunPSK" w:cs="TH SarabunPSK" w:hint="cs"/>
          <w:color w:val="0D0D0D" w:themeColor="text1" w:themeTint="F2"/>
          <w:sz w:val="32"/>
          <w:szCs w:val="32"/>
        </w:rPr>
      </w:r>
      <w:r w:rsidR="000C40F0" w:rsidRPr="009F7AC5">
        <w:rPr>
          <w:rFonts w:ascii="TH SarabunPSK" w:hAnsi="TH SarabunPSK" w:cs="TH SarabunPSK" w:hint="cs"/>
          <w:color w:val="0D0D0D" w:themeColor="text1" w:themeTint="F2"/>
          <w:sz w:val="32"/>
          <w:szCs w:val="32"/>
          <w:cs/>
        </w:rPr>
      </w:r>
      <w:r w:rsidR="004E71F1">
        <w:rPr>
          <w:rFonts w:ascii="TH SarabunPSK" w:hAnsi="TH SarabunPSK" w:cs="TH SarabunPSK"/>
          <w:color w:val="0D0D0D" w:themeColor="text1" w:themeTint="F2"/>
          <w:sz w:val="32"/>
          <w:szCs w:val="32"/>
        </w:rPr>
      </w:r>
      <w:r w:rsidR="000C40F0" w:rsidRPr="009F7AC5">
        <w:rPr>
          <w:rFonts w:ascii="TH SarabunPSK" w:hAnsi="TH SarabunPSK" w:cs="TH SarabunPSK" w:hint="cs"/>
          <w:color w:val="0D0D0D" w:themeColor="text1" w:themeTint="F2"/>
          <w:sz w:val="32"/>
          <w:szCs w:val="32"/>
          <w:cs/>
        </w:rPr>
      </w:r>
      <w:r w:rsidR="000C40F0" w:rsidRPr="009F7AC5">
        <w:rPr>
          <w:rFonts w:ascii="TH SarabunPSK" w:hAnsi="TH SarabunPSK" w:cs="TH SarabunPSK" w:hint="cs"/>
          <w:color w:val="0D0D0D" w:themeColor="text1" w:themeTint="F2"/>
          <w:sz w:val="32"/>
          <w:szCs w:val="32"/>
        </w:rPr>
      </w:r>
      <w:r w:rsidR="000C40F0" w:rsidRPr="009F7AC5">
        <w:rPr>
          <w:rFonts w:ascii="TH SarabunPSK" w:hAnsi="TH SarabunPSK" w:cs="TH SarabunPSK" w:hint="cs"/>
          <w:color w:val="0D0D0D" w:themeColor="text1" w:themeTint="F2"/>
          <w:sz w:val="32"/>
          <w:szCs w:val="32"/>
          <w:cs/>
        </w:rPr>
      </w:r>
    </w:p>
    <w:p w14:paraId="60B27294" w14:textId="77777777" w:rsidR="00563A0A" w:rsidRDefault="00311F84" w:rsidP="00563A0A">
      <w:pPr>
        <w:keepNext/>
        <w:jc w:val="center"/>
      </w:pPr>
      <w:r w:rsidRPr="009F7AC5">
        <w:rPr>
          <w:rFonts w:ascii="TH SarabunPSK" w:hAnsi="TH SarabunPSK" w:cs="TH SarabunPSK" w:hint="cs"/>
          <w:noProof/>
          <w:color w:val="0D0D0D" w:themeColor="text1" w:themeTint="F2"/>
          <w:sz w:val="32"/>
          <w:szCs w:val="32"/>
        </w:rPr>
        <w:lastRenderedPageBreak/>
        <w:drawing>
          <wp:inline distT="0" distB="0" distL="0" distR="0" wp14:anchorId="155146B8" wp14:editId="0D0E6E14">
            <wp:extent cx="3504665" cy="2891790"/>
            <wp:effectExtent l="0" t="0" r="635" b="3810"/>
            <wp:docPr id="1331766795"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32601" cy="2914841"/>
                    </a:xfrm>
                    <a:prstGeom prst="rect">
                      <a:avLst/>
                    </a:prstGeom>
                    <a:noFill/>
                    <a:ln>
                      <a:noFill/>
                    </a:ln>
                  </pic:spPr>
                </pic:pic>
              </a:graphicData>
            </a:graphic>
          </wp:inline>
        </w:drawing>
      </w:r>
    </w:p>
    <w:p w14:paraId="422F51B2" w14:textId="65B8DD69" w:rsidR="009916E8" w:rsidRPr="002805DA" w:rsidRDefault="00563A0A" w:rsidP="00563A0A">
      <w:pPr>
        <w:pStyle w:val="af3"/>
        <w:jc w:val="center"/>
        <w:rPr>
          <w:rFonts w:ascii="TH Sarabun New" w:hAnsi="TH Sarabun New" w:cs="TH Sarabun New"/>
          <w:i w:val="0"/>
          <w:iCs w:val="0"/>
          <w:color w:val="auto"/>
          <w:sz w:val="32"/>
          <w:szCs w:val="32"/>
          <w:cs/>
        </w:rPr>
      </w:pPr>
      <w:bookmarkStart w:id="38" w:name="_Toc225441422"/>
      <w:bookmarkStart w:id="39" w:name="_Toc239772319"/>
      <w:r w:rsidRPr="002805DA">
        <w:rPr>
          <w:rFonts w:ascii="TH Sarabun New" w:hAnsi="TH Sarabun New" w:cs="TH Sarabun New"/>
          <w:b/>
          <w:bCs/>
          <w:i w:val="0"/>
          <w:iCs w:val="0"/>
          <w:color w:val="auto"/>
          <w:sz w:val="32"/>
          <w:szCs w:val="32"/>
          <w:cs/>
        </w:rPr>
        <w:t xml:space="preserve">ภาพประกอบที่ </w:t>
      </w:r>
      <w:r w:rsidRPr="002805DA">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11</w:t>
      </w:r>
      <w:r w:rsidR="00184080">
        <w:rPr>
          <w:rFonts w:ascii="TH Sarabun New" w:hAnsi="TH Sarabun New" w:cs="TH Sarabun New"/>
          <w:b/>
          <w:bCs/>
          <w:i w:val="0"/>
          <w:iCs w:val="0"/>
          <w:color w:val="auto"/>
          <w:sz w:val="32"/>
          <w:szCs w:val="32"/>
        </w:rPr>
        <w:fldChar w:fldCharType="end"/>
      </w:r>
      <w:r w:rsidR="002805DA" w:rsidRPr="002805DA">
        <w:rPr>
          <w:rFonts w:ascii="TH Sarabun New" w:hAnsi="TH Sarabun New" w:cs="TH Sarabun New"/>
          <w:i w:val="0"/>
          <w:iCs w:val="0"/>
          <w:color w:val="auto"/>
          <w:sz w:val="32"/>
          <w:szCs w:val="32"/>
          <w:cs/>
        </w:rPr>
        <w:t xml:space="preserve"> แผนที่ </w:t>
      </w:r>
      <w:r w:rsidR="002805DA" w:rsidRPr="002805DA">
        <w:rPr>
          <w:rFonts w:ascii="TH Sarabun New" w:hAnsi="TH Sarabun New" w:cs="TH Sarabun New"/>
          <w:i w:val="0"/>
          <w:iCs w:val="0"/>
          <w:color w:val="auto"/>
          <w:sz w:val="32"/>
          <w:szCs w:val="32"/>
        </w:rPr>
        <w:t>Abandoned Mech Warzone (</w:t>
      </w:r>
      <w:r w:rsidR="002805DA" w:rsidRPr="002805DA">
        <w:rPr>
          <w:rFonts w:ascii="TH Sarabun New" w:hAnsi="TH Sarabun New" w:cs="TH Sarabun New"/>
          <w:i w:val="0"/>
          <w:iCs w:val="0"/>
          <w:color w:val="auto"/>
          <w:sz w:val="32"/>
          <w:szCs w:val="32"/>
          <w:cs/>
        </w:rPr>
        <w:t>สมรภูมิซากจักรกลโบราณ)</w:t>
      </w:r>
      <w:bookmarkEnd w:id="38"/>
      <w:bookmarkEnd w:id="39"/>
    </w:p>
    <w:p w14:paraId="30A79D66" w14:textId="28991556" w:rsidR="0054321A" w:rsidRPr="009F7AC5" w:rsidRDefault="00251CB3" w:rsidP="004E71F1">
      <w:pPr>
        <w:ind w:firstLine="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ผลกระทบต่อการเล่น: หินลาวาทำหน้าที่เป็นสิ่งกีดขวางและสร้างความเสียหายเมื่อชน ป้อมปืนโจมตีผู้เล่นเป็นระยะ และอุกกาบาตที่ตกจากด้านบนสร้างความเสียหายเมื่อกระทบยาน</w:t>
      </w:r>
      <w:r w:rsidR="000C40F0" w:rsidRPr="009F7AC5">
        <w:rPr>
          <w:rFonts w:ascii="TH SarabunPSK" w:hAnsi="TH SarabunPSK" w:cs="TH SarabunPSK" w:hint="cs"/>
          <w:color w:val="0D0D0D" w:themeColor="text1" w:themeTint="F2"/>
          <w:sz w:val="32"/>
          <w:szCs w:val="32"/>
          <w:cs/>
        </w:rPr>
      </w:r>
      <w:r w:rsidR="000C40F0" w:rsidRPr="009F7AC5">
        <w:rPr>
          <w:rFonts w:ascii="TH SarabunPSK" w:hAnsi="TH SarabunPSK" w:cs="TH SarabunPSK" w:hint="cs"/>
          <w:color w:val="0D0D0D" w:themeColor="text1" w:themeTint="F2"/>
          <w:sz w:val="32"/>
          <w:szCs w:val="32"/>
        </w:rPr>
      </w:r>
      <w:r w:rsidR="000C40F0" w:rsidRPr="009F7AC5">
        <w:rPr>
          <w:rFonts w:ascii="TH SarabunPSK" w:hAnsi="TH SarabunPSK" w:cs="TH SarabunPSK" w:hint="cs"/>
          <w:color w:val="0D0D0D" w:themeColor="text1" w:themeTint="F2"/>
          <w:sz w:val="32"/>
          <w:szCs w:val="32"/>
          <w:cs/>
        </w:rPr>
      </w:r>
    </w:p>
    <w:p w14:paraId="28D633B0" w14:textId="4F6D92BF" w:rsidR="000C40F0" w:rsidRPr="009F7AC5" w:rsidRDefault="00251CB3" w:rsidP="000C40F0">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1.3.2.3.2 แผนที่ที่ 2 Obelisk Plains of Prism (ทุ่งราบเสาหินปริซึม) เป็นสนามที่มีเสาหินและกลุ่มคริสตัลเรืองแสง เสาหินทำหน้าที่เป็นสิ่งกีดขวางที่ไม่สามารถทำลายได้ โดยมีหินคริสตัลประดับหรือรองรับบริเวณใต้เสาที่ลอยอยู่</w:t>
      </w:r>
      <w:r w:rsidR="007123D5">
        <w:rPr>
          <w:rFonts w:ascii="TH SarabunPSK" w:hAnsi="TH SarabunPSK" w:cs="TH SarabunPSK"/>
          <w:color w:val="0D0D0D" w:themeColor="text1" w:themeTint="F2"/>
          <w:sz w:val="32"/>
          <w:szCs w:val="32"/>
        </w:rPr>
      </w:r>
      <w:r w:rsidR="000F0472">
        <w:rPr>
          <w:rFonts w:ascii="TH SarabunPSK" w:hAnsi="TH SarabunPSK" w:cs="TH SarabunPSK"/>
          <w:color w:val="0D0D0D" w:themeColor="text1" w:themeTint="F2"/>
          <w:sz w:val="32"/>
          <w:szCs w:val="32"/>
        </w:rPr>
      </w:r>
      <w:r w:rsidR="000C40F0" w:rsidRPr="009F7AC5">
        <w:rPr>
          <w:rFonts w:ascii="TH SarabunPSK" w:hAnsi="TH SarabunPSK" w:cs="TH SarabunPSK" w:hint="cs"/>
          <w:color w:val="0D0D0D" w:themeColor="text1" w:themeTint="F2"/>
          <w:sz w:val="32"/>
          <w:szCs w:val="32"/>
        </w:rPr>
      </w:r>
      <w:r w:rsidR="000C40F0" w:rsidRPr="009F7AC5">
        <w:rPr>
          <w:rFonts w:ascii="TH SarabunPSK" w:hAnsi="TH SarabunPSK" w:cs="TH SarabunPSK" w:hint="cs"/>
          <w:color w:val="0D0D0D" w:themeColor="text1" w:themeTint="F2"/>
          <w:sz w:val="32"/>
          <w:szCs w:val="32"/>
          <w:cs/>
        </w:rPr>
      </w:r>
      <w:r w:rsidR="000C40F0" w:rsidRPr="009F7AC5">
        <w:rPr>
          <w:rFonts w:ascii="TH SarabunPSK" w:hAnsi="TH SarabunPSK" w:cs="TH SarabunPSK" w:hint="cs"/>
          <w:color w:val="0D0D0D" w:themeColor="text1" w:themeTint="F2"/>
          <w:sz w:val="32"/>
          <w:szCs w:val="32"/>
        </w:rPr>
      </w:r>
      <w:r w:rsidR="00476363">
        <w:rPr>
          <w:rFonts w:ascii="TH SarabunPSK" w:hAnsi="TH SarabunPSK" w:cs="TH SarabunPSK"/>
          <w:color w:val="0D0D0D" w:themeColor="text1" w:themeTint="F2"/>
          <w:sz w:val="32"/>
          <w:szCs w:val="32"/>
        </w:rPr>
      </w:r>
      <w:r w:rsidR="000C40F0" w:rsidRPr="009F7AC5">
        <w:rPr>
          <w:rFonts w:ascii="TH SarabunPSK" w:hAnsi="TH SarabunPSK" w:cs="TH SarabunPSK" w:hint="cs"/>
          <w:color w:val="0D0D0D" w:themeColor="text1" w:themeTint="F2"/>
          <w:sz w:val="32"/>
          <w:szCs w:val="32"/>
        </w:rPr>
      </w:r>
      <w:r w:rsidR="000C40F0" w:rsidRPr="009F7AC5">
        <w:rPr>
          <w:rFonts w:ascii="TH SarabunPSK" w:hAnsi="TH SarabunPSK" w:cs="TH SarabunPSK" w:hint="cs"/>
          <w:color w:val="0D0D0D" w:themeColor="text1" w:themeTint="F2"/>
          <w:sz w:val="32"/>
          <w:szCs w:val="32"/>
          <w:cs/>
        </w:rPr>
      </w:r>
      <w:r w:rsidR="005F4306">
        <w:rPr>
          <w:rFonts w:ascii="TH SarabunPSK" w:hAnsi="TH SarabunPSK" w:cs="TH SarabunPSK"/>
          <w:color w:val="0D0D0D" w:themeColor="text1" w:themeTint="F2"/>
          <w:sz w:val="32"/>
          <w:szCs w:val="32"/>
        </w:rPr>
      </w:r>
      <w:r w:rsidR="000C40F0" w:rsidRPr="009F7AC5">
        <w:rPr>
          <w:rFonts w:ascii="TH SarabunPSK" w:hAnsi="TH SarabunPSK" w:cs="TH SarabunPSK" w:hint="cs"/>
          <w:color w:val="0D0D0D" w:themeColor="text1" w:themeTint="F2"/>
          <w:sz w:val="32"/>
          <w:szCs w:val="32"/>
          <w:cs/>
        </w:rPr>
      </w:r>
      <w:r w:rsidR="000C40F0" w:rsidRPr="009F7AC5">
        <w:rPr>
          <w:rFonts w:ascii="TH SarabunPSK" w:hAnsi="TH SarabunPSK" w:cs="TH SarabunPSK" w:hint="cs"/>
          <w:color w:val="0D0D0D" w:themeColor="text1" w:themeTint="F2"/>
          <w:sz w:val="32"/>
          <w:szCs w:val="32"/>
        </w:rPr>
      </w:r>
      <w:r w:rsidR="000C40F0" w:rsidRPr="009F7AC5">
        <w:rPr>
          <w:rFonts w:ascii="TH SarabunPSK" w:hAnsi="TH SarabunPSK" w:cs="TH SarabunPSK" w:hint="cs"/>
          <w:color w:val="0D0D0D" w:themeColor="text1" w:themeTint="F2"/>
          <w:sz w:val="32"/>
          <w:szCs w:val="32"/>
          <w:cs/>
        </w:rPr>
      </w:r>
    </w:p>
    <w:p w14:paraId="51FCEBAC" w14:textId="77777777" w:rsidR="002805DA" w:rsidRDefault="00C7576F" w:rsidP="002805DA">
      <w:pPr>
        <w:keepNext/>
        <w:jc w:val="center"/>
      </w:pPr>
      <w:r w:rsidRPr="009F7AC5">
        <w:rPr>
          <w:rFonts w:ascii="TH SarabunPSK" w:hAnsi="TH SarabunPSK" w:cs="TH SarabunPSK" w:hint="cs"/>
          <w:noProof/>
          <w:color w:val="0D0D0D" w:themeColor="text1" w:themeTint="F2"/>
          <w:sz w:val="32"/>
          <w:szCs w:val="32"/>
        </w:rPr>
        <w:drawing>
          <wp:inline distT="0" distB="0" distL="0" distR="0" wp14:anchorId="36E30F91" wp14:editId="73D3373E">
            <wp:extent cx="4198380" cy="2946400"/>
            <wp:effectExtent l="0" t="0" r="0" b="6350"/>
            <wp:docPr id="1802711853"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28024" cy="2967204"/>
                    </a:xfrm>
                    <a:prstGeom prst="rect">
                      <a:avLst/>
                    </a:prstGeom>
                    <a:noFill/>
                    <a:ln>
                      <a:noFill/>
                    </a:ln>
                  </pic:spPr>
                </pic:pic>
              </a:graphicData>
            </a:graphic>
          </wp:inline>
        </w:drawing>
      </w:r>
    </w:p>
    <w:p w14:paraId="49216498" w14:textId="4D8F397A" w:rsidR="009916E8" w:rsidRPr="002805DA" w:rsidRDefault="002805DA" w:rsidP="002805DA">
      <w:pPr>
        <w:pStyle w:val="af3"/>
        <w:jc w:val="center"/>
        <w:rPr>
          <w:rFonts w:ascii="TH Sarabun New" w:hAnsi="TH Sarabun New" w:cs="TH Sarabun New"/>
          <w:i w:val="0"/>
          <w:iCs w:val="0"/>
          <w:color w:val="auto"/>
          <w:sz w:val="32"/>
          <w:szCs w:val="32"/>
          <w:cs/>
        </w:rPr>
      </w:pPr>
      <w:bookmarkStart w:id="40" w:name="_Toc225441423"/>
      <w:bookmarkStart w:id="41" w:name="_Toc239772320"/>
      <w:r w:rsidRPr="002805DA">
        <w:rPr>
          <w:rFonts w:ascii="TH Sarabun New" w:hAnsi="TH Sarabun New" w:cs="TH Sarabun New"/>
          <w:b/>
          <w:bCs/>
          <w:i w:val="0"/>
          <w:iCs w:val="0"/>
          <w:color w:val="auto"/>
          <w:sz w:val="32"/>
          <w:szCs w:val="32"/>
          <w:cs/>
        </w:rPr>
        <w:t xml:space="preserve">ภาพประกอบที่ </w:t>
      </w:r>
      <w:r w:rsidRPr="002805DA">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12</w:t>
      </w:r>
      <w:r w:rsidR="00184080">
        <w:rPr>
          <w:rFonts w:ascii="TH Sarabun New" w:hAnsi="TH Sarabun New" w:cs="TH Sarabun New"/>
          <w:b/>
          <w:bCs/>
          <w:i w:val="0"/>
          <w:iCs w:val="0"/>
          <w:color w:val="auto"/>
          <w:sz w:val="32"/>
          <w:szCs w:val="32"/>
        </w:rPr>
        <w:fldChar w:fldCharType="end"/>
      </w:r>
      <w:r w:rsidRPr="002805DA">
        <w:rPr>
          <w:rFonts w:ascii="TH Sarabun New" w:hAnsi="TH Sarabun New" w:cs="TH Sarabun New"/>
          <w:i w:val="0"/>
          <w:iCs w:val="0"/>
          <w:color w:val="auto"/>
          <w:sz w:val="32"/>
          <w:szCs w:val="32"/>
          <w:cs/>
        </w:rPr>
        <w:t xml:space="preserve"> แผนที่ </w:t>
      </w:r>
      <w:r w:rsidRPr="002805DA">
        <w:rPr>
          <w:rFonts w:ascii="TH Sarabun New" w:hAnsi="TH Sarabun New" w:cs="TH Sarabun New"/>
          <w:i w:val="0"/>
          <w:iCs w:val="0"/>
          <w:color w:val="auto"/>
          <w:sz w:val="32"/>
          <w:szCs w:val="32"/>
        </w:rPr>
        <w:t>Obelisk Plains of Prism (</w:t>
      </w:r>
      <w:r w:rsidRPr="002805DA">
        <w:rPr>
          <w:rFonts w:ascii="TH Sarabun New" w:hAnsi="TH Sarabun New" w:cs="TH Sarabun New"/>
          <w:i w:val="0"/>
          <w:iCs w:val="0"/>
          <w:color w:val="auto"/>
          <w:sz w:val="32"/>
          <w:szCs w:val="32"/>
          <w:cs/>
        </w:rPr>
        <w:t>ทุ่งราบเสาหินปริซึม)</w:t>
      </w:r>
      <w:bookmarkEnd w:id="40"/>
      <w:bookmarkEnd w:id="41"/>
    </w:p>
    <w:p w14:paraId="78E37F8D" w14:textId="0904332E" w:rsidR="00CB07AE" w:rsidRPr="009F7AC5" w:rsidRDefault="000C40F0" w:rsidP="000C40F0">
      <w:pPr>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ผลกระทบต่อการเล่น: เสาหินปริซึมเป็นที่กำบังถาวรและขีปนาวุธไม่สามารถทะลุผ่านได้ พื้นที่บึงพลังงานสีเขียวสุ่มเกิดบริเวณด้านล่างของสนาม เมื่อยานเคลื่อนผ่านจะลดความเร็วลง 30% และหากอยู่ในบึงต่อเนื่องเกิน 1.5 วินาทีจะได้รับพิษ สร้างความเสียหาย 2 HP ต่อวินาที</w:t>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r w:rsidR="00F6087B">
        <w:rPr>
          <w:rFonts w:ascii="TH SarabunPSK" w:hAnsi="TH SarabunPSK" w:cs="TH SarabunPSK"/>
          <w:color w:val="0D0D0D" w:themeColor="text1" w:themeTint="F2"/>
          <w:sz w:val="32"/>
          <w:szCs w:val="32"/>
        </w:rPr>
      </w:r>
      <w:r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rPr>
      </w:r>
      <w:r w:rsidR="00F6087B">
        <w:rPr>
          <w:rFonts w:ascii="TH SarabunPSK" w:hAnsi="TH SarabunPSK" w:cs="TH SarabunPSK"/>
          <w:color w:val="0D0D0D" w:themeColor="text1" w:themeTint="F2"/>
          <w:sz w:val="32"/>
          <w:szCs w:val="32"/>
        </w:rPr>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p>
    <w:p w14:paraId="6A24D7F3" w14:textId="3EE2D594" w:rsidR="000C40F0" w:rsidRPr="009F7AC5" w:rsidRDefault="00664704" w:rsidP="00664704">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1.3.2.3.3 แผนที่ที่ 3 Electric Jellyfish Core (แกนกลางแมงกะพรุนสายฟ้า) เป็นสนามประลองที่มีแมงกะพรุนพลังงานลอยอยู่บริเวณแกนกลาง พร้อมเอฟเฟกต์สายฟ้าและวัตถุพลังงานที่เคลื่อนไหวเป็นองค์ประกอบฉาก</w:t>
      </w:r>
      <w:r w:rsidR="000C40F0" w:rsidRPr="009F7AC5">
        <w:rPr>
          <w:rFonts w:ascii="TH SarabunPSK" w:hAnsi="TH SarabunPSK" w:cs="TH SarabunPSK" w:hint="cs"/>
          <w:color w:val="0D0D0D" w:themeColor="text1" w:themeTint="F2"/>
          <w:sz w:val="32"/>
          <w:szCs w:val="32"/>
        </w:rPr>
      </w:r>
      <w:r w:rsidR="000C40F0" w:rsidRPr="009F7AC5">
        <w:rPr>
          <w:rFonts w:ascii="TH SarabunPSK" w:hAnsi="TH SarabunPSK" w:cs="TH SarabunPSK" w:hint="cs"/>
          <w:color w:val="0D0D0D" w:themeColor="text1" w:themeTint="F2"/>
          <w:sz w:val="32"/>
          <w:szCs w:val="32"/>
          <w:cs/>
        </w:rPr>
      </w:r>
      <w:r w:rsidR="000C40F0" w:rsidRPr="009F7AC5">
        <w:rPr>
          <w:rFonts w:ascii="TH SarabunPSK" w:hAnsi="TH SarabunPSK" w:cs="TH SarabunPSK" w:hint="cs"/>
          <w:color w:val="0D0D0D" w:themeColor="text1" w:themeTint="F2"/>
          <w:sz w:val="32"/>
          <w:szCs w:val="32"/>
        </w:rPr>
      </w:r>
      <w:r w:rsidR="000C40F0" w:rsidRPr="009F7AC5">
        <w:rPr>
          <w:rFonts w:ascii="TH SarabunPSK" w:hAnsi="TH SarabunPSK" w:cs="TH SarabunPSK" w:hint="cs"/>
          <w:color w:val="0D0D0D" w:themeColor="text1" w:themeTint="F2"/>
          <w:sz w:val="32"/>
          <w:szCs w:val="32"/>
          <w:cs/>
        </w:rPr>
      </w:r>
      <w:r w:rsidR="004E71F1">
        <w:rPr>
          <w:rFonts w:ascii="TH SarabunPSK" w:hAnsi="TH SarabunPSK" w:cs="TH SarabunPSK"/>
          <w:color w:val="0D0D0D" w:themeColor="text1" w:themeTint="F2"/>
          <w:sz w:val="32"/>
          <w:szCs w:val="32"/>
        </w:rPr>
      </w:r>
      <w:r w:rsidR="000C40F0" w:rsidRPr="009F7AC5">
        <w:rPr>
          <w:rFonts w:ascii="TH SarabunPSK" w:hAnsi="TH SarabunPSK" w:cs="TH SarabunPSK" w:hint="cs"/>
          <w:color w:val="0D0D0D" w:themeColor="text1" w:themeTint="F2"/>
          <w:sz w:val="32"/>
          <w:szCs w:val="32"/>
          <w:cs/>
        </w:rPr>
      </w:r>
    </w:p>
    <w:p w14:paraId="7C108863" w14:textId="77777777" w:rsidR="002805DA" w:rsidRDefault="00CB07AE" w:rsidP="002805DA">
      <w:pPr>
        <w:keepNext/>
        <w:jc w:val="center"/>
      </w:pPr>
      <w:r w:rsidRPr="009F7AC5">
        <w:rPr>
          <w:rFonts w:ascii="TH SarabunPSK" w:hAnsi="TH SarabunPSK" w:cs="TH SarabunPSK" w:hint="cs"/>
          <w:noProof/>
          <w:color w:val="0D0D0D" w:themeColor="text1" w:themeTint="F2"/>
          <w:sz w:val="32"/>
          <w:szCs w:val="32"/>
        </w:rPr>
        <w:drawing>
          <wp:inline distT="0" distB="0" distL="0" distR="0" wp14:anchorId="105EFD72" wp14:editId="6073FC79">
            <wp:extent cx="2446866" cy="1931826"/>
            <wp:effectExtent l="0" t="0" r="0" b="0"/>
            <wp:docPr id="543453691"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58120" cy="1940711"/>
                    </a:xfrm>
                    <a:prstGeom prst="rect">
                      <a:avLst/>
                    </a:prstGeom>
                    <a:noFill/>
                    <a:ln>
                      <a:noFill/>
                    </a:ln>
                  </pic:spPr>
                </pic:pic>
              </a:graphicData>
            </a:graphic>
          </wp:inline>
        </w:drawing>
      </w:r>
    </w:p>
    <w:p w14:paraId="579C40BD" w14:textId="2C062ACA" w:rsidR="009916E8" w:rsidRPr="002805DA" w:rsidRDefault="002805DA" w:rsidP="002805DA">
      <w:pPr>
        <w:pStyle w:val="af3"/>
        <w:jc w:val="center"/>
        <w:rPr>
          <w:rFonts w:ascii="TH Sarabun New" w:hAnsi="TH Sarabun New" w:cs="TH Sarabun New"/>
          <w:i w:val="0"/>
          <w:iCs w:val="0"/>
          <w:color w:val="auto"/>
          <w:sz w:val="32"/>
          <w:szCs w:val="32"/>
        </w:rPr>
      </w:pPr>
      <w:bookmarkStart w:id="42" w:name="_Toc225441424"/>
      <w:bookmarkStart w:id="43" w:name="_Toc239772321"/>
      <w:r w:rsidRPr="002805DA">
        <w:rPr>
          <w:rFonts w:ascii="TH Sarabun New" w:hAnsi="TH Sarabun New" w:cs="TH Sarabun New"/>
          <w:b/>
          <w:bCs/>
          <w:i w:val="0"/>
          <w:iCs w:val="0"/>
          <w:color w:val="auto"/>
          <w:sz w:val="32"/>
          <w:szCs w:val="32"/>
          <w:cs/>
        </w:rPr>
        <w:t xml:space="preserve">ภาพประกอบที่ </w:t>
      </w:r>
      <w:r w:rsidRPr="002805DA">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13</w:t>
      </w:r>
      <w:r w:rsidR="00184080">
        <w:rPr>
          <w:rFonts w:ascii="TH Sarabun New" w:hAnsi="TH Sarabun New" w:cs="TH Sarabun New"/>
          <w:b/>
          <w:bCs/>
          <w:i w:val="0"/>
          <w:iCs w:val="0"/>
          <w:color w:val="auto"/>
          <w:sz w:val="32"/>
          <w:szCs w:val="32"/>
        </w:rPr>
        <w:fldChar w:fldCharType="end"/>
      </w:r>
      <w:r w:rsidRPr="002805DA">
        <w:rPr>
          <w:rFonts w:ascii="TH Sarabun New" w:hAnsi="TH Sarabun New" w:cs="TH Sarabun New"/>
          <w:i w:val="0"/>
          <w:iCs w:val="0"/>
          <w:color w:val="auto"/>
          <w:sz w:val="32"/>
          <w:szCs w:val="32"/>
          <w:cs/>
        </w:rPr>
        <w:t xml:space="preserve"> แผนที่ </w:t>
      </w:r>
      <w:r w:rsidRPr="002805DA">
        <w:rPr>
          <w:rFonts w:ascii="TH Sarabun New" w:hAnsi="TH Sarabun New" w:cs="TH Sarabun New"/>
          <w:i w:val="0"/>
          <w:iCs w:val="0"/>
          <w:color w:val="auto"/>
          <w:sz w:val="32"/>
          <w:szCs w:val="32"/>
        </w:rPr>
        <w:t>Electric Jellyfish Core (</w:t>
      </w:r>
      <w:r w:rsidRPr="002805DA">
        <w:rPr>
          <w:rFonts w:ascii="TH Sarabun New" w:hAnsi="TH Sarabun New" w:cs="TH Sarabun New"/>
          <w:i w:val="0"/>
          <w:iCs w:val="0"/>
          <w:color w:val="auto"/>
          <w:sz w:val="32"/>
          <w:szCs w:val="32"/>
          <w:cs/>
        </w:rPr>
        <w:t>แกนกลางแมงกะพรุนสายฟ้า)</w:t>
      </w:r>
      <w:bookmarkEnd w:id="42"/>
      <w:bookmarkEnd w:id="43"/>
    </w:p>
    <w:p w14:paraId="18FD4F2B" w14:textId="2E6A663C" w:rsidR="000C40F0" w:rsidRPr="009F7AC5" w:rsidRDefault="000C40F0" w:rsidP="004E71F1">
      <w:pPr>
        <w:ind w:firstLine="720"/>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ผลกระทบต่อการเล่น: สายฟ้าสุ่มโจมตีบริเวณใกล้ยานและทำให้ยานหยุดชะงัก 1 วินาที แกนกลางสร้างความเสียหายต่อเนื่อง 3 HP ต่อวินาที และเพิ่มอัตราการยิงของยาน 1.35 เท่า วัตถุพลังงานรอบสนามเป็นสิ่งกีดขวางที่ยานผ่านได้และมีแรงดึงเข้าหาศูนย์กลาง ส่วนเอฟเฟกต์ดูดวัตถุฉากเข้าศูนย์กลางเป็นภาพตกแต่ง ไม่ส่งผลต่อการเล่น</w:t>
      </w:r>
      <w:r w:rsidRPr="009F7AC5">
        <w:rPr>
          <w:rFonts w:ascii="TH SarabunPSK" w:hAnsi="TH SarabunPSK" w:cs="TH SarabunPSK" w:hint="cs"/>
          <w:color w:val="0D0D0D" w:themeColor="text1" w:themeTint="F2"/>
          <w:sz w:val="32"/>
          <w:szCs w:val="32"/>
        </w:rPr>
      </w:r>
      <w:r w:rsidR="004E71F1">
        <w:rPr>
          <w:rFonts w:ascii="TH SarabunPSK" w:hAnsi="TH SarabunPSK" w:cs="TH SarabunPSK"/>
          <w:color w:val="0D0D0D" w:themeColor="text1" w:themeTint="F2"/>
          <w:sz w:val="32"/>
          <w:szCs w:val="32"/>
        </w:rPr>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r w:rsidR="005F4306">
        <w:rPr>
          <w:rFonts w:ascii="TH SarabunPSK" w:hAnsi="TH SarabunPSK" w:cs="TH SarabunPSK"/>
          <w:color w:val="0D0D0D" w:themeColor="text1" w:themeTint="F2"/>
          <w:sz w:val="32"/>
          <w:szCs w:val="32"/>
        </w:rPr>
      </w:r>
      <w:r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r w:rsidR="00BD2612">
        <w:rPr>
          <w:rFonts w:ascii="TH SarabunPSK" w:hAnsi="TH SarabunPSK" w:cs="TH SarabunPSK"/>
          <w:color w:val="0D0D0D" w:themeColor="text1" w:themeTint="F2"/>
          <w:sz w:val="32"/>
          <w:szCs w:val="32"/>
        </w:rPr>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r w:rsidR="005F4306">
        <w:rPr>
          <w:rFonts w:ascii="TH SarabunPSK" w:hAnsi="TH SarabunPSK" w:cs="TH SarabunPSK"/>
          <w:color w:val="0D0D0D" w:themeColor="text1" w:themeTint="F2"/>
          <w:sz w:val="32"/>
          <w:szCs w:val="32"/>
        </w:rPr>
      </w:r>
      <w:r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p>
    <w:p w14:paraId="2819749D" w14:textId="3031C7C9" w:rsidR="00844AD6" w:rsidRPr="009F7AC5" w:rsidRDefault="00324C1D" w:rsidP="00324C1D">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2C63F4" w:rsidRPr="009F7AC5">
        <w:rPr>
          <w:rFonts w:ascii="TH SarabunPSK" w:hAnsi="TH SarabunPSK" w:cs="TH SarabunPSK" w:hint="cs"/>
          <w:color w:val="0D0D0D" w:themeColor="text1" w:themeTint="F2"/>
          <w:sz w:val="32"/>
          <w:szCs w:val="32"/>
        </w:rPr>
        <w:t>1.3.2.4</w:t>
      </w:r>
      <w:r w:rsidR="002C63F4" w:rsidRPr="009F7AC5">
        <w:rPr>
          <w:rFonts w:ascii="TH SarabunPSK" w:hAnsi="TH SarabunPSK" w:cs="TH SarabunPSK" w:hint="cs"/>
          <w:color w:val="0D0D0D" w:themeColor="text1" w:themeTint="F2"/>
          <w:sz w:val="32"/>
          <w:szCs w:val="32"/>
          <w:cs/>
        </w:rPr>
        <w:t xml:space="preserve"> เนื้อเรื่อง (</w:t>
      </w:r>
      <w:r w:rsidR="002C63F4" w:rsidRPr="009F7AC5">
        <w:rPr>
          <w:rFonts w:ascii="TH SarabunPSK" w:hAnsi="TH SarabunPSK" w:cs="TH SarabunPSK" w:hint="cs"/>
          <w:color w:val="0D0D0D" w:themeColor="text1" w:themeTint="F2"/>
          <w:sz w:val="32"/>
          <w:szCs w:val="32"/>
        </w:rPr>
        <w:t>Story)</w:t>
      </w:r>
      <w:r w:rsidR="002C63F4" w:rsidRPr="009F7AC5">
        <w:rPr>
          <w:rFonts w:ascii="TH SarabunPSK" w:hAnsi="TH SarabunPSK" w:cs="TH SarabunPSK" w:hint="cs"/>
          <w:color w:val="0D0D0D" w:themeColor="text1" w:themeTint="F2"/>
          <w:sz w:val="32"/>
          <w:szCs w:val="32"/>
          <w:cs/>
        </w:rPr>
        <w:t>เพื่อสร้างแรงจูงใจและบริบทในการเล่น เกมได้กำหนดสถานการณ์จำลองโดยมีรายละเอียดดังนี้</w:t>
      </w:r>
      <w:r w:rsidR="008507D2">
        <w:rPr>
          <w:rFonts w:ascii="TH SarabunPSK" w:hAnsi="TH SarabunPSK" w:cs="TH SarabunPSK"/>
          <w:color w:val="0D0D0D" w:themeColor="text1" w:themeTint="F2"/>
          <w:sz w:val="32"/>
          <w:szCs w:val="32"/>
        </w:rPr>
        <w:t xml:space="preserve"> </w:t>
      </w:r>
      <w:r w:rsidR="002C63F4" w:rsidRPr="009F7AC5">
        <w:rPr>
          <w:rFonts w:ascii="TH SarabunPSK" w:hAnsi="TH SarabunPSK" w:cs="TH SarabunPSK" w:hint="cs"/>
          <w:color w:val="0D0D0D" w:themeColor="text1" w:themeTint="F2"/>
          <w:sz w:val="32"/>
          <w:szCs w:val="32"/>
          <w:cs/>
        </w:rPr>
        <w:t>ยุคสมัยแห่งวิกฤต (</w:t>
      </w:r>
      <w:r w:rsidR="002C63F4" w:rsidRPr="009F7AC5">
        <w:rPr>
          <w:rFonts w:ascii="TH SarabunPSK" w:hAnsi="TH SarabunPSK" w:cs="TH SarabunPSK" w:hint="cs"/>
          <w:color w:val="0D0D0D" w:themeColor="text1" w:themeTint="F2"/>
          <w:sz w:val="32"/>
          <w:szCs w:val="32"/>
        </w:rPr>
        <w:t xml:space="preserve">The Era of Scarcity): </w:t>
      </w:r>
      <w:r w:rsidR="002C63F4" w:rsidRPr="009F7AC5">
        <w:rPr>
          <w:rFonts w:ascii="TH SarabunPSK" w:hAnsi="TH SarabunPSK" w:cs="TH SarabunPSK" w:hint="cs"/>
          <w:color w:val="0D0D0D" w:themeColor="text1" w:themeTint="F2"/>
          <w:sz w:val="32"/>
          <w:szCs w:val="32"/>
          <w:cs/>
        </w:rPr>
        <w:t xml:space="preserve">เหตุการณ์เกิดขึ้นในปี ค.ศ. </w:t>
      </w:r>
      <w:r w:rsidR="002C63F4" w:rsidRPr="009F7AC5">
        <w:rPr>
          <w:rFonts w:ascii="TH SarabunPSK" w:hAnsi="TH SarabunPSK" w:cs="TH SarabunPSK" w:hint="cs"/>
          <w:color w:val="0D0D0D" w:themeColor="text1" w:themeTint="F2"/>
          <w:sz w:val="32"/>
          <w:szCs w:val="32"/>
        </w:rPr>
        <w:t>2569</w:t>
      </w:r>
      <w:r w:rsidR="002C63F4" w:rsidRPr="009F7AC5">
        <w:rPr>
          <w:rFonts w:ascii="TH SarabunPSK" w:hAnsi="TH SarabunPSK" w:cs="TH SarabunPSK" w:hint="cs"/>
          <w:color w:val="0D0D0D" w:themeColor="text1" w:themeTint="F2"/>
          <w:sz w:val="32"/>
          <w:szCs w:val="32"/>
          <w:cs/>
        </w:rPr>
        <w:t xml:space="preserve"> ทรัพยากรพลังงานบนโลกและอาณานิคมต่างๆ ร่อยหรอลงจนถึงขั้นวิกฤต มนุษยชาติจึงต้องออกสำรวจข้ามกาแล็กซีจนค้นพบแหล่งพลังงานใหม่ที่ทรงพลังที่สุดเท่าที่เคยมีมา นั่นคือแร่ "อาสโทรเนียม" (</w:t>
      </w:r>
      <w:r w:rsidR="002C63F4" w:rsidRPr="009F7AC5">
        <w:rPr>
          <w:rFonts w:ascii="TH SarabunPSK" w:hAnsi="TH SarabunPSK" w:cs="TH SarabunPSK" w:hint="cs"/>
          <w:color w:val="0D0D0D" w:themeColor="text1" w:themeTint="F2"/>
          <w:sz w:val="32"/>
          <w:szCs w:val="32"/>
        </w:rPr>
        <w:t>Astronium)</w:t>
      </w:r>
      <w:r w:rsidR="00973D2D">
        <w:rPr>
          <w:rFonts w:ascii="TH SarabunPSK" w:hAnsi="TH SarabunPSK" w:cs="TH SarabunPSK"/>
          <w:color w:val="0D0D0D" w:themeColor="text1" w:themeTint="F2"/>
          <w:sz w:val="32"/>
          <w:szCs w:val="32"/>
        </w:rPr>
        <w:t xml:space="preserve"> </w:t>
      </w:r>
      <w:r w:rsidR="002C63F4" w:rsidRPr="009F7AC5">
        <w:rPr>
          <w:rFonts w:ascii="TH SarabunPSK" w:hAnsi="TH SarabunPSK" w:cs="TH SarabunPSK" w:hint="cs"/>
          <w:color w:val="0D0D0D" w:themeColor="text1" w:themeTint="F2"/>
          <w:sz w:val="32"/>
          <w:szCs w:val="32"/>
          <w:cs/>
        </w:rPr>
        <w:t>สมรภูมิชิงทรัพยากร (</w:t>
      </w:r>
      <w:r w:rsidR="002C63F4" w:rsidRPr="009F7AC5">
        <w:rPr>
          <w:rFonts w:ascii="TH SarabunPSK" w:hAnsi="TH SarabunPSK" w:cs="TH SarabunPSK" w:hint="cs"/>
          <w:color w:val="0D0D0D" w:themeColor="text1" w:themeTint="F2"/>
          <w:sz w:val="32"/>
          <w:szCs w:val="32"/>
        </w:rPr>
        <w:t xml:space="preserve">The Resource War): </w:t>
      </w:r>
      <w:r w:rsidR="002C63F4" w:rsidRPr="009F7AC5">
        <w:rPr>
          <w:rFonts w:ascii="TH SarabunPSK" w:hAnsi="TH SarabunPSK" w:cs="TH SarabunPSK" w:hint="cs"/>
          <w:color w:val="0D0D0D" w:themeColor="text1" w:themeTint="F2"/>
          <w:sz w:val="32"/>
          <w:szCs w:val="32"/>
          <w:cs/>
        </w:rPr>
        <w:t>แร่อาสโทรเนียมถูกค้นพบในเขตพื้นที่รอยต่อระหว่างดวงดาวที่ไร้กฎหมาย (</w:t>
      </w:r>
      <w:r w:rsidR="002C63F4" w:rsidRPr="009F7AC5">
        <w:rPr>
          <w:rFonts w:ascii="TH SarabunPSK" w:hAnsi="TH SarabunPSK" w:cs="TH SarabunPSK" w:hint="cs"/>
          <w:color w:val="0D0D0D" w:themeColor="text1" w:themeTint="F2"/>
          <w:sz w:val="32"/>
          <w:szCs w:val="32"/>
        </w:rPr>
        <w:t xml:space="preserve">No Man's Land) </w:t>
      </w:r>
      <w:r w:rsidR="002C63F4" w:rsidRPr="009F7AC5">
        <w:rPr>
          <w:rFonts w:ascii="TH SarabunPSK" w:hAnsi="TH SarabunPSK" w:cs="TH SarabunPSK" w:hint="cs"/>
          <w:color w:val="0D0D0D" w:themeColor="text1" w:themeTint="F2"/>
          <w:sz w:val="32"/>
          <w:szCs w:val="32"/>
          <w:cs/>
        </w:rPr>
        <w:t>ซึ่งปัจจุบันถูกเรียกว่า "</w:t>
      </w:r>
      <w:r w:rsidR="002C63F4" w:rsidRPr="009F7AC5">
        <w:rPr>
          <w:rFonts w:ascii="TH SarabunPSK" w:hAnsi="TH SarabunPSK" w:cs="TH SarabunPSK" w:hint="cs"/>
          <w:color w:val="0D0D0D" w:themeColor="text1" w:themeTint="F2"/>
          <w:sz w:val="32"/>
          <w:szCs w:val="32"/>
        </w:rPr>
        <w:t xml:space="preserve">Online Arena" </w:t>
      </w:r>
      <w:r w:rsidR="002C63F4" w:rsidRPr="009F7AC5">
        <w:rPr>
          <w:rFonts w:ascii="TH SarabunPSK" w:hAnsi="TH SarabunPSK" w:cs="TH SarabunPSK" w:hint="cs"/>
          <w:color w:val="0D0D0D" w:themeColor="text1" w:themeTint="F2"/>
          <w:sz w:val="32"/>
          <w:szCs w:val="32"/>
          <w:cs/>
        </w:rPr>
        <w:t>ทำให้สหพันธ์ดวงดาวต่างๆ ส่งนักบินที่เก่งที่สุดของตนเข้ามาเพื่อแย่งชิงสิทธิ์ในการขุดเจาะแร่นี้</w:t>
      </w:r>
    </w:p>
    <w:p w14:paraId="06A8D0E2" w14:textId="640DFE04" w:rsidR="00462688" w:rsidRPr="009F7AC5" w:rsidRDefault="00943C26" w:rsidP="005F4306">
      <w:pPr>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1.3.3 ส่วนของระบบทางเทคนิค (System Scope)</w:t>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p>
    <w:p w14:paraId="70615FED" w14:textId="499C4A02" w:rsidR="00462688" w:rsidRPr="009F7AC5" w:rsidRDefault="004E71F1" w:rsidP="004E71F1">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ขอบเขตระบบทางเทคนิคครอบคลุมการสื่อสารสำหรับการแข่งขันหลายผู้เล่น การยืนยันตัวตนและจัดเก็บข้อมูลผู้เล่น ตลอดจนการจัดการเหตุการณ์ของเกม โดยมีรายละเอียดดังนี้</w:t>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p>
    <w:p w14:paraId="62AA0307" w14:textId="7AEC7086" w:rsidR="00462688" w:rsidRPr="009F7AC5" w:rsidRDefault="002A6F5F" w:rsidP="005F4306">
      <w:pPr>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1.3.3.1 ระบบเครือข่ายและการสื่อสาร (Networking with Photon PUN 2)</w:t>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p>
    <w:p w14:paraId="3A834D4E" w14:textId="66A9BF50" w:rsidR="00462688" w:rsidRPr="009F7AC5" w:rsidRDefault="00462688" w:rsidP="004E71F1">
      <w:pPr>
        <w:ind w:firstLine="720"/>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ระบบเครือข่ายรองรับการสร้างห้อง เข้าร่วมห้อง แลกเปลี่ยนข้อมูลสถานะ และแสดงผลการแข่งขันระหว่างผู้เล่นผ่านอินเทอร์เน็ต</w:t>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p>
    <w:p w14:paraId="659DED1C" w14:textId="478E27AB" w:rsidR="00462688" w:rsidRPr="009F7AC5" w:rsidRDefault="000003F1" w:rsidP="00B32922">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1.3.3.1.1 ระบบห้องพักคอยและการจับคู่ (Lobby &amp; Matchmaking System): ผู้เล่นสามารถสร้างห้องหรือเข้าร่วมห้องด้วยรหัสห้อง และตรวจสอบสถานะความพร้อมของผู้เล่นก่อนเริ่มการแข่งขัน</w:t>
      </w:r>
      <w:r w:rsidR="002A6F5F">
        <w:rPr>
          <w:rFonts w:ascii="TH SarabunPSK" w:hAnsi="TH SarabunPSK" w:cs="TH SarabunPSK"/>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0D50FB"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0D50FB"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cs/>
        </w:rPr>
      </w:r>
      <w:r w:rsidR="00636AD1">
        <w:rPr>
          <w:rFonts w:ascii="TH SarabunPSK" w:hAnsi="TH SarabunPSK" w:cs="TH SarabunPSK"/>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p>
    <w:p w14:paraId="143C5F9C" w14:textId="6935BB47" w:rsidR="00462688" w:rsidRPr="009F7AC5" w:rsidRDefault="00B32922" w:rsidP="00B32922">
      <w:pPr>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1.3.3.1.2 การประสานข้อมูลตำแหน่งและสถานะ (Network Synchronization): ใช้ Photon PUN 2 และ PhotonView/PhotonTransformView สำหรับส่งข้อมูลตำแหน่งและการหมุนของยานที่มีการควบคุมผ่านเครือข่าย โดยรายละเอียดความถี่และวิธีแสดงผลขึ้นกับการตั้งค่าในโปรเจกต์</w:t>
      </w:r>
      <w:r w:rsidR="00053EE1">
        <w:rPr>
          <w:rFonts w:ascii="TH SarabunPSK" w:hAnsi="TH SarabunPSK" w:cs="TH SarabunPSK" w:hint="cs"/>
          <w:color w:val="0D0D0D" w:themeColor="text1" w:themeTint="F2"/>
          <w:sz w:val="32"/>
          <w:szCs w:val="32"/>
          <w:cs/>
        </w:rPr>
      </w:r>
      <w:r w:rsidR="002A6F5F">
        <w:rPr>
          <w:rFonts w:ascii="TH SarabunPSK" w:hAnsi="TH SarabunPSK" w:cs="TH SarabunPSK"/>
          <w:color w:val="0D0D0D" w:themeColor="text1" w:themeTint="F2"/>
          <w:sz w:val="32"/>
          <w:szCs w:val="32"/>
        </w:rPr>
      </w:r>
      <w:r w:rsidR="00877824" w:rsidRPr="009F7AC5">
        <w:rPr>
          <w:rFonts w:ascii="TH SarabunPSK" w:hAnsi="TH SarabunPSK" w:cs="TH SarabunPSK" w:hint="cs"/>
          <w:color w:val="0D0D0D" w:themeColor="text1" w:themeTint="F2"/>
          <w:sz w:val="32"/>
          <w:szCs w:val="32"/>
          <w:cs/>
        </w:rPr>
      </w:r>
      <w:r w:rsidR="0004109F"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Pr>
          <w:rFonts w:ascii="TH SarabunPSK" w:hAnsi="TH SarabunPSK" w:cs="TH SarabunPSK"/>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p>
    <w:p w14:paraId="2C69B38B" w14:textId="3C34DEDD" w:rsidR="00462688" w:rsidRPr="009F7AC5" w:rsidRDefault="00462688" w:rsidP="005F4306">
      <w:pPr>
        <w:ind w:firstLine="720"/>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ระบบยังประสานข้อมูลสถานะที่จำเป็นต่อการแข่งขัน เช่น พลังชีวิต การยิง และผลของสกิล เพื่อให้ผู้เล่นในห้องเห็นเหตุการณ์เดียวกันตามการทำงานของระบบเกม</w:t>
      </w:r>
      <w:r w:rsidRPr="009F7AC5">
        <w:rPr>
          <w:rFonts w:ascii="TH SarabunPSK" w:hAnsi="TH SarabunPSK" w:cs="TH SarabunPSK" w:hint="cs"/>
          <w:color w:val="0D0D0D" w:themeColor="text1" w:themeTint="F2"/>
          <w:sz w:val="32"/>
          <w:szCs w:val="32"/>
        </w:rPr>
      </w:r>
      <w:r w:rsidRPr="009F7AC5">
        <w:rPr>
          <w:rFonts w:ascii="TH SarabunPSK" w:hAnsi="TH SarabunPSK" w:cs="TH SarabunPSK" w:hint="cs"/>
          <w:color w:val="0D0D0D" w:themeColor="text1" w:themeTint="F2"/>
          <w:sz w:val="32"/>
          <w:szCs w:val="32"/>
          <w:cs/>
        </w:rPr>
      </w:r>
      <w:r w:rsidR="00D54E3B">
        <w:rPr>
          <w:rFonts w:ascii="TH SarabunPSK" w:hAnsi="TH SarabunPSK" w:cs="TH SarabunPSK"/>
          <w:color w:val="0D0D0D" w:themeColor="text1" w:themeTint="F2"/>
          <w:sz w:val="32"/>
          <w:szCs w:val="32"/>
        </w:rPr>
      </w:r>
      <w:r w:rsidRPr="009F7AC5">
        <w:rPr>
          <w:rFonts w:ascii="TH SarabunPSK" w:hAnsi="TH SarabunPSK" w:cs="TH SarabunPSK" w:hint="cs"/>
          <w:color w:val="0D0D0D" w:themeColor="text1" w:themeTint="F2"/>
          <w:sz w:val="32"/>
          <w:szCs w:val="32"/>
          <w:cs/>
        </w:rPr>
      </w:r>
    </w:p>
    <w:p w14:paraId="21B4F046" w14:textId="3D997092" w:rsidR="00462688" w:rsidRPr="009F7AC5" w:rsidRDefault="006509FA" w:rsidP="00C60ACA">
      <w:pPr>
        <w:ind w:firstLine="720"/>
        <w:jc w:val="thaiDistribute"/>
        <w:rPr>
          <w:rFonts w:ascii="TH SarabunPSK" w:hAnsi="TH SarabunPSK" w:cs="TH SarabunPSK"/>
          <w:color w:val="0D0D0D" w:themeColor="text1" w:themeTint="F2"/>
          <w:sz w:val="32"/>
          <w:szCs w:val="32"/>
        </w:rPr>
      </w:pPr>
      <w:r>
        <w:rPr>
          <w:rFonts w:ascii="TH SarabunPSK" w:hAnsi="TH SarabunPSK" w:cs="TH SarabunPSK" w:hint="cs"/>
          <w:color w:val="0D0D0D" w:themeColor="text1" w:themeTint="F2"/>
          <w:sz w:val="32"/>
          <w:szCs w:val="32"/>
          <w:cs/>
        </w:rPr>
        <w:t>1.3.3.1.3 ระบบคำสั่งระยะไกล (Remote Procedure Calls - RPC): ใช้ RPC หรือเหตุการณ์เครือข่ายในการสื่อสารคำสั่งและสถานะที่จำเป็นระหว่างผู้เล่น เช่น การใช้สกิลและการเปลี่ยนสถานะในการต่อสู้ เพื่อให้ผลการแข่งขันแสดงสอดคล้องกัน</w:t>
      </w:r>
      <w:r w:rsidR="00053EE1">
        <w:rPr>
          <w:rFonts w:ascii="TH SarabunPSK" w:hAnsi="TH SarabunPSK" w:cs="TH SarabunPSK" w:hint="cs"/>
          <w:color w:val="0D0D0D" w:themeColor="text1" w:themeTint="F2"/>
          <w:sz w:val="32"/>
          <w:szCs w:val="32"/>
          <w:cs/>
        </w:rPr>
      </w:r>
      <w:r w:rsidR="002A6F5F">
        <w:rPr>
          <w:rFonts w:ascii="TH SarabunPSK" w:hAnsi="TH SarabunPSK" w:cs="TH SarabunPSK"/>
          <w:color w:val="0D0D0D" w:themeColor="text1" w:themeTint="F2"/>
          <w:sz w:val="32"/>
          <w:szCs w:val="32"/>
        </w:rPr>
      </w:r>
      <w:r w:rsidR="00053EE1">
        <w:rPr>
          <w:rFonts w:ascii="TH SarabunPSK" w:hAnsi="TH SarabunPSK" w:cs="TH SarabunPSK" w:hint="cs"/>
          <w:color w:val="0D0D0D" w:themeColor="text1" w:themeTint="F2"/>
          <w:sz w:val="32"/>
          <w:szCs w:val="32"/>
          <w:cs/>
        </w:rPr>
      </w:r>
      <w:r w:rsidR="0004109F"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5F4306">
        <w:rPr>
          <w:rFonts w:ascii="TH SarabunPSK" w:hAnsi="TH SarabunPSK" w:cs="TH SarabunPSK"/>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E71F1">
        <w:rPr>
          <w:rFonts w:ascii="TH SarabunPSK" w:hAnsi="TH SarabunPSK" w:cs="TH SarabunPSK"/>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p>
    <w:p w14:paraId="46B68699" w14:textId="4635FD54" w:rsidR="005F4306" w:rsidRDefault="002A6F5F" w:rsidP="002A6F5F">
      <w:pPr>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1.3.3.2 ระบบจัดการข้อมูลและฐานข้อมูลคลาวด์ (Cloud Database with Firebase): ใช้บริการ Firebase เพื่อยืนยันตัวตนและจัดเก็บข้อมูลบัญชีผู้เล่น สถิติ และข้อมูลการเลือกใช้งานภายในเกม</w:t>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5F4306">
        <w:rPr>
          <w:rFonts w:ascii="TH SarabunPSK" w:hAnsi="TH SarabunPSK" w:cs="TH SarabunPSK"/>
          <w:color w:val="0D0D0D" w:themeColor="text1" w:themeTint="F2"/>
          <w:sz w:val="32"/>
          <w:szCs w:val="32"/>
        </w:rPr>
      </w:r>
      <w:r w:rsidR="00462688" w:rsidRPr="009F7AC5">
        <w:rPr>
          <w:rFonts w:ascii="TH SarabunPSK" w:hAnsi="TH SarabunPSK" w:cs="TH SarabunPSK" w:hint="cs"/>
          <w:color w:val="0D0D0D" w:themeColor="text1" w:themeTint="F2"/>
          <w:sz w:val="32"/>
          <w:szCs w:val="32"/>
          <w:cs/>
        </w:rPr>
      </w:r>
    </w:p>
    <w:p w14:paraId="7CE12199" w14:textId="20446A37" w:rsidR="008F2589" w:rsidRPr="009F7AC5" w:rsidRDefault="00EE5748" w:rsidP="005F4306">
      <w:pPr>
        <w:rPr>
          <w:rFonts w:ascii="TH SarabunPSK" w:hAnsi="TH SarabunPSK" w:cs="TH SarabunPSK"/>
          <w:color w:val="0D0D0D" w:themeColor="text1" w:themeTint="F2"/>
          <w:sz w:val="32"/>
          <w:szCs w:val="32"/>
          <w:cs/>
        </w:rPr>
      </w:pPr>
      <w:r>
        <w:rPr>
          <w:rFonts w:ascii="TH SarabunPSK" w:hAnsi="TH SarabunPSK" w:cs="TH SarabunPSK"/>
          <w:color w:val="0D0D0D" w:themeColor="text1" w:themeTint="F2"/>
          <w:sz w:val="32"/>
          <w:szCs w:val="32"/>
        </w:rPr>
        <w:t>1.3.3.2.1 ระบบยืนยันตัวตน (Authentication): รองรับการเข้าสู่ระบบด้วยบัญชี Google และการเข้าใช้งานแบบผู้เยี่ยมชม (Guest) เพื่อให้ผู้เล่นเริ่มเล่นได้โดยไม่ต้องผูกบัญชี Google</w:t>
      </w:r>
      <w:r w:rsidR="00282893">
        <w:rPr>
          <w:rFonts w:ascii="TH SarabunPSK" w:hAnsi="TH SarabunPSK" w:cs="TH SarabunPSK" w:hint="cs"/>
          <w:color w:val="0D0D0D" w:themeColor="text1" w:themeTint="F2"/>
          <w:sz w:val="32"/>
          <w:szCs w:val="32"/>
          <w:cs/>
        </w:rPr>
      </w:r>
      <w:r w:rsidR="002A6F5F">
        <w:rPr>
          <w:rFonts w:ascii="TH SarabunPSK" w:hAnsi="TH SarabunPSK" w:cs="TH SarabunPSK"/>
          <w:color w:val="0D0D0D" w:themeColor="text1" w:themeTint="F2"/>
          <w:sz w:val="32"/>
          <w:szCs w:val="32"/>
        </w:rPr>
      </w:r>
      <w:r w:rsidR="00CA09A3" w:rsidRPr="009F7AC5">
        <w:rPr>
          <w:rFonts w:ascii="TH SarabunPSK" w:hAnsi="TH SarabunPSK" w:cs="TH SarabunPSK" w:hint="cs"/>
          <w:color w:val="0D0D0D" w:themeColor="text1" w:themeTint="F2"/>
          <w:sz w:val="32"/>
          <w:szCs w:val="32"/>
          <w:cs/>
        </w:rPr>
      </w:r>
      <w:r w:rsidR="007A34CE"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755E7B"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CA09A3"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cs/>
        </w:rPr>
      </w:r>
    </w:p>
    <w:p w14:paraId="4DA50FD4" w14:textId="1C13BA17" w:rsidR="00462688" w:rsidRPr="009F7AC5" w:rsidRDefault="00EE5748" w:rsidP="00462688">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1.3.3.2.2 ระบบฐานข้อมูลเวลาจริง (Realtime Database): จัดเก็บและเรียกคืนข้อมูลผู้เล่นที่จำเป็นต่อการใช้งาน เช่น ข้อมูลโปรไฟล์ สถิติ และข้อมูลยานหรือสกิล</w:t>
      </w:r>
      <w:r w:rsidR="00282893">
        <w:rPr>
          <w:rFonts w:ascii="TH SarabunPSK" w:hAnsi="TH SarabunPSK" w:cs="TH SarabunPSK" w:hint="cs"/>
          <w:color w:val="0D0D0D" w:themeColor="text1" w:themeTint="F2"/>
          <w:sz w:val="32"/>
          <w:szCs w:val="32"/>
          <w:cs/>
        </w:rPr>
      </w:r>
      <w:r w:rsidR="00755E7B" w:rsidRPr="009F7AC5">
        <w:rPr>
          <w:rFonts w:ascii="TH SarabunPSK" w:hAnsi="TH SarabunPSK" w:cs="TH SarabunPSK" w:hint="cs"/>
          <w:color w:val="0D0D0D" w:themeColor="text1" w:themeTint="F2"/>
          <w:sz w:val="32"/>
          <w:szCs w:val="32"/>
          <w:cs/>
        </w:rPr>
      </w:r>
      <w:r w:rsidR="00FE6D73" w:rsidRPr="009F7AC5">
        <w:rPr>
          <w:rFonts w:ascii="TH SarabunPSK" w:hAnsi="TH SarabunPSK" w:cs="TH SarabunPSK" w:hint="cs"/>
          <w:color w:val="0D0D0D" w:themeColor="text1" w:themeTint="F2"/>
          <w:sz w:val="32"/>
          <w:szCs w:val="32"/>
          <w:cs/>
        </w:rPr>
      </w:r>
      <w:r w:rsidR="00755E7B"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p>
    <w:p w14:paraId="75318FE4" w14:textId="6C6A5985" w:rsidR="00462688" w:rsidRPr="009F7AC5" w:rsidRDefault="004E71F1" w:rsidP="005F4306">
      <w:pPr>
        <w:ind w:firstLine="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 ข้อมูลผู้เล่น: ชื่อเรียกนักบิน (Callsign) และยอดเหรียญอาสโทรเนียม</w:t>
      </w:r>
      <w:r w:rsidR="00E30C8B">
        <w:rPr>
          <w:rFonts w:ascii="TH SarabunPSK" w:hAnsi="TH SarabunPSK" w:cs="TH SarabunPSK" w:hint="cs"/>
          <w:color w:val="0D0D0D" w:themeColor="text1" w:themeTint="F2"/>
          <w:sz w:val="32"/>
          <w:szCs w:val="32"/>
          <w:cs/>
        </w:rPr>
      </w:r>
      <w:r w:rsidR="00CD54D9">
        <w:rPr>
          <w:rFonts w:ascii="TH SarabunPSK" w:hAnsi="TH SarabunPSK" w:cs="TH SarabunPSK" w:hint="cs"/>
          <w:color w:val="0D0D0D" w:themeColor="text1" w:themeTint="F2"/>
          <w:sz w:val="32"/>
          <w:szCs w:val="32"/>
          <w:cs/>
        </w:rPr>
      </w:r>
      <w:r w:rsidR="007A34CE"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7A34CE"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p>
    <w:p w14:paraId="558FE76B" w14:textId="152B74F6" w:rsidR="00462688" w:rsidRPr="009F7AC5" w:rsidRDefault="004E71F1" w:rsidP="005F4306">
      <w:pPr>
        <w:ind w:firstLine="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2. สถิติการเล่น: จำนวนครั้งที่ชนะ จำนวนครั้งที่แพ้ และคะแนนสูงสุด (High Score)</w:t>
      </w:r>
      <w:r w:rsidR="00E30C8B">
        <w:rPr>
          <w:rFonts w:ascii="TH SarabunPSK" w:hAnsi="TH SarabunPSK" w:cs="TH SarabunPSK" w:hint="cs"/>
          <w:color w:val="0D0D0D" w:themeColor="text1" w:themeTint="F2"/>
          <w:sz w:val="32"/>
          <w:szCs w:val="32"/>
          <w:cs/>
        </w:rPr>
      </w:r>
      <w:r w:rsidR="00CD54D9">
        <w:rPr>
          <w:rFonts w:ascii="TH SarabunPSK" w:hAnsi="TH SarabunPSK" w:cs="TH SarabunPSK" w:hint="cs"/>
          <w:color w:val="0D0D0D" w:themeColor="text1" w:themeTint="F2"/>
          <w:sz w:val="32"/>
          <w:szCs w:val="32"/>
          <w:cs/>
        </w:rPr>
      </w:r>
      <w:r w:rsidR="007A34CE"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p>
    <w:p w14:paraId="048B3BD8" w14:textId="1D8D74EB" w:rsidR="00462688" w:rsidRPr="009F7AC5" w:rsidRDefault="004E71F1" w:rsidP="005F4306">
      <w:pPr>
        <w:ind w:firstLine="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3. ข้อมูลยานและสกิล: รายการยานที่ผู้เล่นปลดล็อกหรือเลือกใช้ และสกิลที่ติดตั้งไว้</w:t>
      </w:r>
      <w:r w:rsidR="00E30C8B">
        <w:rPr>
          <w:rFonts w:ascii="TH SarabunPSK" w:hAnsi="TH SarabunPSK" w:cs="TH SarabunPSK" w:hint="cs"/>
          <w:color w:val="0D0D0D" w:themeColor="text1" w:themeTint="F2"/>
          <w:sz w:val="32"/>
          <w:szCs w:val="32"/>
          <w:cs/>
        </w:rPr>
      </w:r>
      <w:r w:rsidR="00CD54D9">
        <w:rPr>
          <w:rFonts w:ascii="TH SarabunPSK" w:hAnsi="TH SarabunPSK" w:cs="TH SarabunPSK" w:hint="cs"/>
          <w:color w:val="0D0D0D" w:themeColor="text1" w:themeTint="F2"/>
          <w:sz w:val="32"/>
          <w:szCs w:val="32"/>
          <w:cs/>
        </w:rPr>
      </w:r>
      <w:r w:rsidR="007A34CE"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p>
    <w:p w14:paraId="50AEFC02" w14:textId="7F937028" w:rsidR="005F4306" w:rsidRDefault="0043204A" w:rsidP="00137220">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1.3.3.3 ระบบตรรกะและประสิทธิภาพการประมวลผล (Game Logic &amp; Performance)</w:t>
      </w:r>
      <w:r w:rsidR="00BF573A" w:rsidRPr="009F7AC5">
        <w:rPr>
          <w:rFonts w:ascii="TH SarabunPSK" w:hAnsi="TH SarabunPSK" w:cs="TH SarabunPSK" w:hint="cs"/>
          <w:color w:val="0D0D0D" w:themeColor="text1" w:themeTint="F2"/>
          <w:sz w:val="32"/>
          <w:szCs w:val="32"/>
          <w:cs/>
        </w:rPr>
      </w:r>
      <w:r w:rsidR="00AB4F84" w:rsidRPr="009F7AC5">
        <w:rPr>
          <w:rFonts w:ascii="TH SarabunPSK" w:hAnsi="TH SarabunPSK" w:cs="TH SarabunPSK" w:hint="cs"/>
          <w:color w:val="0D0D0D" w:themeColor="text1" w:themeTint="F2"/>
          <w:sz w:val="32"/>
          <w:szCs w:val="32"/>
          <w:cs/>
        </w:rPr>
      </w:r>
      <w:r w:rsidR="00AE4167"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p>
    <w:p w14:paraId="064993D6" w14:textId="42615F65" w:rsidR="00BF573A" w:rsidRPr="009F7AC5" w:rsidRDefault="00137220" w:rsidP="005F4306">
      <w:pPr>
        <w:ind w:firstLine="720"/>
        <w:jc w:val="thaiDistribute"/>
        <w:rPr>
          <w:rFonts w:ascii="TH SarabunPSK" w:hAnsi="TH SarabunPSK" w:cs="TH SarabunPSK"/>
          <w:color w:val="0D0D0D" w:themeColor="text1" w:themeTint="F2"/>
          <w:sz w:val="32"/>
          <w:szCs w:val="32"/>
        </w:rPr>
      </w:pPr>
      <w:r>
        <w:rPr>
          <w:rFonts w:ascii="TH SarabunPSK" w:hAnsi="TH SarabunPSK" w:cs="TH SarabunPSK" w:hint="cs"/>
          <w:color w:val="0D0D0D" w:themeColor="text1" w:themeTint="F2"/>
          <w:sz w:val="32"/>
          <w:szCs w:val="32"/>
          <w:cs/>
        </w:rPr>
        <w:t>1. Game Authority: กำหนดผู้รับผิดชอบการสร้างอุปสรรคและจัดการเหตุการณ์ตามระบบย่อย เพื่อให้เหตุการณ์ในห้องแข่งขันดำเนินไปอย่างสอดคล้องกัน</w:t>
      </w:r>
      <w:r w:rsidR="00DF6634">
        <w:rPr>
          <w:rFonts w:ascii="TH SarabunPSK" w:hAnsi="TH SarabunPSK" w:cs="TH SarabunPSK"/>
          <w:color w:val="0D0D0D" w:themeColor="text1" w:themeTint="F2"/>
          <w:sz w:val="32"/>
          <w:szCs w:val="32"/>
        </w:rPr>
      </w:r>
      <w:r w:rsidR="00BF573A"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p>
    <w:p w14:paraId="2D685807" w14:textId="7D5EA0AE" w:rsidR="00844AD6" w:rsidRPr="009F7AC5" w:rsidRDefault="00137220" w:rsidP="005F4306">
      <w:pPr>
        <w:ind w:firstLine="720"/>
        <w:jc w:val="thaiDistribute"/>
        <w:rPr>
          <w:rFonts w:ascii="TH SarabunPSK" w:hAnsi="TH SarabunPSK" w:cs="TH SarabunPSK"/>
          <w:color w:val="0D0D0D" w:themeColor="text1" w:themeTint="F2"/>
          <w:sz w:val="32"/>
          <w:szCs w:val="32"/>
        </w:rPr>
      </w:pPr>
      <w:r>
        <w:rPr>
          <w:rFonts w:ascii="TH SarabunPSK" w:hAnsi="TH SarabunPSK" w:cs="TH SarabunPSK" w:hint="cs"/>
          <w:color w:val="0D0D0D" w:themeColor="text1" w:themeTint="F2"/>
          <w:sz w:val="32"/>
          <w:szCs w:val="32"/>
          <w:cs/>
        </w:rPr>
        <w:t>2. Mobile Optimization: ออกแบบและทดสอบเกมสำหรับอุปกรณ์ระบบปฏิบัติการ Android โดยคำนึงถึงประสิทธิภาพและข้อจำกัดของอุปกรณ์เคลื่อนที่</w:t>
      </w:r>
      <w:r w:rsidR="00DF6634">
        <w:rPr>
          <w:rFonts w:ascii="TH SarabunPSK" w:hAnsi="TH SarabunPSK" w:cs="TH SarabunPSK"/>
          <w:color w:val="0D0D0D" w:themeColor="text1" w:themeTint="F2"/>
          <w:sz w:val="32"/>
          <w:szCs w:val="32"/>
        </w:rPr>
      </w:r>
      <w:r w:rsidR="00BF573A"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462688" w:rsidRPr="009F7AC5">
        <w:rPr>
          <w:rFonts w:ascii="TH SarabunPSK" w:hAnsi="TH SarabunPSK" w:cs="TH SarabunPSK" w:hint="cs"/>
          <w:color w:val="0D0D0D" w:themeColor="text1" w:themeTint="F2"/>
          <w:sz w:val="32"/>
          <w:szCs w:val="32"/>
        </w:rPr>
      </w:r>
      <w:r w:rsidR="000E1DCB">
        <w:rPr>
          <w:rFonts w:ascii="TH SarabunPSK" w:hAnsi="TH SarabunPSK" w:cs="TH SarabunPSK"/>
          <w:color w:val="0D0D0D" w:themeColor="text1" w:themeTint="F2"/>
          <w:sz w:val="32"/>
          <w:szCs w:val="32"/>
        </w:rPr>
      </w:r>
      <w:r w:rsidR="00462688" w:rsidRPr="009F7AC5">
        <w:rPr>
          <w:rFonts w:ascii="TH SarabunPSK" w:hAnsi="TH SarabunPSK" w:cs="TH SarabunPSK" w:hint="cs"/>
          <w:color w:val="0D0D0D" w:themeColor="text1" w:themeTint="F2"/>
          <w:sz w:val="32"/>
          <w:szCs w:val="32"/>
        </w:rPr>
      </w:r>
      <w:r w:rsidR="00462688" w:rsidRPr="009F7AC5">
        <w:rPr>
          <w:rFonts w:ascii="TH SarabunPSK" w:hAnsi="TH SarabunPSK" w:cs="TH SarabunPSK" w:hint="cs"/>
          <w:color w:val="0D0D0D" w:themeColor="text1" w:themeTint="F2"/>
          <w:sz w:val="32"/>
          <w:szCs w:val="32"/>
          <w:cs/>
        </w:rPr>
      </w:r>
      <w:r w:rsidR="000E1DCB" w:rsidRPr="000E1DCB">
        <w:rPr>
          <w:rFonts w:ascii="TH SarabunPSK" w:hAnsi="TH SarabunPSK" w:cs="TH SarabunPSK"/>
          <w:color w:val="0D0D0D" w:themeColor="text1" w:themeTint="F2"/>
          <w:sz w:val="32"/>
          <w:szCs w:val="32"/>
          <w:cs/>
        </w:rPr>
      </w:r>
      <w:r w:rsidR="00BF573A" w:rsidRPr="009F7AC5">
        <w:rPr>
          <w:rFonts w:ascii="TH SarabunPSK" w:hAnsi="TH SarabunPSK" w:cs="TH SarabunPSK" w:hint="cs"/>
          <w:color w:val="0D0D0D" w:themeColor="text1" w:themeTint="F2"/>
          <w:sz w:val="32"/>
          <w:szCs w:val="32"/>
          <w:cs/>
        </w:rPr>
      </w:r>
    </w:p>
    <w:p w14:paraId="4E9AA092" w14:textId="1E4716DB" w:rsidR="00A11FA9" w:rsidRPr="009F7AC5" w:rsidRDefault="008875A4" w:rsidP="00A11FA9">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1.3.4 กติกาและการสรุปผล (Game Rules &amp; Results): กำหนดเงื่อนไขการจบการแข่งขัน การให้รางวัล และการจัดการห้องหลังการแข่งขัน เพื่อให้ผู้เล่นทราบผลและสามารถเริ่มการแข่งขันรอบถัดไปได้</w:t>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cs/>
        </w:rPr>
      </w:r>
    </w:p>
    <w:p w14:paraId="2256F251" w14:textId="51A50C5E" w:rsidR="00A11FA9" w:rsidRPr="009F7AC5" w:rsidRDefault="004E71F1" w:rsidP="004E71F1">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1.3.4.1 เงื่อนไขการตัดสินผลการแข่งขัน (Win/Lose Conditions): ระบบติดตามสถานะการแข่งขันและแจ้งผลเมื่อการแข่งขันสิ้นสุดตามกติกาที่กำหนด</w:t>
      </w:r>
      <w:r w:rsidR="00745D26">
        <w:rPr>
          <w:rFonts w:ascii="TH SarabunPSK" w:hAnsi="TH SarabunPSK" w:cs="TH SarabunPSK"/>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p>
    <w:p w14:paraId="161A1906" w14:textId="78D6F562" w:rsidR="00A11FA9" w:rsidRPr="009F7AC5" w:rsidRDefault="004E71F1" w:rsidP="004E71F1">
      <w:pPr>
        <w:ind w:left="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 เงื่อนไขการชนะ: ผู้เล่นชนะเมื่อทำให้พลังชีวิตของฝ่ายตรงข้ามเหลือ 0 ตามกติกาการแข่งขัน</w:t>
      </w:r>
      <w:r w:rsidR="00745D26">
        <w:rPr>
          <w:rFonts w:ascii="TH SarabunPSK" w:hAnsi="TH SarabunPSK" w:cs="TH SarabunPSK"/>
          <w:color w:val="0D0D0D" w:themeColor="text1" w:themeTint="F2"/>
          <w:sz w:val="32"/>
          <w:szCs w:val="32"/>
        </w:rPr>
      </w:r>
      <w:r w:rsidR="005A489C"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p>
    <w:p w14:paraId="78DF4386" w14:textId="66F39AC3" w:rsidR="00A11FA9" w:rsidRPr="009F7AC5" w:rsidRDefault="004E71F1" w:rsidP="004E71F1">
      <w:pPr>
        <w:ind w:left="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2. เงื่อนไขการแพ้: ผู้เล่นแพ้เมื่อพลังชีวิตของยานตนเองเหลือ 0 ตามกติกาการแข่งขัน</w:t>
      </w:r>
      <w:r w:rsidR="00745D26">
        <w:rPr>
          <w:rFonts w:ascii="TH SarabunPSK" w:hAnsi="TH SarabunPSK" w:cs="TH SarabunPSK"/>
          <w:color w:val="0D0D0D" w:themeColor="text1" w:themeTint="F2"/>
          <w:sz w:val="32"/>
          <w:szCs w:val="32"/>
        </w:rPr>
      </w:r>
      <w:r>
        <w:rPr>
          <w:rFonts w:ascii="TH SarabunPSK" w:hAnsi="TH SarabunPSK" w:cs="TH SarabunPSK"/>
          <w:color w:val="0D0D0D" w:themeColor="text1" w:themeTint="F2"/>
          <w:sz w:val="32"/>
          <w:szCs w:val="32"/>
        </w:rPr>
      </w:r>
      <w:r w:rsidR="005A489C"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p>
    <w:p w14:paraId="155B4C8B" w14:textId="3250BB0A" w:rsidR="00A11FA9" w:rsidRPr="009F7AC5" w:rsidRDefault="004E71F1" w:rsidP="004E71F1">
      <w:pPr>
        <w:ind w:firstLine="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3. การตัดการเชื่อมต่อ: หากผู้เล่นฝ่ายหนึ่งออกจากห้องก่อนการแข่งขันสิ้นสุด ระบบแจ้งผลให้ผู้เล่นที่ยังอยู่ตามกติกาการยุติการแข่งขัน</w:t>
      </w:r>
      <w:r w:rsidR="00745D26">
        <w:rPr>
          <w:rFonts w:ascii="TH SarabunPSK" w:hAnsi="TH SarabunPSK" w:cs="TH SarabunPSK"/>
          <w:color w:val="0D0D0D" w:themeColor="text1" w:themeTint="F2"/>
          <w:sz w:val="32"/>
          <w:szCs w:val="32"/>
        </w:rPr>
      </w:r>
      <w:r w:rsidR="005A489C"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FE170A">
        <w:rPr>
          <w:rFonts w:ascii="TH SarabunPSK" w:hAnsi="TH SarabunPSK" w:cs="TH SarabunPSK"/>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p>
    <w:p w14:paraId="519A491C" w14:textId="7BADC74B" w:rsidR="00A11FA9" w:rsidRPr="009F7AC5" w:rsidRDefault="00DF6634" w:rsidP="00A11FA9">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1.3.4.2 ระบบเหรียญรางวัลและเศรษฐกิจในเกม (Reward &amp; Currency System): เมื่อการแข่งขันสิ้นสุด ระบบคำนวณเหรียญอาสโทรเนียมตามผลการแข่งขัน</w:t>
      </w:r>
      <w:r w:rsidR="00BE1D23">
        <w:rPr>
          <w:rFonts w:ascii="TH SarabunPSK" w:hAnsi="TH SarabunPSK" w:cs="TH SarabunPSK"/>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p>
    <w:p w14:paraId="6D2D95DC" w14:textId="2B2F81CB" w:rsidR="00A11FA9" w:rsidRPr="009F7AC5" w:rsidRDefault="00DF6634" w:rsidP="005F4306">
      <w:pPr>
        <w:ind w:firstLine="720"/>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 การคำนวณรางวัล: ผู้ชนะได้รับ 190 เหรียญ และผู้แพ้ได้รับ 10 เหรียญตามผลการแข่งขัน</w:t>
      </w:r>
      <w:r w:rsidR="00C661A6">
        <w:rPr>
          <w:rFonts w:ascii="TH SarabunPSK" w:hAnsi="TH SarabunPSK" w:cs="TH SarabunPSK"/>
          <w:color w:val="0D0D0D" w:themeColor="text1" w:themeTint="F2"/>
          <w:sz w:val="32"/>
          <w:szCs w:val="32"/>
        </w:rPr>
      </w:r>
      <w:r w:rsidR="002E565F"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p>
    <w:p w14:paraId="582BF4B3" w14:textId="6346A009" w:rsidR="00A11FA9" w:rsidRPr="009F7AC5" w:rsidRDefault="00DF6634" w:rsidP="005F4306">
      <w:pPr>
        <w:ind w:firstLine="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2. การคำนวณโบนัสเพิ่มเติมจากความแม่นยำหรือเวลาไม่อยู่ในขอบเขตของระบบ</w:t>
      </w:r>
      <w:r w:rsidR="00C661A6">
        <w:rPr>
          <w:rFonts w:ascii="TH SarabunPSK" w:hAnsi="TH SarabunPSK" w:cs="TH SarabunPSK"/>
          <w:color w:val="0D0D0D" w:themeColor="text1" w:themeTint="F2"/>
          <w:sz w:val="32"/>
          <w:szCs w:val="32"/>
        </w:rPr>
      </w:r>
      <w:r w:rsidR="002E565F"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cs/>
        </w:rPr>
      </w:r>
    </w:p>
    <w:p w14:paraId="19D5DAAF" w14:textId="4BD37A01" w:rsidR="00A11FA9" w:rsidRPr="009F7AC5" w:rsidRDefault="003553F6" w:rsidP="00A11FA9">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1.3.4.3 ระบบบันทึกข้อมูลและการจัดการห้อง (Data Recording &amp; Room Management): หลังสรุปผลการแข่งขัน ระบบเตรียมบันทึกผลและจัดการการกลับเข้าสู่ห้องแข่งขันหรือการออกจากห้อง</w:t>
      </w:r>
      <w:r w:rsidR="00095DD5">
        <w:rPr>
          <w:rFonts w:ascii="TH SarabunPSK" w:hAnsi="TH SarabunPSK" w:cs="TH SarabunPSK"/>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707ABC">
        <w:rPr>
          <w:rFonts w:ascii="TH SarabunPSK" w:hAnsi="TH SarabunPSK" w:cs="TH SarabunPSK"/>
          <w:color w:val="0D0D0D" w:themeColor="text1" w:themeTint="F2"/>
          <w:sz w:val="32"/>
          <w:szCs w:val="32"/>
        </w:rPr>
      </w:r>
      <w:r w:rsidR="00A11FA9" w:rsidRPr="009F7AC5">
        <w:rPr>
          <w:rFonts w:ascii="TH SarabunPSK" w:hAnsi="TH SarabunPSK" w:cs="TH SarabunPSK" w:hint="cs"/>
          <w:color w:val="0D0D0D" w:themeColor="text1" w:themeTint="F2"/>
          <w:sz w:val="32"/>
          <w:szCs w:val="32"/>
          <w:cs/>
        </w:rPr>
      </w:r>
    </w:p>
    <w:p w14:paraId="0DB0161D" w14:textId="08CCA017" w:rsidR="00A11FA9" w:rsidRPr="009F7AC5" w:rsidRDefault="00591E5A" w:rsidP="005F4306">
      <w:pPr>
        <w:ind w:firstLine="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 การบันทึกผล: เมื่อการแข่งขันสิ้นสุด ระบบบันทึกผลการแข่งขันและเหรียญรางวัลที่ผู้เล่นได้รับลงในข้อมูลผู้เล่น</w:t>
      </w:r>
      <w:r w:rsidR="00CD47D1">
        <w:rPr>
          <w:rFonts w:ascii="TH SarabunPSK" w:hAnsi="TH SarabunPSK" w:cs="TH SarabunPSK"/>
          <w:color w:val="0D0D0D" w:themeColor="text1" w:themeTint="F2"/>
          <w:sz w:val="32"/>
          <w:szCs w:val="32"/>
        </w:rPr>
      </w:r>
      <w:r w:rsidR="002E565F"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707ABC">
        <w:rPr>
          <w:rFonts w:ascii="TH SarabunPSK" w:hAnsi="TH SarabunPSK" w:cs="TH SarabunPSK"/>
          <w:color w:val="0D0D0D" w:themeColor="text1" w:themeTint="F2"/>
          <w:sz w:val="32"/>
          <w:szCs w:val="32"/>
        </w:rPr>
      </w:r>
      <w:r w:rsidR="00A11FA9" w:rsidRPr="009F7AC5">
        <w:rPr>
          <w:rFonts w:ascii="TH SarabunPSK" w:hAnsi="TH SarabunPSK" w:cs="TH SarabunPSK" w:hint="cs"/>
          <w:color w:val="0D0D0D" w:themeColor="text1" w:themeTint="F2"/>
          <w:sz w:val="32"/>
          <w:szCs w:val="32"/>
          <w:cs/>
        </w:rPr>
      </w:r>
    </w:p>
    <w:p w14:paraId="304FF646" w14:textId="049755DF" w:rsidR="00A11FA9" w:rsidRPr="009F7AC5" w:rsidRDefault="00591E5A" w:rsidP="005F4306">
      <w:pPr>
        <w:ind w:firstLine="720"/>
        <w:jc w:val="thaiDistribute"/>
        <w:rPr>
          <w:rFonts w:ascii="TH SarabunPSK" w:hAnsi="TH SarabunPSK" w:cs="TH SarabunPSK"/>
          <w:color w:val="0D0D0D" w:themeColor="text1" w:themeTint="F2"/>
          <w:sz w:val="32"/>
          <w:szCs w:val="32"/>
          <w:cs/>
        </w:rPr>
      </w:pPr>
      <w:r>
        <w:rPr>
          <w:rFonts w:ascii="TH SarabunPSK" w:hAnsi="TH SarabunPSK" w:cs="TH SarabunPSK"/>
          <w:color w:val="0D0D0D" w:themeColor="text1" w:themeTint="F2"/>
          <w:sz w:val="32"/>
          <w:szCs w:val="32"/>
        </w:rPr>
        <w:t>2. กลับสู่ห้องเดิม: ผู้เล่นสามารถเลือกกลับเข้าสู่ห้องเดิมหลังจบการแข่งขันได้ หากห้องยังคงอยู่และระบบเครือข่ายอนุญาต</w:t>
      </w:r>
      <w:r w:rsidR="00CD47D1">
        <w:rPr>
          <w:rFonts w:ascii="TH SarabunPSK" w:hAnsi="TH SarabunPSK" w:cs="TH SarabunPSK"/>
          <w:color w:val="0D0D0D" w:themeColor="text1" w:themeTint="F2"/>
          <w:sz w:val="32"/>
          <w:szCs w:val="32"/>
        </w:rPr>
      </w:r>
      <w:r w:rsidR="0065148A"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p>
    <w:p w14:paraId="479617E5" w14:textId="2F717466" w:rsidR="00462688" w:rsidRPr="009F7AC5" w:rsidRDefault="00CD47D1" w:rsidP="005F4306">
      <w:pPr>
        <w:ind w:firstLine="72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3. ออกจากห้อง: ผู้เล่นสามารถออกจากห้อง Photon เมื่อไม่ประสงค์เล่นต่อ เพื่อคืนสถานะการเชื่อมต่อและกลับสู่เมนูที่เกี่ยวข้อง</w:t>
      </w:r>
      <w:r w:rsidR="0065148A"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A11FA9" w:rsidRPr="009F7AC5">
        <w:rPr>
          <w:rFonts w:ascii="TH SarabunPSK" w:hAnsi="TH SarabunPSK" w:cs="TH SarabunPSK" w:hint="cs"/>
          <w:color w:val="0D0D0D" w:themeColor="text1" w:themeTint="F2"/>
          <w:sz w:val="32"/>
          <w:szCs w:val="32"/>
        </w:rPr>
      </w:r>
      <w:r w:rsidR="00A11FA9" w:rsidRPr="009F7AC5">
        <w:rPr>
          <w:rFonts w:ascii="TH SarabunPSK" w:hAnsi="TH SarabunPSK" w:cs="TH SarabunPSK" w:hint="cs"/>
          <w:color w:val="0D0D0D" w:themeColor="text1" w:themeTint="F2"/>
          <w:sz w:val="32"/>
          <w:szCs w:val="32"/>
          <w:cs/>
        </w:rPr>
      </w:r>
      <w:r w:rsidR="00BF573A" w:rsidRPr="009F7AC5">
        <w:rPr>
          <w:rFonts w:ascii="TH SarabunPSK" w:hAnsi="TH SarabunPSK" w:cs="TH SarabunPSK" w:hint="cs"/>
          <w:color w:val="0D0D0D" w:themeColor="text1" w:themeTint="F2"/>
          <w:sz w:val="32"/>
          <w:szCs w:val="32"/>
          <w:cs/>
        </w:rPr>
      </w:r>
    </w:p>
    <w:p w14:paraId="118348E6" w14:textId="308E3DF2" w:rsidR="00C66C3D" w:rsidRPr="009F7AC5" w:rsidRDefault="00CD47D1" w:rsidP="00C66C3D">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1.3.5 ระบบหน้าจอแสดงผลขณะเล่น (HUD System)</w:t>
      </w:r>
      <w:r w:rsidR="00C66C3D" w:rsidRPr="009F7AC5">
        <w:rPr>
          <w:rFonts w:ascii="TH SarabunPSK" w:hAnsi="TH SarabunPSK" w:cs="TH SarabunPSK" w:hint="cs"/>
          <w:color w:val="0D0D0D" w:themeColor="text1" w:themeTint="F2"/>
          <w:sz w:val="32"/>
          <w:szCs w:val="32"/>
          <w:cs/>
        </w:rPr>
      </w:r>
      <w:r w:rsidR="00C66C3D" w:rsidRPr="009F7AC5">
        <w:rPr>
          <w:rFonts w:ascii="TH SarabunPSK" w:hAnsi="TH SarabunPSK" w:cs="TH SarabunPSK" w:hint="cs"/>
          <w:color w:val="0D0D0D" w:themeColor="text1" w:themeTint="F2"/>
          <w:sz w:val="32"/>
          <w:szCs w:val="32"/>
        </w:rPr>
      </w:r>
    </w:p>
    <w:p w14:paraId="603886CB" w14:textId="61744757" w:rsidR="00C66C3D" w:rsidRPr="009F7AC5" w:rsidRDefault="00EB41EC" w:rsidP="00C66C3D">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1.3.5.1 Status Overlay: แสดงพลังชีวิตของผู้เล่นและคู่ต่อสู้ พร้อมข้อมูลสถานะการแข่งขันที่จำเป็น เช่น เวลาและคะแนน เพื่อให้ติดตามสถานการณ์ได้ระหว่างเล่น</w:t>
      </w:r>
      <w:r w:rsidR="00CD47D1">
        <w:rPr>
          <w:rFonts w:ascii="TH SarabunPSK" w:hAnsi="TH SarabunPSK" w:cs="TH SarabunPSK"/>
          <w:color w:val="0D0D0D" w:themeColor="text1" w:themeTint="F2"/>
          <w:sz w:val="32"/>
          <w:szCs w:val="32"/>
        </w:rPr>
      </w:r>
      <w:r w:rsidR="00C66C3D" w:rsidRPr="009F7AC5">
        <w:rPr>
          <w:rFonts w:ascii="TH SarabunPSK" w:hAnsi="TH SarabunPSK" w:cs="TH SarabunPSK" w:hint="cs"/>
          <w:color w:val="0D0D0D" w:themeColor="text1" w:themeTint="F2"/>
          <w:sz w:val="32"/>
          <w:szCs w:val="32"/>
          <w:cs/>
        </w:rPr>
      </w:r>
      <w:r w:rsidR="00C66C3D" w:rsidRPr="009F7AC5">
        <w:rPr>
          <w:rFonts w:ascii="TH SarabunPSK" w:hAnsi="TH SarabunPSK" w:cs="TH SarabunPSK" w:hint="cs"/>
          <w:color w:val="0D0D0D" w:themeColor="text1" w:themeTint="F2"/>
          <w:sz w:val="32"/>
          <w:szCs w:val="32"/>
        </w:rPr>
      </w:r>
      <w:r w:rsidR="00C66C3D" w:rsidRPr="009F7AC5">
        <w:rPr>
          <w:rFonts w:ascii="TH SarabunPSK" w:hAnsi="TH SarabunPSK" w:cs="TH SarabunPSK" w:hint="cs"/>
          <w:color w:val="0D0D0D" w:themeColor="text1" w:themeTint="F2"/>
          <w:sz w:val="32"/>
          <w:szCs w:val="32"/>
          <w:cs/>
        </w:rPr>
      </w:r>
      <w:r w:rsidR="00C66C3D" w:rsidRPr="009F7AC5">
        <w:rPr>
          <w:rFonts w:ascii="TH SarabunPSK" w:hAnsi="TH SarabunPSK" w:cs="TH SarabunPSK" w:hint="cs"/>
          <w:color w:val="0D0D0D" w:themeColor="text1" w:themeTint="F2"/>
          <w:sz w:val="32"/>
          <w:szCs w:val="32"/>
        </w:rPr>
      </w:r>
      <w:r w:rsidR="00C66C3D" w:rsidRPr="009F7AC5">
        <w:rPr>
          <w:rFonts w:ascii="TH SarabunPSK" w:hAnsi="TH SarabunPSK" w:cs="TH SarabunPSK" w:hint="cs"/>
          <w:color w:val="0D0D0D" w:themeColor="text1" w:themeTint="F2"/>
          <w:sz w:val="32"/>
          <w:szCs w:val="32"/>
          <w:cs/>
        </w:rPr>
      </w:r>
    </w:p>
    <w:p w14:paraId="277F9222" w14:textId="3CF884E6" w:rsidR="00C66C3D" w:rsidRPr="009F7AC5" w:rsidRDefault="00EB41EC" w:rsidP="00C66C3D">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1.3.5.2 Skill Interface: แสดงปุ่มสกิลที่เลือก พร้อมวงแหวนคูลดาวน์แบบ Radial Cooldown Overlay เพื่อให้เห็นเวลาที่เหลือก่อนใช้สกิลได้อีกครั้ง</w:t>
      </w:r>
      <w:r w:rsidR="00CD47D1">
        <w:rPr>
          <w:rFonts w:ascii="TH SarabunPSK" w:hAnsi="TH SarabunPSK" w:cs="TH SarabunPSK"/>
          <w:color w:val="0D0D0D" w:themeColor="text1" w:themeTint="F2"/>
          <w:sz w:val="32"/>
          <w:szCs w:val="32"/>
        </w:rPr>
      </w:r>
      <w:r w:rsidR="00C66C3D" w:rsidRPr="009F7AC5">
        <w:rPr>
          <w:rFonts w:ascii="TH SarabunPSK" w:hAnsi="TH SarabunPSK" w:cs="TH SarabunPSK" w:hint="cs"/>
          <w:color w:val="0D0D0D" w:themeColor="text1" w:themeTint="F2"/>
          <w:sz w:val="32"/>
          <w:szCs w:val="32"/>
          <w:cs/>
        </w:rPr>
      </w:r>
      <w:r w:rsidR="00C66C3D" w:rsidRPr="009F7AC5">
        <w:rPr>
          <w:rFonts w:ascii="TH SarabunPSK" w:hAnsi="TH SarabunPSK" w:cs="TH SarabunPSK" w:hint="cs"/>
          <w:color w:val="0D0D0D" w:themeColor="text1" w:themeTint="F2"/>
          <w:sz w:val="32"/>
          <w:szCs w:val="32"/>
        </w:rPr>
      </w:r>
      <w:r w:rsidR="00C66C3D" w:rsidRPr="009F7AC5">
        <w:rPr>
          <w:rFonts w:ascii="TH SarabunPSK" w:hAnsi="TH SarabunPSK" w:cs="TH SarabunPSK" w:hint="cs"/>
          <w:color w:val="0D0D0D" w:themeColor="text1" w:themeTint="F2"/>
          <w:sz w:val="32"/>
          <w:szCs w:val="32"/>
          <w:cs/>
        </w:rPr>
      </w:r>
      <w:r w:rsidR="00C66C3D" w:rsidRPr="009F7AC5">
        <w:rPr>
          <w:rFonts w:ascii="TH SarabunPSK" w:hAnsi="TH SarabunPSK" w:cs="TH SarabunPSK" w:hint="cs"/>
          <w:color w:val="0D0D0D" w:themeColor="text1" w:themeTint="F2"/>
          <w:sz w:val="32"/>
          <w:szCs w:val="32"/>
        </w:rPr>
      </w:r>
      <w:r w:rsidR="00C66C3D" w:rsidRPr="009F7AC5">
        <w:rPr>
          <w:rFonts w:ascii="TH SarabunPSK" w:hAnsi="TH SarabunPSK" w:cs="TH SarabunPSK" w:hint="cs"/>
          <w:color w:val="0D0D0D" w:themeColor="text1" w:themeTint="F2"/>
          <w:sz w:val="32"/>
          <w:szCs w:val="32"/>
          <w:cs/>
        </w:rPr>
      </w:r>
      <w:r w:rsidR="00C66C3D" w:rsidRPr="009F7AC5">
        <w:rPr>
          <w:rFonts w:ascii="TH SarabunPSK" w:hAnsi="TH SarabunPSK" w:cs="TH SarabunPSK" w:hint="cs"/>
          <w:color w:val="0D0D0D" w:themeColor="text1" w:themeTint="F2"/>
          <w:sz w:val="32"/>
          <w:szCs w:val="32"/>
        </w:rPr>
      </w:r>
      <w:r w:rsidR="00C66C3D" w:rsidRPr="009F7AC5">
        <w:rPr>
          <w:rFonts w:ascii="TH SarabunPSK" w:hAnsi="TH SarabunPSK" w:cs="TH SarabunPSK" w:hint="cs"/>
          <w:color w:val="0D0D0D" w:themeColor="text1" w:themeTint="F2"/>
          <w:sz w:val="32"/>
          <w:szCs w:val="32"/>
          <w:cs/>
        </w:rPr>
      </w:r>
    </w:p>
    <w:p w14:paraId="5C990371" w14:textId="151A2227" w:rsidR="00A11FA9" w:rsidRPr="009F7AC5" w:rsidRDefault="00EB41EC" w:rsidP="00C66C3D">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1.3.5.3 Identification: แสดง Callsign ของผู้เล่นกำกับบริเวณยานหรือแถบสถานะ เพื่อแยกผู้เล่นทั้งสองฝ่ายในสนามแข่งขัน</w:t>
      </w:r>
      <w:r w:rsidR="00CD47D1">
        <w:rPr>
          <w:rFonts w:ascii="TH SarabunPSK" w:hAnsi="TH SarabunPSK" w:cs="TH SarabunPSK"/>
          <w:color w:val="0D0D0D" w:themeColor="text1" w:themeTint="F2"/>
          <w:sz w:val="32"/>
          <w:szCs w:val="32"/>
        </w:rPr>
      </w:r>
      <w:r w:rsidR="00C66C3D" w:rsidRPr="009F7AC5">
        <w:rPr>
          <w:rFonts w:ascii="TH SarabunPSK" w:hAnsi="TH SarabunPSK" w:cs="TH SarabunPSK" w:hint="cs"/>
          <w:color w:val="0D0D0D" w:themeColor="text1" w:themeTint="F2"/>
          <w:sz w:val="32"/>
          <w:szCs w:val="32"/>
          <w:cs/>
        </w:rPr>
      </w:r>
      <w:r w:rsidR="00C66C3D" w:rsidRPr="009F7AC5">
        <w:rPr>
          <w:rFonts w:ascii="TH SarabunPSK" w:hAnsi="TH SarabunPSK" w:cs="TH SarabunPSK" w:hint="cs"/>
          <w:color w:val="0D0D0D" w:themeColor="text1" w:themeTint="F2"/>
          <w:sz w:val="32"/>
          <w:szCs w:val="32"/>
        </w:rPr>
      </w:r>
      <w:r w:rsidR="00C66C3D" w:rsidRPr="009F7AC5">
        <w:rPr>
          <w:rFonts w:ascii="TH SarabunPSK" w:hAnsi="TH SarabunPSK" w:cs="TH SarabunPSK" w:hint="cs"/>
          <w:color w:val="0D0D0D" w:themeColor="text1" w:themeTint="F2"/>
          <w:sz w:val="32"/>
          <w:szCs w:val="32"/>
          <w:cs/>
        </w:rPr>
      </w:r>
      <w:r w:rsidR="00C66C3D" w:rsidRPr="009F7AC5">
        <w:rPr>
          <w:rFonts w:ascii="TH SarabunPSK" w:hAnsi="TH SarabunPSK" w:cs="TH SarabunPSK" w:hint="cs"/>
          <w:color w:val="0D0D0D" w:themeColor="text1" w:themeTint="F2"/>
          <w:sz w:val="32"/>
          <w:szCs w:val="32"/>
        </w:rPr>
      </w:r>
      <w:r w:rsidR="00C66C3D" w:rsidRPr="009F7AC5">
        <w:rPr>
          <w:rFonts w:ascii="TH SarabunPSK" w:hAnsi="TH SarabunPSK" w:cs="TH SarabunPSK" w:hint="cs"/>
          <w:color w:val="0D0D0D" w:themeColor="text1" w:themeTint="F2"/>
          <w:sz w:val="32"/>
          <w:szCs w:val="32"/>
          <w:cs/>
        </w:rPr>
      </w:r>
    </w:p>
    <w:p w14:paraId="174B9DC9" w14:textId="77777777" w:rsidR="003F7555" w:rsidRDefault="00C66C3D" w:rsidP="003F7555">
      <w:pPr>
        <w:keepNext/>
        <w:jc w:val="center"/>
      </w:pPr>
      <w:r w:rsidRPr="009F7AC5">
        <w:rPr>
          <w:rFonts w:ascii="TH SarabunPSK" w:hAnsi="TH SarabunPSK" w:cs="TH SarabunPSK" w:hint="cs"/>
          <w:noProof/>
          <w:color w:val="0D0D0D" w:themeColor="text1" w:themeTint="F2"/>
          <w:sz w:val="32"/>
          <w:szCs w:val="32"/>
        </w:rPr>
        <w:lastRenderedPageBreak/>
        <w:drawing>
          <wp:inline distT="0" distB="0" distL="0" distR="0" wp14:anchorId="6942449E" wp14:editId="7E8D88BD">
            <wp:extent cx="3206750" cy="1802796"/>
            <wp:effectExtent l="0" t="0" r="0" b="6985"/>
            <wp:docPr id="285505351"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38453" cy="1820619"/>
                    </a:xfrm>
                    <a:prstGeom prst="rect">
                      <a:avLst/>
                    </a:prstGeom>
                    <a:noFill/>
                    <a:ln>
                      <a:noFill/>
                    </a:ln>
                  </pic:spPr>
                </pic:pic>
              </a:graphicData>
            </a:graphic>
          </wp:inline>
        </w:drawing>
      </w:r>
    </w:p>
    <w:p w14:paraId="6357A248" w14:textId="63E57559" w:rsidR="00941854" w:rsidRPr="003F7555" w:rsidRDefault="003F7555" w:rsidP="003F7555">
      <w:pPr>
        <w:pStyle w:val="af3"/>
        <w:jc w:val="center"/>
        <w:rPr>
          <w:rFonts w:ascii="TH Sarabun New" w:hAnsi="TH Sarabun New" w:cs="TH Sarabun New"/>
          <w:i w:val="0"/>
          <w:iCs w:val="0"/>
          <w:color w:val="auto"/>
          <w:sz w:val="32"/>
          <w:szCs w:val="32"/>
          <w:cs/>
        </w:rPr>
      </w:pPr>
      <w:bookmarkStart w:id="44" w:name="_Toc225441425"/>
      <w:bookmarkStart w:id="45" w:name="_Toc239772322"/>
      <w:r w:rsidRPr="003F7555">
        <w:rPr>
          <w:rFonts w:ascii="TH Sarabun New" w:hAnsi="TH Sarabun New" w:cs="TH Sarabun New"/>
          <w:b/>
          <w:bCs/>
          <w:i w:val="0"/>
          <w:iCs w:val="0"/>
          <w:color w:val="auto"/>
          <w:sz w:val="32"/>
          <w:szCs w:val="32"/>
          <w:cs/>
        </w:rPr>
        <w:t xml:space="preserve">ภาพประกอบที่ </w:t>
      </w:r>
      <w:r w:rsidRPr="003F7555">
        <w:rPr>
          <w:rFonts w:ascii="TH Sarabun New" w:hAnsi="TH Sarabun New" w:cs="TH Sarabun New"/>
          <w:b/>
          <w:bCs/>
          <w:i w:val="0"/>
          <w:iCs w:val="0"/>
          <w:color w:val="auto"/>
          <w:sz w:val="32"/>
          <w:szCs w:val="32"/>
        </w:rPr>
        <w:t>1</w:t>
      </w:r>
      <w:r w:rsidR="00184080">
        <w:rPr>
          <w:rFonts w:ascii="TH Sarabun New" w:hAnsi="TH Sarabun New" w:cs="TH Sarabun New"/>
          <w:b/>
          <w:bCs/>
          <w:i w:val="0"/>
          <w:iCs w:val="0"/>
          <w:color w:val="auto"/>
          <w:sz w:val="32"/>
          <w:szCs w:val="32"/>
        </w:rPr>
        <w:t>.</w:t>
      </w:r>
      <w:r w:rsidR="00184080">
        <w:rPr>
          <w:rFonts w:ascii="TH Sarabun New" w:hAnsi="TH Sarabun New" w:cs="TH Sarabun New"/>
          <w:b/>
          <w:bCs/>
          <w:i w:val="0"/>
          <w:iCs w:val="0"/>
          <w:color w:val="auto"/>
          <w:sz w:val="32"/>
          <w:szCs w:val="32"/>
        </w:rPr>
        <w:fldChar w:fldCharType="begin"/>
      </w:r>
      <w:r w:rsidR="00184080">
        <w:rPr>
          <w:rFonts w:ascii="TH Sarabun New" w:hAnsi="TH Sarabun New" w:cs="TH Sarabun New"/>
          <w:b/>
          <w:bCs/>
          <w:i w:val="0"/>
          <w:iCs w:val="0"/>
          <w:color w:val="auto"/>
          <w:sz w:val="32"/>
          <w:szCs w:val="32"/>
        </w:rPr>
        <w:instrText xml:space="preserve"> SEQ </w:instrText>
      </w:r>
      <w:r w:rsidR="00184080">
        <w:rPr>
          <w:rFonts w:ascii="TH Sarabun New" w:hAnsi="TH Sarabun New" w:cs="TH Sarabun New"/>
          <w:b/>
          <w:bCs/>
          <w:i w:val="0"/>
          <w:iCs w:val="0"/>
          <w:color w:val="auto"/>
          <w:sz w:val="32"/>
          <w:szCs w:val="32"/>
          <w:cs/>
        </w:rPr>
        <w:instrText>ภาพประกอบที่</w:instrText>
      </w:r>
      <w:r w:rsidR="00184080">
        <w:rPr>
          <w:rFonts w:ascii="TH Sarabun New" w:hAnsi="TH Sarabun New" w:cs="TH Sarabun New"/>
          <w:b/>
          <w:bCs/>
          <w:i w:val="0"/>
          <w:iCs w:val="0"/>
          <w:color w:val="auto"/>
          <w:sz w:val="32"/>
          <w:szCs w:val="32"/>
        </w:rPr>
        <w:instrText xml:space="preserve">_1. \* ARABIC \s 1 </w:instrText>
      </w:r>
      <w:r w:rsidR="00184080">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14</w:t>
      </w:r>
      <w:r w:rsidR="00184080">
        <w:rPr>
          <w:rFonts w:ascii="TH Sarabun New" w:hAnsi="TH Sarabun New" w:cs="TH Sarabun New"/>
          <w:b/>
          <w:bCs/>
          <w:i w:val="0"/>
          <w:iCs w:val="0"/>
          <w:color w:val="auto"/>
          <w:sz w:val="32"/>
          <w:szCs w:val="32"/>
        </w:rPr>
        <w:fldChar w:fldCharType="end"/>
      </w:r>
      <w:r w:rsidRPr="003F7555">
        <w:rPr>
          <w:rFonts w:ascii="TH Sarabun New" w:hAnsi="TH Sarabun New" w:cs="TH Sarabun New"/>
          <w:i w:val="0"/>
          <w:iCs w:val="0"/>
          <w:color w:val="auto"/>
          <w:sz w:val="32"/>
          <w:szCs w:val="32"/>
          <w:cs/>
        </w:rPr>
        <w:t xml:space="preserve"> ระบบหน้าจอแสดงผลขณะเล่น (</w:t>
      </w:r>
      <w:r w:rsidRPr="003F7555">
        <w:rPr>
          <w:rFonts w:ascii="TH Sarabun New" w:hAnsi="TH Sarabun New" w:cs="TH Sarabun New"/>
          <w:i w:val="0"/>
          <w:iCs w:val="0"/>
          <w:color w:val="auto"/>
          <w:sz w:val="32"/>
          <w:szCs w:val="32"/>
        </w:rPr>
        <w:t>HUD System)</w:t>
      </w:r>
      <w:bookmarkEnd w:id="44"/>
      <w:bookmarkEnd w:id="45"/>
    </w:p>
    <w:p w14:paraId="3F2DDA65" w14:textId="7FCFB1BF" w:rsidR="00954984" w:rsidRPr="008558AF" w:rsidRDefault="00954984" w:rsidP="008558AF">
      <w:pPr>
        <w:pStyle w:val="2"/>
        <w:rPr>
          <w:rFonts w:ascii="TH Sarabun New" w:hAnsi="TH Sarabun New" w:cs="TH Sarabun New"/>
          <w:b/>
          <w:bCs/>
          <w:color w:val="auto"/>
          <w:szCs w:val="32"/>
        </w:rPr>
      </w:pPr>
      <w:bookmarkStart w:id="46" w:name="_Toc224850319"/>
      <w:bookmarkStart w:id="47" w:name="_Toc241852712"/>
      <w:r w:rsidRPr="008558AF">
        <w:rPr>
          <w:rFonts w:ascii="TH Sarabun New" w:hAnsi="TH Sarabun New" w:cs="TH Sarabun New"/>
          <w:b/>
          <w:bCs/>
          <w:color w:val="auto"/>
          <w:szCs w:val="32"/>
        </w:rPr>
        <w:t xml:space="preserve">1.4 </w:t>
      </w:r>
      <w:r w:rsidRPr="008558AF">
        <w:rPr>
          <w:rFonts w:ascii="TH Sarabun New" w:hAnsi="TH Sarabun New" w:cs="TH Sarabun New"/>
          <w:b/>
          <w:bCs/>
          <w:color w:val="auto"/>
          <w:szCs w:val="32"/>
          <w:cs/>
        </w:rPr>
        <w:t>ประโยชน์ที่คาดว่าจะได้รับ</w:t>
      </w:r>
      <w:bookmarkEnd w:id="46"/>
      <w:bookmarkEnd w:id="47"/>
    </w:p>
    <w:p w14:paraId="20235E30" w14:textId="1FB732C3" w:rsidR="00C37804" w:rsidRPr="009F7AC5" w:rsidRDefault="00707ABC" w:rsidP="00707ABC">
      <w:pPr>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C37804" w:rsidRPr="009F7AC5">
        <w:rPr>
          <w:rFonts w:ascii="TH SarabunPSK" w:hAnsi="TH SarabunPSK" w:cs="TH SarabunPSK" w:hint="cs"/>
          <w:color w:val="0D0D0D" w:themeColor="text1" w:themeTint="F2"/>
          <w:sz w:val="32"/>
          <w:szCs w:val="32"/>
        </w:rPr>
        <w:t>1.4.1</w:t>
      </w:r>
      <w:r w:rsidR="00C37804" w:rsidRPr="009F7AC5">
        <w:rPr>
          <w:rFonts w:ascii="TH SarabunPSK" w:hAnsi="TH SarabunPSK" w:cs="TH SarabunPSK" w:hint="cs"/>
          <w:color w:val="0D0D0D" w:themeColor="text1" w:themeTint="F2"/>
          <w:sz w:val="32"/>
          <w:szCs w:val="32"/>
          <w:cs/>
        </w:rPr>
        <w:t xml:space="preserve"> ได้ต้นแบบเกมออนไลน์ </w:t>
      </w:r>
      <w:r w:rsidR="00C37804" w:rsidRPr="009F7AC5">
        <w:rPr>
          <w:rFonts w:ascii="TH SarabunPSK" w:hAnsi="TH SarabunPSK" w:cs="TH SarabunPSK" w:hint="cs"/>
          <w:color w:val="0D0D0D" w:themeColor="text1" w:themeTint="F2"/>
          <w:sz w:val="32"/>
          <w:szCs w:val="32"/>
        </w:rPr>
        <w:t xml:space="preserve">Multiplayer </w:t>
      </w:r>
      <w:r w:rsidR="00C37804" w:rsidRPr="009F7AC5">
        <w:rPr>
          <w:rFonts w:ascii="TH SarabunPSK" w:hAnsi="TH SarabunPSK" w:cs="TH SarabunPSK" w:hint="cs"/>
          <w:color w:val="0D0D0D" w:themeColor="text1" w:themeTint="F2"/>
          <w:sz w:val="32"/>
          <w:szCs w:val="32"/>
          <w:cs/>
        </w:rPr>
        <w:t xml:space="preserve">ที่สามารถเล่นร่วมกันได้จริงผ่านอินเทอร์เน็ต </w:t>
      </w:r>
    </w:p>
    <w:p w14:paraId="07E1296A" w14:textId="436385FB" w:rsidR="00C37804" w:rsidRPr="009F7AC5" w:rsidRDefault="00707ABC" w:rsidP="00707ABC">
      <w:pPr>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C37804" w:rsidRPr="009F7AC5">
        <w:rPr>
          <w:rFonts w:ascii="TH SarabunPSK" w:hAnsi="TH SarabunPSK" w:cs="TH SarabunPSK" w:hint="cs"/>
          <w:color w:val="0D0D0D" w:themeColor="text1" w:themeTint="F2"/>
          <w:sz w:val="32"/>
          <w:szCs w:val="32"/>
        </w:rPr>
        <w:t>1.4.2</w:t>
      </w:r>
      <w:r w:rsidR="00C37804" w:rsidRPr="009F7AC5">
        <w:rPr>
          <w:rFonts w:ascii="TH SarabunPSK" w:hAnsi="TH SarabunPSK" w:cs="TH SarabunPSK" w:hint="cs"/>
          <w:color w:val="0D0D0D" w:themeColor="text1" w:themeTint="F2"/>
          <w:sz w:val="32"/>
          <w:szCs w:val="32"/>
          <w:cs/>
        </w:rPr>
        <w:t xml:space="preserve"> ได้เรียนรู้หลักการทำงานของระบบ </w:t>
      </w:r>
      <w:r w:rsidR="00C37804" w:rsidRPr="009F7AC5">
        <w:rPr>
          <w:rFonts w:ascii="TH SarabunPSK" w:hAnsi="TH SarabunPSK" w:cs="TH SarabunPSK" w:hint="cs"/>
          <w:color w:val="0D0D0D" w:themeColor="text1" w:themeTint="F2"/>
          <w:sz w:val="32"/>
          <w:szCs w:val="32"/>
        </w:rPr>
        <w:t xml:space="preserve">Client-Server </w:t>
      </w:r>
      <w:r w:rsidR="00C37804" w:rsidRPr="009F7AC5">
        <w:rPr>
          <w:rFonts w:ascii="TH SarabunPSK" w:hAnsi="TH SarabunPSK" w:cs="TH SarabunPSK" w:hint="cs"/>
          <w:color w:val="0D0D0D" w:themeColor="text1" w:themeTint="F2"/>
          <w:sz w:val="32"/>
          <w:szCs w:val="32"/>
          <w:cs/>
        </w:rPr>
        <w:t xml:space="preserve">และการจัดการข้อมูลแบบ </w:t>
      </w:r>
      <w:r w:rsidR="00C37804" w:rsidRPr="009F7AC5">
        <w:rPr>
          <w:rFonts w:ascii="TH SarabunPSK" w:hAnsi="TH SarabunPSK" w:cs="TH SarabunPSK" w:hint="cs"/>
          <w:color w:val="0D0D0D" w:themeColor="text1" w:themeTint="F2"/>
          <w:sz w:val="32"/>
          <w:szCs w:val="32"/>
        </w:rPr>
        <w:t xml:space="preserve">Real-time </w:t>
      </w:r>
    </w:p>
    <w:p w14:paraId="1A9FF5C2" w14:textId="73B234E4" w:rsidR="0059214F" w:rsidRPr="009F7AC5" w:rsidRDefault="00707ABC" w:rsidP="00707ABC">
      <w:pPr>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C37804" w:rsidRPr="009F7AC5">
        <w:rPr>
          <w:rFonts w:ascii="TH SarabunPSK" w:hAnsi="TH SarabunPSK" w:cs="TH SarabunPSK" w:hint="cs"/>
          <w:color w:val="0D0D0D" w:themeColor="text1" w:themeTint="F2"/>
          <w:sz w:val="32"/>
          <w:szCs w:val="32"/>
        </w:rPr>
        <w:t xml:space="preserve">1.4.3 </w:t>
      </w:r>
      <w:r w:rsidR="00C37804" w:rsidRPr="009F7AC5">
        <w:rPr>
          <w:rFonts w:ascii="TH SarabunPSK" w:hAnsi="TH SarabunPSK" w:cs="TH SarabunPSK" w:hint="cs"/>
          <w:color w:val="0D0D0D" w:themeColor="text1" w:themeTint="F2"/>
          <w:sz w:val="32"/>
          <w:szCs w:val="32"/>
          <w:cs/>
        </w:rPr>
        <w:t xml:space="preserve">ได้ระบบจัดการข้อมูลผู้เล่นบนคลาวด์ที่มีความปลอดภัยและเรียกใช้งานได้ทุกที่ </w:t>
      </w:r>
    </w:p>
    <w:p w14:paraId="376597E3" w14:textId="6AF190CE" w:rsidR="00C37804" w:rsidRPr="009F7AC5" w:rsidRDefault="00707ABC" w:rsidP="00707ABC">
      <w:pPr>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C37804" w:rsidRPr="009F7AC5">
        <w:rPr>
          <w:rFonts w:ascii="TH SarabunPSK" w:hAnsi="TH SarabunPSK" w:cs="TH SarabunPSK" w:hint="cs"/>
          <w:color w:val="0D0D0D" w:themeColor="text1" w:themeTint="F2"/>
          <w:sz w:val="32"/>
          <w:szCs w:val="32"/>
        </w:rPr>
        <w:t xml:space="preserve">1.4.4 </w:t>
      </w:r>
      <w:r w:rsidR="00C37804" w:rsidRPr="009F7AC5">
        <w:rPr>
          <w:rFonts w:ascii="TH SarabunPSK" w:hAnsi="TH SarabunPSK" w:cs="TH SarabunPSK" w:hint="cs"/>
          <w:color w:val="0D0D0D" w:themeColor="text1" w:themeTint="F2"/>
          <w:sz w:val="32"/>
          <w:szCs w:val="32"/>
          <w:cs/>
        </w:rPr>
        <w:t>ผู้เล่นได้รับความสนุกจากการแข่งขันและการมีปฏิสัมพันธ์กับผู้เล่นอื่น</w:t>
      </w:r>
    </w:p>
    <w:p w14:paraId="0E35B5C3" w14:textId="77777777" w:rsidR="009002C4" w:rsidRPr="009F7AC5" w:rsidRDefault="009002C4" w:rsidP="00C37804">
      <w:pPr>
        <w:ind w:firstLine="720"/>
        <w:rPr>
          <w:rFonts w:ascii="TH SarabunPSK" w:hAnsi="TH SarabunPSK" w:cs="TH SarabunPSK"/>
          <w:color w:val="0D0D0D" w:themeColor="text1" w:themeTint="F2"/>
          <w:sz w:val="32"/>
          <w:szCs w:val="32"/>
        </w:rPr>
      </w:pPr>
    </w:p>
    <w:p w14:paraId="4CE8C0D2" w14:textId="37A25FB2" w:rsidR="00B846F4" w:rsidRPr="008558AF" w:rsidRDefault="00B846F4" w:rsidP="008558AF">
      <w:pPr>
        <w:pStyle w:val="2"/>
        <w:rPr>
          <w:rFonts w:ascii="TH Sarabun New" w:hAnsi="TH Sarabun New" w:cs="TH Sarabun New"/>
          <w:b/>
          <w:bCs/>
          <w:color w:val="auto"/>
          <w:szCs w:val="32"/>
        </w:rPr>
      </w:pPr>
      <w:bookmarkStart w:id="48" w:name="_Toc224850320"/>
      <w:bookmarkStart w:id="49" w:name="_Toc241852713"/>
      <w:r w:rsidRPr="008558AF">
        <w:rPr>
          <w:rFonts w:ascii="TH Sarabun New" w:hAnsi="TH Sarabun New" w:cs="TH Sarabun New"/>
          <w:b/>
          <w:bCs/>
          <w:color w:val="auto"/>
          <w:szCs w:val="32"/>
        </w:rPr>
        <w:t xml:space="preserve">1.5 </w:t>
      </w:r>
      <w:r w:rsidRPr="008558AF">
        <w:rPr>
          <w:rFonts w:ascii="TH Sarabun New" w:hAnsi="TH Sarabun New" w:cs="TH Sarabun New"/>
          <w:b/>
          <w:bCs/>
          <w:color w:val="auto"/>
          <w:szCs w:val="32"/>
          <w:cs/>
        </w:rPr>
        <w:t>อุปกรณ์และเครื่องมือที่ใช้</w:t>
      </w:r>
      <w:bookmarkEnd w:id="48"/>
      <w:bookmarkEnd w:id="49"/>
    </w:p>
    <w:p w14:paraId="329CCC60" w14:textId="5B40483B" w:rsidR="00562677" w:rsidRPr="009F7AC5" w:rsidRDefault="00707ABC" w:rsidP="00562677">
      <w:pPr>
        <w:tabs>
          <w:tab w:val="left" w:pos="567"/>
          <w:tab w:val="left" w:pos="1418"/>
        </w:tabs>
        <w:spacing w:after="0" w:line="240" w:lineRule="auto"/>
        <w:rPr>
          <w:rFonts w:ascii="TH SarabunPSK" w:hAnsi="TH SarabunPSK" w:cs="TH SarabunPSK"/>
          <w:b/>
          <w:bCs/>
          <w:color w:val="0D0D0D" w:themeColor="text1" w:themeTint="F2"/>
          <w:sz w:val="32"/>
          <w:szCs w:val="32"/>
          <w:cs/>
        </w:rPr>
      </w:pPr>
      <w:r>
        <w:rPr>
          <w:rFonts w:ascii="TH SarabunPSK" w:hAnsi="TH SarabunPSK" w:cs="TH SarabunPSK"/>
          <w:b/>
          <w:bCs/>
          <w:color w:val="0D0D0D" w:themeColor="text1" w:themeTint="F2"/>
          <w:sz w:val="32"/>
          <w:szCs w:val="32"/>
        </w:rPr>
        <w:t xml:space="preserve">     </w:t>
      </w:r>
      <w:r w:rsidR="00562677" w:rsidRPr="009F7AC5">
        <w:rPr>
          <w:rFonts w:ascii="TH SarabunPSK" w:hAnsi="TH SarabunPSK" w:cs="TH SarabunPSK" w:hint="cs"/>
          <w:b/>
          <w:bCs/>
          <w:color w:val="0D0D0D" w:themeColor="text1" w:themeTint="F2"/>
          <w:sz w:val="32"/>
          <w:szCs w:val="32"/>
        </w:rPr>
        <w:t>1.5.1</w:t>
      </w:r>
      <w:r w:rsidR="0028730A" w:rsidRPr="009F7AC5">
        <w:rPr>
          <w:rFonts w:ascii="TH SarabunPSK" w:hAnsi="TH SarabunPSK" w:cs="TH SarabunPSK" w:hint="cs"/>
          <w:b/>
          <w:bCs/>
          <w:color w:val="0D0D0D" w:themeColor="text1" w:themeTint="F2"/>
          <w:sz w:val="32"/>
          <w:szCs w:val="32"/>
        </w:rPr>
        <w:t xml:space="preserve"> </w:t>
      </w:r>
      <w:r w:rsidR="00562677" w:rsidRPr="009F7AC5">
        <w:rPr>
          <w:rFonts w:ascii="TH SarabunPSK" w:hAnsi="TH SarabunPSK" w:cs="TH SarabunPSK" w:hint="cs"/>
          <w:b/>
          <w:bCs/>
          <w:color w:val="0D0D0D" w:themeColor="text1" w:themeTint="F2"/>
          <w:sz w:val="32"/>
          <w:szCs w:val="32"/>
          <w:cs/>
        </w:rPr>
        <w:t xml:space="preserve">อุปกรณ์ที่ใช้ </w:t>
      </w:r>
    </w:p>
    <w:p w14:paraId="445950EC" w14:textId="612C9AC7" w:rsidR="00562677" w:rsidRPr="009F7AC5" w:rsidRDefault="00562677" w:rsidP="00562677">
      <w:pPr>
        <w:tabs>
          <w:tab w:val="left" w:pos="567"/>
          <w:tab w:val="left" w:pos="1418"/>
          <w:tab w:val="left" w:pos="2268"/>
        </w:tabs>
        <w:spacing w:after="0" w:line="240" w:lineRule="auto"/>
        <w:rPr>
          <w:rFonts w:ascii="TH SarabunPSK" w:hAnsi="TH SarabunPSK" w:cs="TH SarabunPSK"/>
          <w:b/>
          <w:bCs/>
          <w:color w:val="0D0D0D" w:themeColor="text1" w:themeTint="F2"/>
          <w:sz w:val="32"/>
          <w:szCs w:val="32"/>
          <w:cs/>
        </w:rPr>
      </w:pPr>
      <w:r w:rsidRPr="009F7AC5">
        <w:rPr>
          <w:rFonts w:ascii="TH SarabunPSK" w:hAnsi="TH SarabunPSK" w:cs="TH SarabunPSK" w:hint="cs"/>
          <w:color w:val="0D0D0D" w:themeColor="text1" w:themeTint="F2"/>
          <w:sz w:val="32"/>
          <w:szCs w:val="32"/>
        </w:rPr>
        <w:tab/>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b/>
          <w:bCs/>
          <w:color w:val="0D0D0D" w:themeColor="text1" w:themeTint="F2"/>
          <w:sz w:val="32"/>
          <w:szCs w:val="32"/>
        </w:rPr>
        <w:t xml:space="preserve">1.5.1.1 </w:t>
      </w:r>
      <w:r w:rsidRPr="009F7AC5">
        <w:rPr>
          <w:rFonts w:ascii="TH SarabunPSK" w:hAnsi="TH SarabunPSK" w:cs="TH SarabunPSK" w:hint="cs"/>
          <w:b/>
          <w:bCs/>
          <w:color w:val="0D0D0D" w:themeColor="text1" w:themeTint="F2"/>
          <w:sz w:val="32"/>
          <w:szCs w:val="32"/>
          <w:cs/>
        </w:rPr>
        <w:t>คอมพิวเตอร์</w:t>
      </w:r>
    </w:p>
    <w:p w14:paraId="3182439A" w14:textId="02773D4D" w:rsidR="00562677" w:rsidRPr="009F7AC5" w:rsidRDefault="00562677" w:rsidP="00562677">
      <w:pPr>
        <w:tabs>
          <w:tab w:val="left" w:pos="567"/>
          <w:tab w:val="left" w:pos="1418"/>
          <w:tab w:val="left" w:pos="2268"/>
          <w:tab w:val="left" w:pos="2552"/>
        </w:tabs>
        <w:spacing w:after="0" w:line="240" w:lineRule="auto"/>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1)</w:t>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หน่วยประมวลผลกลาง </w:t>
      </w:r>
      <w:r w:rsidRPr="009F7AC5">
        <w:rPr>
          <w:rFonts w:ascii="TH SarabunPSK" w:hAnsi="TH SarabunPSK" w:cs="TH SarabunPSK" w:hint="cs"/>
          <w:color w:val="0D0D0D" w:themeColor="text1" w:themeTint="F2"/>
          <w:sz w:val="32"/>
          <w:szCs w:val="32"/>
        </w:rPr>
        <w:t>AMD Ryzen 5400H</w:t>
      </w:r>
    </w:p>
    <w:p w14:paraId="6D684AED" w14:textId="6D68534F" w:rsidR="00562677" w:rsidRPr="009F7AC5" w:rsidRDefault="00562677" w:rsidP="00562677">
      <w:pPr>
        <w:tabs>
          <w:tab w:val="left" w:pos="567"/>
          <w:tab w:val="left" w:pos="1418"/>
          <w:tab w:val="left" w:pos="2268"/>
          <w:tab w:val="left" w:pos="2552"/>
        </w:tabs>
        <w:spacing w:after="0" w:line="240" w:lineRule="auto"/>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2)</w:t>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หน่วยเก็บข้อมูล</w:t>
      </w:r>
      <w:r w:rsidRPr="009F7AC5">
        <w:rPr>
          <w:rFonts w:ascii="TH SarabunPSK" w:hAnsi="TH SarabunPSK" w:cs="TH SarabunPSK" w:hint="cs"/>
          <w:color w:val="0D0D0D" w:themeColor="text1" w:themeTint="F2"/>
          <w:sz w:val="32"/>
          <w:szCs w:val="32"/>
        </w:rPr>
        <w:t xml:space="preserve"> 500 GB</w:t>
      </w:r>
    </w:p>
    <w:p w14:paraId="550F5A16" w14:textId="79BA6AF9" w:rsidR="00562677" w:rsidRPr="009F7AC5" w:rsidRDefault="00562677" w:rsidP="00562677">
      <w:pPr>
        <w:tabs>
          <w:tab w:val="left" w:pos="567"/>
          <w:tab w:val="left" w:pos="1418"/>
          <w:tab w:val="left" w:pos="2268"/>
          <w:tab w:val="left" w:pos="2552"/>
        </w:tabs>
        <w:spacing w:after="0" w:line="240" w:lineRule="auto"/>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3)</w:t>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หน่วยเก็บข้อมูล</w:t>
      </w:r>
      <w:r w:rsidRPr="009F7AC5">
        <w:rPr>
          <w:rFonts w:ascii="TH SarabunPSK" w:hAnsi="TH SarabunPSK" w:cs="TH SarabunPSK" w:hint="cs"/>
          <w:color w:val="0D0D0D" w:themeColor="text1" w:themeTint="F2"/>
          <w:sz w:val="32"/>
          <w:szCs w:val="32"/>
        </w:rPr>
        <w:t xml:space="preserve"> RAM 8 GB</w:t>
      </w:r>
    </w:p>
    <w:p w14:paraId="48FFDEB9" w14:textId="4A3C3222" w:rsidR="00562677" w:rsidRPr="009F7AC5" w:rsidRDefault="00562677" w:rsidP="00562677">
      <w:pPr>
        <w:tabs>
          <w:tab w:val="left" w:pos="567"/>
          <w:tab w:val="left" w:pos="1418"/>
          <w:tab w:val="left" w:pos="2268"/>
          <w:tab w:val="left" w:pos="2552"/>
        </w:tabs>
        <w:spacing w:after="0" w:line="240" w:lineRule="auto"/>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4)</w:t>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หน่วยประมวลผลกราฟิก </w:t>
      </w:r>
      <w:r w:rsidRPr="009F7AC5">
        <w:rPr>
          <w:rFonts w:ascii="TH SarabunPSK" w:hAnsi="TH SarabunPSK" w:cs="TH SarabunPSK" w:hint="cs"/>
          <w:color w:val="0D0D0D" w:themeColor="text1" w:themeTint="F2"/>
          <w:sz w:val="32"/>
          <w:szCs w:val="32"/>
        </w:rPr>
        <w:t>GTX 1650</w:t>
      </w:r>
    </w:p>
    <w:p w14:paraId="1B104C28" w14:textId="6FA68216" w:rsidR="00562677" w:rsidRPr="009F7AC5" w:rsidRDefault="00562677" w:rsidP="00562677">
      <w:pPr>
        <w:tabs>
          <w:tab w:val="left" w:pos="567"/>
          <w:tab w:val="left" w:pos="1418"/>
          <w:tab w:val="left" w:pos="2268"/>
        </w:tabs>
        <w:spacing w:after="0" w:line="240" w:lineRule="auto"/>
        <w:rPr>
          <w:rFonts w:ascii="TH SarabunPSK" w:hAnsi="TH SarabunPSK" w:cs="TH SarabunPSK"/>
          <w:b/>
          <w:bCs/>
          <w:color w:val="0D0D0D" w:themeColor="text1" w:themeTint="F2"/>
          <w:sz w:val="32"/>
          <w:szCs w:val="32"/>
          <w:cs/>
        </w:rPr>
      </w:pPr>
      <w:r w:rsidRPr="009F7AC5">
        <w:rPr>
          <w:rFonts w:ascii="TH SarabunPSK" w:hAnsi="TH SarabunPSK" w:cs="TH SarabunPSK" w:hint="cs"/>
          <w:color w:val="0D0D0D" w:themeColor="text1" w:themeTint="F2"/>
          <w:sz w:val="32"/>
          <w:szCs w:val="32"/>
        </w:rPr>
        <w:tab/>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b/>
          <w:bCs/>
          <w:color w:val="0D0D0D" w:themeColor="text1" w:themeTint="F2"/>
          <w:sz w:val="32"/>
          <w:szCs w:val="32"/>
        </w:rPr>
        <w:t xml:space="preserve">1.5.1.2 </w:t>
      </w:r>
      <w:r w:rsidRPr="009F7AC5">
        <w:rPr>
          <w:rFonts w:ascii="TH SarabunPSK" w:hAnsi="TH SarabunPSK" w:cs="TH SarabunPSK" w:hint="cs"/>
          <w:b/>
          <w:bCs/>
          <w:color w:val="0D0D0D" w:themeColor="text1" w:themeTint="F2"/>
          <w:sz w:val="32"/>
          <w:szCs w:val="32"/>
          <w:cs/>
        </w:rPr>
        <w:t>ระบบปฏิบัติการที่ใช้ในการพัฒนา</w:t>
      </w:r>
    </w:p>
    <w:p w14:paraId="5B46520D" w14:textId="02C8C3D1" w:rsidR="00562677" w:rsidRPr="009F7AC5" w:rsidRDefault="00562677" w:rsidP="00562677">
      <w:pPr>
        <w:tabs>
          <w:tab w:val="left" w:pos="567"/>
          <w:tab w:val="left" w:pos="1418"/>
          <w:tab w:val="left" w:pos="2268"/>
          <w:tab w:val="left" w:pos="2552"/>
        </w:tabs>
        <w:spacing w:after="0" w:line="240" w:lineRule="auto"/>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1)</w:t>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Windows 11</w:t>
      </w:r>
    </w:p>
    <w:p w14:paraId="33C6AD6A" w14:textId="400526D7" w:rsidR="00562677" w:rsidRPr="009F7AC5" w:rsidRDefault="00562677" w:rsidP="00562677">
      <w:pPr>
        <w:tabs>
          <w:tab w:val="left" w:pos="567"/>
          <w:tab w:val="left" w:pos="1418"/>
          <w:tab w:val="left" w:pos="2268"/>
          <w:tab w:val="left" w:pos="2552"/>
        </w:tabs>
        <w:spacing w:after="0" w:line="240" w:lineRule="auto"/>
        <w:rPr>
          <w:rFonts w:ascii="TH SarabunPSK" w:hAnsi="TH SarabunPSK" w:cs="TH SarabunPSK"/>
          <w:b/>
          <w:bCs/>
          <w:color w:val="0D0D0D" w:themeColor="text1" w:themeTint="F2"/>
          <w:sz w:val="32"/>
          <w:szCs w:val="32"/>
        </w:rPr>
      </w:pPr>
      <w:r w:rsidRPr="009F7AC5">
        <w:rPr>
          <w:rFonts w:ascii="TH SarabunPSK" w:hAnsi="TH SarabunPSK" w:cs="TH SarabunPSK" w:hint="cs"/>
          <w:color w:val="0D0D0D" w:themeColor="text1" w:themeTint="F2"/>
          <w:sz w:val="32"/>
          <w:szCs w:val="32"/>
        </w:rPr>
        <w:tab/>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b/>
          <w:bCs/>
          <w:color w:val="0D0D0D" w:themeColor="text1" w:themeTint="F2"/>
          <w:sz w:val="32"/>
          <w:szCs w:val="32"/>
        </w:rPr>
        <w:t>1.5.1.3</w:t>
      </w:r>
      <w:r w:rsidRPr="009F7AC5">
        <w:rPr>
          <w:rFonts w:ascii="TH SarabunPSK" w:hAnsi="TH SarabunPSK" w:cs="TH SarabunPSK" w:hint="cs"/>
          <w:b/>
          <w:bCs/>
          <w:color w:val="0D0D0D" w:themeColor="text1" w:themeTint="F2"/>
          <w:sz w:val="32"/>
          <w:szCs w:val="32"/>
          <w:cs/>
        </w:rPr>
        <w:t xml:space="preserve"> อุปกรณ์เคลื่อนที่สำหรับทดสอบระบบ</w:t>
      </w:r>
    </w:p>
    <w:p w14:paraId="67F79C8A" w14:textId="7386369B" w:rsidR="00562677" w:rsidRPr="009F7AC5" w:rsidRDefault="00562677" w:rsidP="00562677">
      <w:pPr>
        <w:tabs>
          <w:tab w:val="left" w:pos="567"/>
          <w:tab w:val="left" w:pos="1418"/>
          <w:tab w:val="left" w:pos="2268"/>
          <w:tab w:val="left" w:pos="2552"/>
        </w:tabs>
        <w:spacing w:after="0" w:line="240" w:lineRule="auto"/>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ab/>
      </w:r>
      <w:r w:rsidR="00707ABC">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1</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ชื่อรุ่น: </w:t>
      </w:r>
      <w:r w:rsidRPr="009F7AC5">
        <w:rPr>
          <w:rFonts w:ascii="TH SarabunPSK" w:hAnsi="TH SarabunPSK" w:cs="TH SarabunPSK" w:hint="cs"/>
          <w:color w:val="0D0D0D" w:themeColor="text1" w:themeTint="F2"/>
          <w:sz w:val="32"/>
          <w:szCs w:val="32"/>
        </w:rPr>
        <w:t>POCO F6</w:t>
      </w:r>
    </w:p>
    <w:p w14:paraId="213D3C97" w14:textId="43C54EA8" w:rsidR="00562677" w:rsidRPr="009F7AC5" w:rsidRDefault="00707ABC" w:rsidP="00562677">
      <w:pPr>
        <w:tabs>
          <w:tab w:val="left" w:pos="567"/>
          <w:tab w:val="left" w:pos="1418"/>
          <w:tab w:val="left" w:pos="2268"/>
          <w:tab w:val="left" w:pos="2552"/>
        </w:tabs>
        <w:spacing w:after="0" w:line="240" w:lineRule="auto"/>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ab/>
      </w:r>
      <w:r>
        <w:rPr>
          <w:rFonts w:ascii="TH SarabunPSK" w:hAnsi="TH SarabunPSK" w:cs="TH SarabunPSK"/>
          <w:color w:val="0D0D0D" w:themeColor="text1" w:themeTint="F2"/>
          <w:sz w:val="32"/>
          <w:szCs w:val="32"/>
        </w:rPr>
        <w:tab/>
        <w:t xml:space="preserve">       </w:t>
      </w:r>
      <w:r w:rsidR="00562677" w:rsidRPr="009F7AC5">
        <w:rPr>
          <w:rFonts w:ascii="TH SarabunPSK" w:hAnsi="TH SarabunPSK" w:cs="TH SarabunPSK" w:hint="cs"/>
          <w:color w:val="0D0D0D" w:themeColor="text1" w:themeTint="F2"/>
          <w:sz w:val="32"/>
          <w:szCs w:val="32"/>
          <w:cs/>
        </w:rPr>
        <w:t xml:space="preserve"> - ระบบปฏิบัติการ: </w:t>
      </w:r>
      <w:r w:rsidR="00562677" w:rsidRPr="009F7AC5">
        <w:rPr>
          <w:rFonts w:ascii="TH SarabunPSK" w:hAnsi="TH SarabunPSK" w:cs="TH SarabunPSK" w:hint="cs"/>
          <w:color w:val="0D0D0D" w:themeColor="text1" w:themeTint="F2"/>
          <w:sz w:val="32"/>
          <w:szCs w:val="32"/>
        </w:rPr>
        <w:t>Android 15 (Xiaomi HyperOS)</w:t>
      </w:r>
    </w:p>
    <w:p w14:paraId="454A3A42" w14:textId="6B165512" w:rsidR="00562677" w:rsidRPr="009F7AC5" w:rsidRDefault="006C182E" w:rsidP="00CC4432">
      <w:pPr>
        <w:tabs>
          <w:tab w:val="left" w:pos="567"/>
          <w:tab w:val="left" w:pos="1418"/>
          <w:tab w:val="left" w:pos="2268"/>
          <w:tab w:val="left" w:pos="2552"/>
        </w:tabs>
        <w:spacing w:after="0" w:line="240" w:lineRule="auto"/>
        <w:ind w:left="2160" w:hanging="2160"/>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562677" w:rsidRPr="009F7AC5">
        <w:rPr>
          <w:rFonts w:ascii="TH SarabunPSK" w:hAnsi="TH SarabunPSK" w:cs="TH SarabunPSK" w:hint="cs"/>
          <w:color w:val="0D0D0D" w:themeColor="text1" w:themeTint="F2"/>
          <w:sz w:val="32"/>
          <w:szCs w:val="32"/>
          <w:cs/>
        </w:rPr>
        <w:t>- หน่วยประมวลผล (</w:t>
      </w:r>
      <w:r w:rsidR="00562677" w:rsidRPr="009F7AC5">
        <w:rPr>
          <w:rFonts w:ascii="TH SarabunPSK" w:hAnsi="TH SarabunPSK" w:cs="TH SarabunPSK" w:hint="cs"/>
          <w:color w:val="0D0D0D" w:themeColor="text1" w:themeTint="F2"/>
          <w:sz w:val="32"/>
          <w:szCs w:val="32"/>
        </w:rPr>
        <w:t>CPU): Snapdragon® 8s Gen 3 Mobile Platform</w:t>
      </w:r>
      <w:r w:rsidR="00F41B6F">
        <w:rPr>
          <w:rFonts w:ascii="TH SarabunPSK" w:hAnsi="TH SarabunPSK" w:cs="TH SarabunPSK"/>
          <w:color w:val="0D0D0D" w:themeColor="text1" w:themeTint="F2"/>
          <w:sz w:val="32"/>
          <w:szCs w:val="32"/>
        </w:rPr>
        <w:t xml:space="preserve"> </w:t>
      </w:r>
      <w:r w:rsidR="00562677" w:rsidRPr="009F7AC5">
        <w:rPr>
          <w:rFonts w:ascii="TH SarabunPSK" w:hAnsi="TH SarabunPSK" w:cs="TH SarabunPSK" w:hint="cs"/>
          <w:color w:val="0D0D0D" w:themeColor="text1" w:themeTint="F2"/>
          <w:sz w:val="32"/>
          <w:szCs w:val="32"/>
        </w:rPr>
        <w:t>Octa-</w:t>
      </w:r>
      <w:r>
        <w:rPr>
          <w:rFonts w:ascii="TH SarabunPSK" w:hAnsi="TH SarabunPSK" w:cs="TH SarabunPSK"/>
          <w:color w:val="0D0D0D" w:themeColor="text1" w:themeTint="F2"/>
          <w:sz w:val="32"/>
          <w:szCs w:val="32"/>
        </w:rPr>
        <w:t xml:space="preserve"> </w:t>
      </w:r>
      <w:r w:rsidR="00562677" w:rsidRPr="009F7AC5">
        <w:rPr>
          <w:rFonts w:ascii="TH SarabunPSK" w:hAnsi="TH SarabunPSK" w:cs="TH SarabunPSK" w:hint="cs"/>
          <w:color w:val="0D0D0D" w:themeColor="text1" w:themeTint="F2"/>
          <w:sz w:val="32"/>
          <w:szCs w:val="32"/>
        </w:rPr>
        <w:t>core Max 3.0GHz</w:t>
      </w:r>
    </w:p>
    <w:p w14:paraId="1B2B0C39" w14:textId="3ACCA2F4" w:rsidR="006914C9" w:rsidRDefault="00707ABC" w:rsidP="005262C2">
      <w:pPr>
        <w:tabs>
          <w:tab w:val="left" w:pos="567"/>
          <w:tab w:val="left" w:pos="1418"/>
          <w:tab w:val="left" w:pos="2268"/>
          <w:tab w:val="left" w:pos="2552"/>
        </w:tabs>
        <w:spacing w:after="0" w:line="240" w:lineRule="auto"/>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lastRenderedPageBreak/>
        <w:t xml:space="preserve">                            </w:t>
      </w:r>
      <w:r w:rsidR="00562677" w:rsidRPr="009F7AC5">
        <w:rPr>
          <w:rFonts w:ascii="TH SarabunPSK" w:hAnsi="TH SarabunPSK" w:cs="TH SarabunPSK" w:hint="cs"/>
          <w:color w:val="0D0D0D" w:themeColor="text1" w:themeTint="F2"/>
          <w:sz w:val="32"/>
          <w:szCs w:val="32"/>
          <w:cs/>
        </w:rPr>
        <w:t xml:space="preserve"> - หน่วยความจำหลัก (</w:t>
      </w:r>
      <w:r w:rsidR="00562677" w:rsidRPr="009F7AC5">
        <w:rPr>
          <w:rFonts w:ascii="TH SarabunPSK" w:hAnsi="TH SarabunPSK" w:cs="TH SarabunPSK" w:hint="cs"/>
          <w:color w:val="0D0D0D" w:themeColor="text1" w:themeTint="F2"/>
          <w:sz w:val="32"/>
          <w:szCs w:val="32"/>
        </w:rPr>
        <w:t xml:space="preserve">RAM): </w:t>
      </w:r>
      <w:r w:rsidR="00E76DAD" w:rsidRPr="009F7AC5">
        <w:rPr>
          <w:rFonts w:ascii="TH SarabunPSK" w:hAnsi="TH SarabunPSK" w:cs="TH SarabunPSK" w:hint="cs"/>
          <w:color w:val="0D0D0D" w:themeColor="text1" w:themeTint="F2"/>
          <w:sz w:val="32"/>
          <w:szCs w:val="32"/>
        </w:rPr>
        <w:t>12</w:t>
      </w:r>
      <w:r w:rsidR="00562677" w:rsidRPr="009F7AC5">
        <w:rPr>
          <w:rFonts w:ascii="TH SarabunPSK" w:hAnsi="TH SarabunPSK" w:cs="TH SarabunPSK" w:hint="cs"/>
          <w:color w:val="0D0D0D" w:themeColor="text1" w:themeTint="F2"/>
          <w:sz w:val="32"/>
          <w:szCs w:val="32"/>
        </w:rPr>
        <w:t xml:space="preserve"> GB </w:t>
      </w:r>
    </w:p>
    <w:p w14:paraId="6B621364" w14:textId="77777777" w:rsidR="00337B05" w:rsidRPr="00337B05" w:rsidRDefault="00337B05" w:rsidP="005262C2">
      <w:pPr>
        <w:tabs>
          <w:tab w:val="left" w:pos="567"/>
          <w:tab w:val="left" w:pos="1418"/>
          <w:tab w:val="left" w:pos="2268"/>
          <w:tab w:val="left" w:pos="2552"/>
        </w:tabs>
        <w:spacing w:after="0" w:line="240" w:lineRule="auto"/>
        <w:rPr>
          <w:rFonts w:ascii="TH SarabunPSK" w:hAnsi="TH SarabunPSK" w:cs="TH SarabunPSK"/>
          <w:color w:val="0D0D0D" w:themeColor="text1" w:themeTint="F2"/>
          <w:sz w:val="32"/>
          <w:szCs w:val="32"/>
        </w:rPr>
      </w:pPr>
    </w:p>
    <w:p w14:paraId="0EE2EBD0" w14:textId="77777777" w:rsidR="006914C9" w:rsidRPr="002A496A" w:rsidRDefault="006914C9" w:rsidP="006914C9">
      <w:pPr>
        <w:pStyle w:val="2"/>
        <w:rPr>
          <w:rFonts w:ascii="TH Sarabun New" w:hAnsi="TH Sarabun New" w:cs="TH Sarabun New"/>
          <w:b/>
          <w:bCs/>
          <w:color w:val="auto"/>
          <w:szCs w:val="32"/>
        </w:rPr>
      </w:pPr>
      <w:bookmarkStart w:id="50" w:name="_Toc241852714"/>
      <w:bookmarkStart w:id="51" w:name="_Toc224850321"/>
      <w:bookmarkStart w:id="52" w:name="_Toc239772243"/>
      <w:r w:rsidRPr="002A496A">
        <w:rPr>
          <w:rFonts w:ascii="TH Sarabun New" w:hAnsi="TH Sarabun New" w:cs="TH Sarabun New"/>
          <w:b/>
          <w:bCs/>
          <w:color w:val="auto"/>
          <w:szCs w:val="32"/>
        </w:rPr>
        <w:t xml:space="preserve">1.6 </w:t>
      </w:r>
      <w:r w:rsidRPr="002A496A">
        <w:rPr>
          <w:rFonts w:ascii="TH Sarabun New" w:hAnsi="TH Sarabun New" w:cs="TH Sarabun New"/>
          <w:b/>
          <w:bCs/>
          <w:color w:val="auto"/>
          <w:szCs w:val="32"/>
          <w:cs/>
        </w:rPr>
        <w:t>แผนการดำเนินงานตลอดโครงการ</w:t>
      </w:r>
      <w:bookmarkEnd w:id="50"/>
    </w:p>
    <w:p w14:paraId="67C5574B" w14:textId="77777777" w:rsidR="00CD153C" w:rsidRDefault="006914C9" w:rsidP="00CD153C">
      <w:pPr>
        <w:tabs>
          <w:tab w:val="left" w:pos="567"/>
          <w:tab w:val="left" w:pos="1418"/>
          <w:tab w:val="left" w:pos="2268"/>
          <w:tab w:val="left" w:pos="2552"/>
        </w:tabs>
        <w:spacing w:after="0" w:line="240" w:lineRule="auto"/>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Pr>
          <w:rFonts w:ascii="TH SarabunPSK" w:hAnsi="TH SarabunPSK" w:cs="TH SarabunPSK" w:hint="cs"/>
          <w:color w:val="0D0D0D" w:themeColor="text1" w:themeTint="F2"/>
          <w:sz w:val="32"/>
          <w:szCs w:val="32"/>
          <w:cs/>
        </w:rPr>
        <w:t xml:space="preserve"> </w:t>
      </w:r>
      <w:r w:rsidRPr="009F7AC5">
        <w:rPr>
          <w:rFonts w:ascii="TH SarabunPSK" w:hAnsi="TH SarabunPSK" w:cs="TH SarabunPSK" w:hint="cs"/>
          <w:color w:val="0D0D0D" w:themeColor="text1" w:themeTint="F2"/>
          <w:sz w:val="32"/>
          <w:szCs w:val="32"/>
          <w:cs/>
        </w:rPr>
        <w:t>จากการศึกษาสามารถแสดงแผนการดำเนินงานตลอดโครงการได้ดังตารางที่ 1.1</w:t>
      </w:r>
      <w:bookmarkEnd w:id="51"/>
    </w:p>
    <w:p w14:paraId="1EB0E1BA" w14:textId="77777777" w:rsidR="00CD153C" w:rsidRDefault="00CD153C" w:rsidP="00CD153C">
      <w:pPr>
        <w:tabs>
          <w:tab w:val="left" w:pos="567"/>
          <w:tab w:val="left" w:pos="1418"/>
          <w:tab w:val="left" w:pos="2268"/>
          <w:tab w:val="left" w:pos="2552"/>
        </w:tabs>
        <w:spacing w:after="0" w:line="240" w:lineRule="auto"/>
        <w:rPr>
          <w:rFonts w:ascii="TH Sarabun New" w:hAnsi="TH Sarabun New" w:cs="TH Sarabun New"/>
          <w:sz w:val="32"/>
          <w:szCs w:val="32"/>
        </w:rPr>
      </w:pPr>
    </w:p>
    <w:p w14:paraId="756EFF9A" w14:textId="12E89C1E" w:rsidR="00A150BA" w:rsidRPr="00CD153C" w:rsidRDefault="00A150BA" w:rsidP="00CD153C">
      <w:pPr>
        <w:tabs>
          <w:tab w:val="left" w:pos="567"/>
          <w:tab w:val="left" w:pos="1418"/>
          <w:tab w:val="left" w:pos="2268"/>
          <w:tab w:val="left" w:pos="2552"/>
        </w:tabs>
        <w:spacing w:after="0" w:line="240" w:lineRule="auto"/>
        <w:rPr>
          <w:rFonts w:ascii="TH SarabunPSK" w:hAnsi="TH SarabunPSK" w:cs="TH SarabunPSK"/>
          <w:b/>
          <w:bCs/>
          <w:color w:val="0D0D0D" w:themeColor="text1" w:themeTint="F2"/>
          <w:sz w:val="32"/>
          <w:szCs w:val="32"/>
          <w:cs/>
        </w:rPr>
        <w:sectPr w:rsidR="00A150BA" w:rsidRPr="00CD153C" w:rsidSect="00A150BA">
          <w:headerReference w:type="default" r:id="rId34"/>
          <w:headerReference w:type="first" r:id="rId35"/>
          <w:type w:val="continuous"/>
          <w:pgSz w:w="11906" w:h="16838"/>
          <w:pgMar w:top="1440" w:right="1440" w:bottom="1440" w:left="1440" w:header="708" w:footer="708" w:gutter="0"/>
          <w:pgNumType w:start="2"/>
          <w:cols w:space="708"/>
          <w:titlePg/>
          <w:docGrid w:linePitch="360"/>
        </w:sectPr>
      </w:pPr>
      <w:bookmarkStart w:id="53" w:name="_Toc241850841"/>
      <w:bookmarkStart w:id="54" w:name="_Toc241852546"/>
      <w:r w:rsidRPr="00C90F65">
        <w:rPr>
          <w:rFonts w:ascii="TH Sarabun New" w:hAnsi="TH Sarabun New" w:cs="TH Sarabun New"/>
          <w:b/>
          <w:bCs/>
          <w:sz w:val="32"/>
          <w:szCs w:val="32"/>
          <w:cs/>
        </w:rPr>
        <w:t xml:space="preserve">ตารางที่ </w:t>
      </w:r>
      <w:r w:rsidRPr="00C90F65">
        <w:rPr>
          <w:rFonts w:ascii="TH Sarabun New" w:hAnsi="TH Sarabun New" w:cs="TH Sarabun New"/>
          <w:b/>
          <w:bCs/>
          <w:sz w:val="32"/>
          <w:szCs w:val="32"/>
        </w:rPr>
        <w:t>1.</w:t>
      </w:r>
      <w:r w:rsidRPr="00C90F65">
        <w:rPr>
          <w:rFonts w:ascii="TH Sarabun New" w:hAnsi="TH Sarabun New" w:cs="TH Sarabun New"/>
          <w:b/>
          <w:bCs/>
          <w:i/>
          <w:iCs/>
          <w:sz w:val="32"/>
          <w:szCs w:val="32"/>
        </w:rPr>
        <w:fldChar w:fldCharType="begin"/>
      </w:r>
      <w:r w:rsidRPr="00C90F65">
        <w:rPr>
          <w:rFonts w:ascii="TH Sarabun New" w:hAnsi="TH Sarabun New" w:cs="TH Sarabun New"/>
          <w:b/>
          <w:bCs/>
          <w:sz w:val="32"/>
          <w:szCs w:val="32"/>
        </w:rPr>
        <w:instrText xml:space="preserve"> SEQ </w:instrText>
      </w:r>
      <w:r w:rsidRPr="00C90F65">
        <w:rPr>
          <w:rFonts w:ascii="TH Sarabun New" w:hAnsi="TH Sarabun New" w:cs="TH Sarabun New"/>
          <w:b/>
          <w:bCs/>
          <w:sz w:val="32"/>
          <w:szCs w:val="32"/>
          <w:cs/>
        </w:rPr>
        <w:instrText>ตารางที่</w:instrText>
      </w:r>
      <w:r w:rsidRPr="00C90F65">
        <w:rPr>
          <w:rFonts w:ascii="TH Sarabun New" w:hAnsi="TH Sarabun New" w:cs="TH Sarabun New"/>
          <w:b/>
          <w:bCs/>
          <w:sz w:val="32"/>
          <w:szCs w:val="32"/>
        </w:rPr>
        <w:instrText xml:space="preserve">_1. \* ARABIC </w:instrText>
      </w:r>
      <w:r w:rsidRPr="00C90F65">
        <w:rPr>
          <w:rFonts w:ascii="TH Sarabun New" w:hAnsi="TH Sarabun New" w:cs="TH Sarabun New"/>
          <w:b/>
          <w:bCs/>
          <w:i/>
          <w:iCs/>
          <w:sz w:val="32"/>
          <w:szCs w:val="32"/>
        </w:rPr>
        <w:fldChar w:fldCharType="separate"/>
      </w:r>
      <w:r w:rsidR="00745CD2">
        <w:rPr>
          <w:rFonts w:ascii="TH Sarabun New" w:hAnsi="TH Sarabun New" w:cs="TH Sarabun New"/>
          <w:b/>
          <w:bCs/>
          <w:noProof/>
          <w:sz w:val="32"/>
          <w:szCs w:val="32"/>
        </w:rPr>
        <w:t>1</w:t>
      </w:r>
      <w:r w:rsidRPr="00C90F65">
        <w:rPr>
          <w:rFonts w:ascii="TH Sarabun New" w:hAnsi="TH Sarabun New" w:cs="TH Sarabun New"/>
          <w:b/>
          <w:bCs/>
          <w:i/>
          <w:iCs/>
          <w:sz w:val="32"/>
          <w:szCs w:val="32"/>
        </w:rPr>
        <w:fldChar w:fldCharType="end"/>
      </w:r>
      <w:r w:rsidRPr="00C90F65">
        <w:rPr>
          <w:rFonts w:ascii="TH Sarabun New" w:hAnsi="TH Sarabun New" w:cs="TH Sarabun New"/>
          <w:sz w:val="32"/>
          <w:szCs w:val="32"/>
        </w:rPr>
        <w:t xml:space="preserve"> </w:t>
      </w:r>
      <w:r w:rsidRPr="00C90F65">
        <w:rPr>
          <w:rFonts w:ascii="TH Sarabun New" w:hAnsi="TH Sarabun New" w:cs="TH Sarabun New"/>
          <w:sz w:val="32"/>
          <w:szCs w:val="32"/>
          <w:cs/>
        </w:rPr>
        <w:t>ระยะเวลาดำเนินโครงกา</w:t>
      </w:r>
      <w:r>
        <w:rPr>
          <w:rFonts w:ascii="TH Sarabun New" w:hAnsi="TH Sarabun New" w:cs="TH Sarabun New" w:hint="cs"/>
          <w:sz w:val="32"/>
          <w:szCs w:val="32"/>
          <w:cs/>
        </w:rPr>
        <w:t>ร</w:t>
      </w:r>
      <w:bookmarkEnd w:id="52"/>
      <w:bookmarkEnd w:id="53"/>
      <w:bookmarkEnd w:id="54"/>
    </w:p>
    <w:tbl>
      <w:tblPr>
        <w:tblStyle w:val="af4"/>
        <w:tblpPr w:leftFromText="180" w:rightFromText="180" w:vertAnchor="text" w:horzAnchor="margin" w:tblpY="116"/>
        <w:tblW w:w="0" w:type="auto"/>
        <w:tblLook w:val="04A0" w:firstRow="1" w:lastRow="0" w:firstColumn="1" w:lastColumn="0" w:noHBand="0" w:noVBand="1"/>
      </w:tblPr>
      <w:tblGrid>
        <w:gridCol w:w="738"/>
        <w:gridCol w:w="2472"/>
        <w:gridCol w:w="447"/>
        <w:gridCol w:w="420"/>
        <w:gridCol w:w="439"/>
        <w:gridCol w:w="450"/>
        <w:gridCol w:w="439"/>
        <w:gridCol w:w="490"/>
        <w:gridCol w:w="501"/>
        <w:gridCol w:w="545"/>
        <w:gridCol w:w="513"/>
        <w:gridCol w:w="621"/>
        <w:gridCol w:w="505"/>
        <w:gridCol w:w="436"/>
      </w:tblGrid>
      <w:tr w:rsidR="006914C9" w:rsidRPr="009F7AC5" w14:paraId="40FFF596" w14:textId="77777777" w:rsidTr="006914C9">
        <w:trPr>
          <w:trHeight w:val="362"/>
        </w:trPr>
        <w:tc>
          <w:tcPr>
            <w:tcW w:w="0" w:type="auto"/>
            <w:vMerge w:val="restart"/>
          </w:tcPr>
          <w:p w14:paraId="3923BD3B"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rPr>
            </w:pPr>
            <w:bookmarkStart w:id="55" w:name="_Toc225434880"/>
            <w:bookmarkStart w:id="56" w:name="_Toc237890471"/>
            <w:r w:rsidRPr="009F7AC5">
              <w:rPr>
                <w:rFonts w:ascii="TH SarabunPSK" w:hAnsi="TH SarabunPSK" w:cs="TH SarabunPSK" w:hint="cs"/>
                <w:color w:val="0D0D0D" w:themeColor="text1" w:themeTint="F2"/>
                <w:sz w:val="28"/>
                <w:cs/>
              </w:rPr>
              <w:t>ลำดับที่</w:t>
            </w:r>
          </w:p>
          <w:p w14:paraId="2B1F56C1"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rPr>
            </w:pPr>
          </w:p>
        </w:tc>
        <w:tc>
          <w:tcPr>
            <w:tcW w:w="0" w:type="auto"/>
            <w:vMerge w:val="restart"/>
          </w:tcPr>
          <w:p w14:paraId="6C4FE72D"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ชื่อขั้นตอน</w:t>
            </w:r>
          </w:p>
        </w:tc>
        <w:tc>
          <w:tcPr>
            <w:tcW w:w="0" w:type="auto"/>
            <w:gridSpan w:val="12"/>
          </w:tcPr>
          <w:p w14:paraId="5064AAF9"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 xml:space="preserve">ภาคการศึกษา </w:t>
            </w:r>
          </w:p>
        </w:tc>
      </w:tr>
      <w:tr w:rsidR="006914C9" w:rsidRPr="009F7AC5" w14:paraId="69CA671D" w14:textId="77777777" w:rsidTr="006914C9">
        <w:trPr>
          <w:trHeight w:val="362"/>
        </w:trPr>
        <w:tc>
          <w:tcPr>
            <w:tcW w:w="0" w:type="auto"/>
            <w:vMerge/>
          </w:tcPr>
          <w:p w14:paraId="367D613F"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rPr>
            </w:pPr>
          </w:p>
        </w:tc>
        <w:tc>
          <w:tcPr>
            <w:tcW w:w="0" w:type="auto"/>
            <w:vMerge/>
          </w:tcPr>
          <w:p w14:paraId="03087AFE"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2195" w:type="dxa"/>
            <w:gridSpan w:val="5"/>
          </w:tcPr>
          <w:p w14:paraId="77631239"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rPr>
              <w:t>2/2568</w:t>
            </w:r>
          </w:p>
        </w:tc>
        <w:tc>
          <w:tcPr>
            <w:tcW w:w="991" w:type="dxa"/>
            <w:gridSpan w:val="2"/>
          </w:tcPr>
          <w:p w14:paraId="2EBF1E81"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3/2568</w:t>
            </w:r>
          </w:p>
        </w:tc>
        <w:tc>
          <w:tcPr>
            <w:tcW w:w="2620" w:type="dxa"/>
            <w:gridSpan w:val="5"/>
          </w:tcPr>
          <w:p w14:paraId="750206C3"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1/2569</w:t>
            </w:r>
          </w:p>
        </w:tc>
      </w:tr>
      <w:tr w:rsidR="006914C9" w:rsidRPr="009F7AC5" w14:paraId="325F150E" w14:textId="77777777" w:rsidTr="006914C9">
        <w:trPr>
          <w:trHeight w:val="362"/>
        </w:trPr>
        <w:tc>
          <w:tcPr>
            <w:tcW w:w="0" w:type="auto"/>
          </w:tcPr>
          <w:p w14:paraId="14E2C28B"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1</w:t>
            </w:r>
          </w:p>
        </w:tc>
        <w:tc>
          <w:tcPr>
            <w:tcW w:w="0" w:type="auto"/>
          </w:tcPr>
          <w:p w14:paraId="5A4DFD66"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ศึกษางานที่เกี่ยวข้อง</w:t>
            </w:r>
          </w:p>
        </w:tc>
        <w:tc>
          <w:tcPr>
            <w:tcW w:w="0" w:type="auto"/>
          </w:tcPr>
          <w:p w14:paraId="7CFF2704"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พย</w:t>
            </w:r>
          </w:p>
        </w:tc>
        <w:tc>
          <w:tcPr>
            <w:tcW w:w="0" w:type="auto"/>
          </w:tcPr>
          <w:p w14:paraId="6388B30C"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ธค</w:t>
            </w:r>
          </w:p>
        </w:tc>
        <w:tc>
          <w:tcPr>
            <w:tcW w:w="0" w:type="auto"/>
          </w:tcPr>
          <w:p w14:paraId="0E49B119"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มค</w:t>
            </w:r>
          </w:p>
        </w:tc>
        <w:tc>
          <w:tcPr>
            <w:tcW w:w="0" w:type="auto"/>
          </w:tcPr>
          <w:p w14:paraId="3C1BC87A"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กพ</w:t>
            </w:r>
          </w:p>
        </w:tc>
        <w:tc>
          <w:tcPr>
            <w:tcW w:w="0" w:type="auto"/>
          </w:tcPr>
          <w:p w14:paraId="10E6B33C"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มีค</w:t>
            </w:r>
          </w:p>
        </w:tc>
        <w:tc>
          <w:tcPr>
            <w:tcW w:w="0" w:type="auto"/>
          </w:tcPr>
          <w:p w14:paraId="7D76C023"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เมย</w:t>
            </w:r>
          </w:p>
        </w:tc>
        <w:tc>
          <w:tcPr>
            <w:tcW w:w="501" w:type="dxa"/>
          </w:tcPr>
          <w:p w14:paraId="4FB5F986"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พค</w:t>
            </w:r>
          </w:p>
        </w:tc>
        <w:tc>
          <w:tcPr>
            <w:tcW w:w="545" w:type="dxa"/>
          </w:tcPr>
          <w:p w14:paraId="1332586F"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มิย</w:t>
            </w:r>
          </w:p>
        </w:tc>
        <w:tc>
          <w:tcPr>
            <w:tcW w:w="513" w:type="dxa"/>
          </w:tcPr>
          <w:p w14:paraId="0D774A22"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กค</w:t>
            </w:r>
          </w:p>
        </w:tc>
        <w:tc>
          <w:tcPr>
            <w:tcW w:w="621" w:type="dxa"/>
          </w:tcPr>
          <w:p w14:paraId="3463A97C"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สค</w:t>
            </w:r>
          </w:p>
        </w:tc>
        <w:tc>
          <w:tcPr>
            <w:tcW w:w="505" w:type="dxa"/>
          </w:tcPr>
          <w:p w14:paraId="6E69B730"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กย</w:t>
            </w:r>
          </w:p>
        </w:tc>
        <w:tc>
          <w:tcPr>
            <w:tcW w:w="0" w:type="auto"/>
          </w:tcPr>
          <w:p w14:paraId="68A58EAB"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ตค</w:t>
            </w:r>
          </w:p>
        </w:tc>
      </w:tr>
      <w:tr w:rsidR="006914C9" w:rsidRPr="009F7AC5" w14:paraId="58DA6C82" w14:textId="77777777" w:rsidTr="006914C9">
        <w:trPr>
          <w:trHeight w:val="820"/>
        </w:trPr>
        <w:tc>
          <w:tcPr>
            <w:tcW w:w="0" w:type="auto"/>
          </w:tcPr>
          <w:p w14:paraId="04B79940"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2</w:t>
            </w:r>
          </w:p>
        </w:tc>
        <w:tc>
          <w:tcPr>
            <w:tcW w:w="0" w:type="auto"/>
          </w:tcPr>
          <w:p w14:paraId="127ED397"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วิเคราะห์ขอบเขตโปรเจกต์</w:t>
            </w:r>
          </w:p>
        </w:tc>
        <w:tc>
          <w:tcPr>
            <w:tcW w:w="0" w:type="auto"/>
          </w:tcPr>
          <w:p w14:paraId="26880932"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rPr>
              <w:t>√</w:t>
            </w:r>
          </w:p>
        </w:tc>
        <w:tc>
          <w:tcPr>
            <w:tcW w:w="0" w:type="auto"/>
          </w:tcPr>
          <w:p w14:paraId="4BD585A0"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59742962"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586481C5"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22D3555C"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207E6864"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1" w:type="dxa"/>
          </w:tcPr>
          <w:p w14:paraId="2C77801F"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45" w:type="dxa"/>
          </w:tcPr>
          <w:p w14:paraId="7F7AFD26"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13" w:type="dxa"/>
          </w:tcPr>
          <w:p w14:paraId="2C4E9D7B"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621" w:type="dxa"/>
          </w:tcPr>
          <w:p w14:paraId="5EFC4921"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5" w:type="dxa"/>
          </w:tcPr>
          <w:p w14:paraId="0F8E61D7"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644C2954"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r>
      <w:tr w:rsidR="006914C9" w:rsidRPr="009F7AC5" w14:paraId="3BC4F505" w14:textId="77777777" w:rsidTr="006914C9">
        <w:trPr>
          <w:trHeight w:val="362"/>
        </w:trPr>
        <w:tc>
          <w:tcPr>
            <w:tcW w:w="0" w:type="auto"/>
          </w:tcPr>
          <w:p w14:paraId="4E818DC5"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3</w:t>
            </w:r>
          </w:p>
        </w:tc>
        <w:tc>
          <w:tcPr>
            <w:tcW w:w="0" w:type="auto"/>
          </w:tcPr>
          <w:p w14:paraId="5B289089"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จัดทำเค้าร่างโปรเจกต์</w:t>
            </w:r>
          </w:p>
        </w:tc>
        <w:tc>
          <w:tcPr>
            <w:tcW w:w="0" w:type="auto"/>
          </w:tcPr>
          <w:p w14:paraId="3E3DCD08"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63EF9002"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rPr>
              <w:t>√</w:t>
            </w:r>
          </w:p>
        </w:tc>
        <w:tc>
          <w:tcPr>
            <w:tcW w:w="0" w:type="auto"/>
          </w:tcPr>
          <w:p w14:paraId="78749056"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2AD23DDC"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5E9BFC42"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212959ED"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1" w:type="dxa"/>
          </w:tcPr>
          <w:p w14:paraId="4A6BACCB"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45" w:type="dxa"/>
          </w:tcPr>
          <w:p w14:paraId="1FD0BD77"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13" w:type="dxa"/>
          </w:tcPr>
          <w:p w14:paraId="26015047"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621" w:type="dxa"/>
          </w:tcPr>
          <w:p w14:paraId="1B7189AA"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5" w:type="dxa"/>
          </w:tcPr>
          <w:p w14:paraId="6DBAF860"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38D76EDD"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r>
      <w:tr w:rsidR="006914C9" w:rsidRPr="009F7AC5" w14:paraId="3BCB8C33" w14:textId="77777777" w:rsidTr="006914C9">
        <w:trPr>
          <w:trHeight w:val="362"/>
        </w:trPr>
        <w:tc>
          <w:tcPr>
            <w:tcW w:w="0" w:type="auto"/>
          </w:tcPr>
          <w:p w14:paraId="0DF88767"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4</w:t>
            </w:r>
          </w:p>
        </w:tc>
        <w:tc>
          <w:tcPr>
            <w:tcW w:w="0" w:type="auto"/>
          </w:tcPr>
          <w:p w14:paraId="126F31F1"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นำเสนอเค้าร่างโปรเจกต์</w:t>
            </w:r>
          </w:p>
        </w:tc>
        <w:tc>
          <w:tcPr>
            <w:tcW w:w="0" w:type="auto"/>
          </w:tcPr>
          <w:p w14:paraId="4EDBB4E1"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5DB6FCC5"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p>
        </w:tc>
        <w:tc>
          <w:tcPr>
            <w:tcW w:w="0" w:type="auto"/>
          </w:tcPr>
          <w:p w14:paraId="500BF406"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rPr>
              <w:t>√</w:t>
            </w:r>
          </w:p>
        </w:tc>
        <w:tc>
          <w:tcPr>
            <w:tcW w:w="0" w:type="auto"/>
          </w:tcPr>
          <w:p w14:paraId="759D5794"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3035BAF5"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18521BF4"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1" w:type="dxa"/>
          </w:tcPr>
          <w:p w14:paraId="2107160A"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45" w:type="dxa"/>
          </w:tcPr>
          <w:p w14:paraId="27E55287"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13" w:type="dxa"/>
          </w:tcPr>
          <w:p w14:paraId="239BD72B"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621" w:type="dxa"/>
          </w:tcPr>
          <w:p w14:paraId="2C9A4318"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5" w:type="dxa"/>
          </w:tcPr>
          <w:p w14:paraId="350CCB95"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46EAE121"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r>
      <w:tr w:rsidR="006914C9" w:rsidRPr="009F7AC5" w14:paraId="364FA984" w14:textId="77777777" w:rsidTr="006914C9">
        <w:trPr>
          <w:trHeight w:val="362"/>
        </w:trPr>
        <w:tc>
          <w:tcPr>
            <w:tcW w:w="0" w:type="auto"/>
          </w:tcPr>
          <w:p w14:paraId="0ACE58DF"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5</w:t>
            </w:r>
          </w:p>
        </w:tc>
        <w:tc>
          <w:tcPr>
            <w:tcW w:w="0" w:type="auto"/>
          </w:tcPr>
          <w:p w14:paraId="29341C69"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จัดทำโปรเจกต์</w:t>
            </w:r>
            <w:r w:rsidRPr="009F7AC5">
              <w:rPr>
                <w:rFonts w:ascii="TH SarabunPSK" w:hAnsi="TH SarabunPSK" w:cs="TH SarabunPSK" w:hint="cs"/>
                <w:color w:val="0D0D0D" w:themeColor="text1" w:themeTint="F2"/>
                <w:sz w:val="28"/>
              </w:rPr>
              <w:t xml:space="preserve"> 1</w:t>
            </w:r>
          </w:p>
        </w:tc>
        <w:tc>
          <w:tcPr>
            <w:tcW w:w="0" w:type="auto"/>
          </w:tcPr>
          <w:p w14:paraId="4F32A0DD"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64522B61"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3F57140F"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rPr>
              <w:t>√</w:t>
            </w:r>
          </w:p>
        </w:tc>
        <w:tc>
          <w:tcPr>
            <w:tcW w:w="0" w:type="auto"/>
          </w:tcPr>
          <w:p w14:paraId="0AA96BE7"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p>
        </w:tc>
        <w:tc>
          <w:tcPr>
            <w:tcW w:w="0" w:type="auto"/>
          </w:tcPr>
          <w:p w14:paraId="209D3857"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4A8716A8"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1" w:type="dxa"/>
          </w:tcPr>
          <w:p w14:paraId="3B7CF596"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45" w:type="dxa"/>
          </w:tcPr>
          <w:p w14:paraId="43E64B11"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13" w:type="dxa"/>
          </w:tcPr>
          <w:p w14:paraId="74DAA144"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621" w:type="dxa"/>
          </w:tcPr>
          <w:p w14:paraId="0269A298"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5" w:type="dxa"/>
          </w:tcPr>
          <w:p w14:paraId="298F627C"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7CC1EA8A"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r>
      <w:tr w:rsidR="006914C9" w:rsidRPr="009F7AC5" w14:paraId="347F5126" w14:textId="77777777" w:rsidTr="006914C9">
        <w:trPr>
          <w:trHeight w:val="362"/>
        </w:trPr>
        <w:tc>
          <w:tcPr>
            <w:tcW w:w="0" w:type="auto"/>
          </w:tcPr>
          <w:p w14:paraId="292710AF"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6</w:t>
            </w:r>
          </w:p>
        </w:tc>
        <w:tc>
          <w:tcPr>
            <w:tcW w:w="0" w:type="auto"/>
          </w:tcPr>
          <w:p w14:paraId="5AB7DA58"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นำเสนอโปรเจกต์</w:t>
            </w:r>
            <w:r w:rsidRPr="009F7AC5">
              <w:rPr>
                <w:rFonts w:ascii="TH SarabunPSK" w:hAnsi="TH SarabunPSK" w:cs="TH SarabunPSK" w:hint="cs"/>
                <w:color w:val="0D0D0D" w:themeColor="text1" w:themeTint="F2"/>
                <w:sz w:val="28"/>
              </w:rPr>
              <w:t xml:space="preserve"> 1</w:t>
            </w:r>
          </w:p>
        </w:tc>
        <w:tc>
          <w:tcPr>
            <w:tcW w:w="0" w:type="auto"/>
          </w:tcPr>
          <w:p w14:paraId="5A405AD4"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71E95054"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1EBB9423"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rPr>
              <w:t>√</w:t>
            </w:r>
          </w:p>
        </w:tc>
        <w:tc>
          <w:tcPr>
            <w:tcW w:w="0" w:type="auto"/>
          </w:tcPr>
          <w:p w14:paraId="1D2ED2AA"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28549655"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5017F4CC"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1" w:type="dxa"/>
          </w:tcPr>
          <w:p w14:paraId="42171F9C"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45" w:type="dxa"/>
          </w:tcPr>
          <w:p w14:paraId="0C2473EC"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13" w:type="dxa"/>
          </w:tcPr>
          <w:p w14:paraId="6D7FECD0"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621" w:type="dxa"/>
          </w:tcPr>
          <w:p w14:paraId="5FACDDB9"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5" w:type="dxa"/>
          </w:tcPr>
          <w:p w14:paraId="05C2ED49"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2215AC4A"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r>
      <w:tr w:rsidR="006914C9" w:rsidRPr="009F7AC5" w14:paraId="1C0C1DC5" w14:textId="77777777" w:rsidTr="006914C9">
        <w:trPr>
          <w:trHeight w:val="362"/>
        </w:trPr>
        <w:tc>
          <w:tcPr>
            <w:tcW w:w="0" w:type="auto"/>
          </w:tcPr>
          <w:p w14:paraId="1358F679"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7</w:t>
            </w:r>
          </w:p>
        </w:tc>
        <w:tc>
          <w:tcPr>
            <w:tcW w:w="0" w:type="auto"/>
          </w:tcPr>
          <w:p w14:paraId="56F4475D"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จัดทำโปรเจกต์</w:t>
            </w:r>
            <w:r w:rsidRPr="009F7AC5">
              <w:rPr>
                <w:rFonts w:ascii="TH SarabunPSK" w:hAnsi="TH SarabunPSK" w:cs="TH SarabunPSK" w:hint="cs"/>
                <w:color w:val="0D0D0D" w:themeColor="text1" w:themeTint="F2"/>
                <w:sz w:val="28"/>
              </w:rPr>
              <w:t xml:space="preserve"> 2</w:t>
            </w:r>
          </w:p>
        </w:tc>
        <w:tc>
          <w:tcPr>
            <w:tcW w:w="0" w:type="auto"/>
          </w:tcPr>
          <w:p w14:paraId="74629898"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0584E8F2"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56E94AC7"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p>
        </w:tc>
        <w:tc>
          <w:tcPr>
            <w:tcW w:w="0" w:type="auto"/>
          </w:tcPr>
          <w:p w14:paraId="4EE69D58"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p>
        </w:tc>
        <w:tc>
          <w:tcPr>
            <w:tcW w:w="0" w:type="auto"/>
          </w:tcPr>
          <w:p w14:paraId="002F05C6"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26FD3760"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1" w:type="dxa"/>
          </w:tcPr>
          <w:p w14:paraId="5B422B6D"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45" w:type="dxa"/>
          </w:tcPr>
          <w:p w14:paraId="1488DCC0"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rPr>
              <w:t>√</w:t>
            </w:r>
          </w:p>
        </w:tc>
        <w:tc>
          <w:tcPr>
            <w:tcW w:w="513" w:type="dxa"/>
          </w:tcPr>
          <w:p w14:paraId="618977A8"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rPr>
              <w:t>√</w:t>
            </w:r>
          </w:p>
        </w:tc>
        <w:tc>
          <w:tcPr>
            <w:tcW w:w="621" w:type="dxa"/>
          </w:tcPr>
          <w:p w14:paraId="71C053ED"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5" w:type="dxa"/>
          </w:tcPr>
          <w:p w14:paraId="7A609A83"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671497B0"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r>
      <w:tr w:rsidR="006914C9" w:rsidRPr="009F7AC5" w14:paraId="0613A4C3" w14:textId="77777777" w:rsidTr="006914C9">
        <w:trPr>
          <w:trHeight w:val="362"/>
        </w:trPr>
        <w:tc>
          <w:tcPr>
            <w:tcW w:w="0" w:type="auto"/>
          </w:tcPr>
          <w:p w14:paraId="17DED873"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8</w:t>
            </w:r>
          </w:p>
        </w:tc>
        <w:tc>
          <w:tcPr>
            <w:tcW w:w="0" w:type="auto"/>
          </w:tcPr>
          <w:p w14:paraId="5B226B00"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นำเสนอโปรเจกต์</w:t>
            </w:r>
            <w:r w:rsidRPr="009F7AC5">
              <w:rPr>
                <w:rFonts w:ascii="TH SarabunPSK" w:hAnsi="TH SarabunPSK" w:cs="TH SarabunPSK" w:hint="cs"/>
                <w:color w:val="0D0D0D" w:themeColor="text1" w:themeTint="F2"/>
                <w:sz w:val="28"/>
              </w:rPr>
              <w:t xml:space="preserve"> 2</w:t>
            </w:r>
          </w:p>
        </w:tc>
        <w:tc>
          <w:tcPr>
            <w:tcW w:w="0" w:type="auto"/>
          </w:tcPr>
          <w:p w14:paraId="526FB3D1"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22524A72"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49FEB202"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4AFFD237"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p>
        </w:tc>
        <w:tc>
          <w:tcPr>
            <w:tcW w:w="0" w:type="auto"/>
          </w:tcPr>
          <w:p w14:paraId="53305980"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00E67552"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1" w:type="dxa"/>
          </w:tcPr>
          <w:p w14:paraId="242F7AE5"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45" w:type="dxa"/>
          </w:tcPr>
          <w:p w14:paraId="4C8A6E32"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13" w:type="dxa"/>
          </w:tcPr>
          <w:p w14:paraId="75B252AF"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rPr>
              <w:t>√</w:t>
            </w:r>
          </w:p>
        </w:tc>
        <w:tc>
          <w:tcPr>
            <w:tcW w:w="621" w:type="dxa"/>
          </w:tcPr>
          <w:p w14:paraId="551AF5EA"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5" w:type="dxa"/>
          </w:tcPr>
          <w:p w14:paraId="0658F30B"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1D70A917"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r>
      <w:tr w:rsidR="006914C9" w:rsidRPr="009F7AC5" w14:paraId="4777CA4A" w14:textId="77777777" w:rsidTr="006914C9">
        <w:trPr>
          <w:trHeight w:val="362"/>
        </w:trPr>
        <w:tc>
          <w:tcPr>
            <w:tcW w:w="0" w:type="auto"/>
          </w:tcPr>
          <w:p w14:paraId="3AA4724E"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9</w:t>
            </w:r>
          </w:p>
        </w:tc>
        <w:tc>
          <w:tcPr>
            <w:tcW w:w="0" w:type="auto"/>
          </w:tcPr>
          <w:p w14:paraId="51C1ED48"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จัดทำปริญญานิพนธ์ฉบับสมบูรณ์</w:t>
            </w:r>
          </w:p>
        </w:tc>
        <w:tc>
          <w:tcPr>
            <w:tcW w:w="0" w:type="auto"/>
          </w:tcPr>
          <w:p w14:paraId="17B8BFEC"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25A76F44"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236455D4"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5B3D5C7D"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p>
        </w:tc>
        <w:tc>
          <w:tcPr>
            <w:tcW w:w="0" w:type="auto"/>
          </w:tcPr>
          <w:p w14:paraId="5C120345"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3A14626E"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1" w:type="dxa"/>
          </w:tcPr>
          <w:p w14:paraId="3B10F32C"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45" w:type="dxa"/>
          </w:tcPr>
          <w:p w14:paraId="144DB754"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13" w:type="dxa"/>
          </w:tcPr>
          <w:p w14:paraId="047ECAEA"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rPr>
              <w:t>√</w:t>
            </w:r>
          </w:p>
        </w:tc>
        <w:tc>
          <w:tcPr>
            <w:tcW w:w="621" w:type="dxa"/>
          </w:tcPr>
          <w:p w14:paraId="0F3B2BBB"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rPr>
              <w:t>√</w:t>
            </w:r>
          </w:p>
        </w:tc>
        <w:tc>
          <w:tcPr>
            <w:tcW w:w="505" w:type="dxa"/>
          </w:tcPr>
          <w:p w14:paraId="6C096BAA"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40744494"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r>
      <w:tr w:rsidR="006914C9" w:rsidRPr="009F7AC5" w14:paraId="17892916" w14:textId="77777777" w:rsidTr="006914C9">
        <w:trPr>
          <w:trHeight w:val="983"/>
        </w:trPr>
        <w:tc>
          <w:tcPr>
            <w:tcW w:w="0" w:type="auto"/>
          </w:tcPr>
          <w:p w14:paraId="599861A2"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10</w:t>
            </w:r>
          </w:p>
        </w:tc>
        <w:tc>
          <w:tcPr>
            <w:tcW w:w="0" w:type="auto"/>
          </w:tcPr>
          <w:p w14:paraId="45E65B25"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นำส่งเล่มปริญญานิพนธ์ฉบับสมบูรณ์</w:t>
            </w:r>
          </w:p>
        </w:tc>
        <w:tc>
          <w:tcPr>
            <w:tcW w:w="0" w:type="auto"/>
          </w:tcPr>
          <w:p w14:paraId="3143655F"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0194B991"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419FB12A"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265C68A9"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4227D683"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0D5D457F"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01" w:type="dxa"/>
          </w:tcPr>
          <w:p w14:paraId="4E3FCDD0"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45" w:type="dxa"/>
          </w:tcPr>
          <w:p w14:paraId="00C772A4"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513" w:type="dxa"/>
          </w:tcPr>
          <w:p w14:paraId="7E85BB64"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621" w:type="dxa"/>
          </w:tcPr>
          <w:p w14:paraId="6B72E5E9" w14:textId="77777777" w:rsidR="006914C9" w:rsidRPr="009F7AC5" w:rsidRDefault="006914C9" w:rsidP="006914C9">
            <w:pPr>
              <w:tabs>
                <w:tab w:val="left" w:pos="567"/>
                <w:tab w:val="left" w:pos="1418"/>
              </w:tabs>
              <w:jc w:val="cente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rPr>
              <w:t>√</w:t>
            </w:r>
          </w:p>
        </w:tc>
        <w:tc>
          <w:tcPr>
            <w:tcW w:w="505" w:type="dxa"/>
          </w:tcPr>
          <w:p w14:paraId="31EB0751" w14:textId="77777777" w:rsidR="006914C9" w:rsidRPr="009F7AC5" w:rsidRDefault="006914C9" w:rsidP="006914C9">
            <w:pPr>
              <w:tabs>
                <w:tab w:val="left" w:pos="567"/>
                <w:tab w:val="left" w:pos="1418"/>
              </w:tabs>
              <w:rPr>
                <w:rFonts w:ascii="TH SarabunPSK" w:hAnsi="TH SarabunPSK" w:cs="TH SarabunPSK"/>
                <w:color w:val="0D0D0D" w:themeColor="text1" w:themeTint="F2"/>
                <w:sz w:val="28"/>
                <w:cs/>
              </w:rPr>
            </w:pPr>
          </w:p>
        </w:tc>
        <w:tc>
          <w:tcPr>
            <w:tcW w:w="0" w:type="auto"/>
          </w:tcPr>
          <w:p w14:paraId="20848904" w14:textId="77777777" w:rsidR="006914C9" w:rsidRPr="009F7AC5" w:rsidRDefault="006914C9" w:rsidP="006914C9">
            <w:pPr>
              <w:keepNext/>
              <w:tabs>
                <w:tab w:val="left" w:pos="567"/>
                <w:tab w:val="left" w:pos="1418"/>
              </w:tabs>
              <w:rPr>
                <w:rFonts w:ascii="TH SarabunPSK" w:hAnsi="TH SarabunPSK" w:cs="TH SarabunPSK"/>
                <w:color w:val="0D0D0D" w:themeColor="text1" w:themeTint="F2"/>
                <w:sz w:val="28"/>
                <w:cs/>
              </w:rPr>
            </w:pPr>
          </w:p>
        </w:tc>
      </w:tr>
      <w:bookmarkEnd w:id="55"/>
      <w:bookmarkEnd w:id="56"/>
    </w:tbl>
    <w:p w14:paraId="079BE02B" w14:textId="53B64E66" w:rsidR="002A0587" w:rsidRDefault="002A0587" w:rsidP="00FA3742">
      <w:pPr>
        <w:pStyle w:val="af3"/>
        <w:rPr>
          <w:rFonts w:ascii="TH SarabunPSK" w:hAnsi="TH SarabunPSK" w:cs="TH SarabunPSK"/>
          <w:i w:val="0"/>
          <w:iCs w:val="0"/>
          <w:color w:val="0D0D0D" w:themeColor="text1" w:themeTint="F2"/>
          <w:sz w:val="32"/>
          <w:szCs w:val="32"/>
        </w:rPr>
      </w:pPr>
    </w:p>
    <w:p w14:paraId="7347BE55" w14:textId="77777777" w:rsidR="00A150BA" w:rsidRPr="00A150BA" w:rsidRDefault="00A150BA" w:rsidP="00A150BA"/>
    <w:p w14:paraId="2C688AB1" w14:textId="77777777" w:rsidR="00D961DD" w:rsidRDefault="00D961DD" w:rsidP="004A185F">
      <w:pPr>
        <w:rPr>
          <w:rFonts w:ascii="TH SarabunPSK" w:hAnsi="TH SarabunPSK" w:cs="TH SarabunPSK"/>
          <w:color w:val="0D0D0D" w:themeColor="text1" w:themeTint="F2"/>
        </w:rPr>
        <w:sectPr w:rsidR="00D961DD" w:rsidSect="00D961DD">
          <w:headerReference w:type="default" r:id="rId36"/>
          <w:headerReference w:type="first" r:id="rId37"/>
          <w:type w:val="continuous"/>
          <w:pgSz w:w="11906" w:h="16838"/>
          <w:pgMar w:top="1440" w:right="1440" w:bottom="1440" w:left="1440" w:header="708" w:footer="708" w:gutter="0"/>
          <w:pgNumType w:start="17"/>
          <w:cols w:space="708"/>
          <w:docGrid w:linePitch="360"/>
        </w:sectPr>
      </w:pPr>
    </w:p>
    <w:p w14:paraId="78E3FE8C" w14:textId="39F3F8BB" w:rsidR="00417379" w:rsidRPr="00B30C1A" w:rsidRDefault="00106273" w:rsidP="00B30C1A">
      <w:pPr>
        <w:pStyle w:val="1"/>
        <w:jc w:val="center"/>
        <w:rPr>
          <w:rFonts w:ascii="TH Sarabun New" w:hAnsi="TH Sarabun New" w:cs="TH Sarabun New"/>
          <w:b/>
          <w:bCs/>
          <w:color w:val="auto"/>
          <w:sz w:val="36"/>
          <w:szCs w:val="36"/>
        </w:rPr>
      </w:pPr>
      <w:bookmarkStart w:id="57" w:name="_Toc224850322"/>
      <w:bookmarkStart w:id="58" w:name="_Toc241852715"/>
      <w:r w:rsidRPr="00B30C1A">
        <w:rPr>
          <w:rFonts w:ascii="TH Sarabun New" w:hAnsi="TH Sarabun New" w:cs="TH Sarabun New"/>
          <w:b/>
          <w:bCs/>
          <w:color w:val="auto"/>
          <w:sz w:val="36"/>
          <w:szCs w:val="36"/>
          <w:cs/>
        </w:rPr>
        <w:lastRenderedPageBreak/>
        <w:t xml:space="preserve">บทที่ </w:t>
      </w:r>
      <w:r w:rsidRPr="00B30C1A">
        <w:rPr>
          <w:rFonts w:ascii="TH Sarabun New" w:hAnsi="TH Sarabun New" w:cs="TH Sarabun New"/>
          <w:b/>
          <w:bCs/>
          <w:color w:val="auto"/>
          <w:sz w:val="36"/>
          <w:szCs w:val="36"/>
        </w:rPr>
        <w:t>2</w:t>
      </w:r>
      <w:r w:rsidR="004A185F" w:rsidRPr="00B30C1A">
        <w:rPr>
          <w:rFonts w:ascii="TH Sarabun New" w:hAnsi="TH Sarabun New" w:cs="TH Sarabun New"/>
          <w:b/>
          <w:bCs/>
          <w:color w:val="auto"/>
          <w:sz w:val="36"/>
          <w:szCs w:val="36"/>
          <w:cs/>
        </w:rPr>
        <w:t xml:space="preserve"> </w:t>
      </w:r>
      <w:r w:rsidR="00F00048">
        <w:rPr>
          <w:rFonts w:ascii="TH Sarabun New" w:hAnsi="TH Sarabun New" w:cs="TH Sarabun New"/>
          <w:b/>
          <w:bCs/>
          <w:color w:val="auto"/>
          <w:sz w:val="36"/>
          <w:szCs w:val="36"/>
          <w:cs/>
        </w:rPr>
        <w:br w:type="textWrapping" w:clear="all"/>
      </w:r>
      <w:r w:rsidRPr="00B30C1A">
        <w:rPr>
          <w:rFonts w:ascii="TH Sarabun New" w:hAnsi="TH Sarabun New" w:cs="TH Sarabun New"/>
          <w:b/>
          <w:bCs/>
          <w:color w:val="auto"/>
          <w:sz w:val="36"/>
          <w:szCs w:val="36"/>
          <w:cs/>
        </w:rPr>
        <w:t>ทฤษฎีและผลงานที่เกี่ยวข้อง</w:t>
      </w:r>
      <w:bookmarkEnd w:id="57"/>
      <w:bookmarkEnd w:id="58"/>
    </w:p>
    <w:p w14:paraId="7AE8A40D" w14:textId="77777777" w:rsidR="0015725E" w:rsidRPr="009F7AC5" w:rsidRDefault="0015725E" w:rsidP="0015725E">
      <w:pPr>
        <w:rPr>
          <w:rFonts w:ascii="TH SarabunPSK" w:hAnsi="TH SarabunPSK" w:cs="TH SarabunPSK"/>
          <w:color w:val="0D0D0D" w:themeColor="text1" w:themeTint="F2"/>
        </w:rPr>
      </w:pPr>
    </w:p>
    <w:p w14:paraId="71A69A02" w14:textId="56034C4B" w:rsidR="00135737" w:rsidRPr="009F7AC5" w:rsidRDefault="00135737"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t>โดยในการจัดทำเกม</w:t>
      </w:r>
      <w:r w:rsidR="00D3419E" w:rsidRPr="009F7AC5">
        <w:rPr>
          <w:rFonts w:ascii="TH SarabunPSK" w:hAnsi="TH SarabunPSK" w:cs="TH SarabunPSK" w:hint="cs"/>
          <w:color w:val="0D0D0D" w:themeColor="text1" w:themeTint="F2"/>
        </w:rPr>
        <w:t xml:space="preserve"> </w:t>
      </w:r>
      <w:r w:rsidR="00D3419E" w:rsidRPr="009F7AC5">
        <w:rPr>
          <w:rFonts w:ascii="TH SarabunPSK" w:hAnsi="TH SarabunPSK" w:cs="TH SarabunPSK" w:hint="cs"/>
          <w:color w:val="0D0D0D" w:themeColor="text1" w:themeTint="F2"/>
          <w:sz w:val="32"/>
          <w:szCs w:val="32"/>
        </w:rPr>
        <w:t xml:space="preserve">Battlefield of the Stars Online Arena </w:t>
      </w:r>
      <w:r w:rsidRPr="009F7AC5">
        <w:rPr>
          <w:rFonts w:ascii="TH SarabunPSK" w:hAnsi="TH SarabunPSK" w:cs="TH SarabunPSK" w:hint="cs"/>
          <w:color w:val="0D0D0D" w:themeColor="text1" w:themeTint="F2"/>
          <w:sz w:val="32"/>
          <w:szCs w:val="32"/>
          <w:cs/>
        </w:rPr>
        <w:t>ในบทนี้จะอธิบายความเป็นมาของ</w:t>
      </w:r>
    </w:p>
    <w:p w14:paraId="1F6F2E86" w14:textId="347F670D" w:rsidR="00135737" w:rsidRPr="009F7AC5" w:rsidRDefault="00135737"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ทฤษฎีที่เกี่ยวข้องกับเกม ได้มีการศึกษาเทคโนโลยี เอกสาร และงานวิจัยที่เกี่ยวข้องในหัวข้อต่อไปนี้ ทฤษฎีที่</w:t>
      </w:r>
    </w:p>
    <w:p w14:paraId="6064F04E" w14:textId="10C70529" w:rsidR="00362470" w:rsidRPr="009F7AC5" w:rsidRDefault="00135737"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9F7AC5">
        <w:rPr>
          <w:rFonts w:ascii="TH SarabunPSK" w:hAnsi="TH SarabunPSK" w:cs="TH SarabunPSK" w:hint="cs"/>
          <w:color w:val="0D0D0D" w:themeColor="text1" w:themeTint="F2"/>
          <w:sz w:val="32"/>
          <w:szCs w:val="32"/>
          <w:cs/>
        </w:rPr>
        <w:t>เกี่ยวข้องงานวิจัยที่เกี่ยวข้อง</w:t>
      </w:r>
    </w:p>
    <w:p w14:paraId="422DF460" w14:textId="472119E4" w:rsidR="00362470" w:rsidRPr="00B30C1A" w:rsidRDefault="00362470" w:rsidP="00B30C1A">
      <w:pPr>
        <w:pStyle w:val="2"/>
        <w:rPr>
          <w:rFonts w:ascii="TH Sarabun New" w:hAnsi="TH Sarabun New" w:cs="TH Sarabun New"/>
          <w:b/>
          <w:bCs/>
          <w:color w:val="auto"/>
          <w:szCs w:val="32"/>
        </w:rPr>
      </w:pPr>
      <w:bookmarkStart w:id="59" w:name="_Toc103163960"/>
      <w:bookmarkStart w:id="60" w:name="_Toc224850323"/>
      <w:bookmarkStart w:id="61" w:name="_Toc241852716"/>
      <w:r w:rsidRPr="00B30C1A">
        <w:rPr>
          <w:rFonts w:ascii="TH Sarabun New" w:hAnsi="TH Sarabun New" w:cs="TH Sarabun New"/>
          <w:b/>
          <w:bCs/>
          <w:color w:val="auto"/>
          <w:szCs w:val="32"/>
          <w:cs/>
        </w:rPr>
        <w:t>2.1 ทฤษฎีที่เกี่ยวข้อง</w:t>
      </w:r>
      <w:bookmarkEnd w:id="59"/>
      <w:bookmarkEnd w:id="60"/>
      <w:bookmarkEnd w:id="61"/>
    </w:p>
    <w:p w14:paraId="7262DED5" w14:textId="57789392" w:rsidR="00B7439D" w:rsidRPr="002A6582" w:rsidRDefault="001E7E9C"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7B0DAF">
        <w:rPr>
          <w:rFonts w:ascii="TH SarabunPSK" w:hAnsi="TH SarabunPSK" w:cs="TH SarabunPSK" w:hint="cs"/>
          <w:color w:val="0D0D0D" w:themeColor="text1" w:themeTint="F2"/>
          <w:sz w:val="32"/>
          <w:szCs w:val="32"/>
          <w:cs/>
        </w:rPr>
        <w:t xml:space="preserve">     </w:t>
      </w:r>
      <w:r w:rsidR="00B7439D" w:rsidRPr="002A6582">
        <w:rPr>
          <w:rFonts w:ascii="TH SarabunPSK" w:hAnsi="TH SarabunPSK" w:cs="TH SarabunPSK" w:hint="cs"/>
          <w:b/>
          <w:bCs/>
          <w:color w:val="0D0D0D" w:themeColor="text1" w:themeTint="F2"/>
          <w:sz w:val="32"/>
          <w:szCs w:val="32"/>
        </w:rPr>
        <w:t>2.1</w:t>
      </w:r>
      <w:r w:rsidR="00D3419E" w:rsidRPr="002A6582">
        <w:rPr>
          <w:rFonts w:ascii="TH SarabunPSK" w:hAnsi="TH SarabunPSK" w:cs="TH SarabunPSK" w:hint="cs"/>
          <w:b/>
          <w:bCs/>
          <w:color w:val="0D0D0D" w:themeColor="text1" w:themeTint="F2"/>
          <w:sz w:val="32"/>
          <w:szCs w:val="32"/>
        </w:rPr>
        <w:t>.1</w:t>
      </w:r>
      <w:r w:rsidR="00B7439D" w:rsidRPr="002A6582">
        <w:rPr>
          <w:rFonts w:ascii="TH SarabunPSK" w:hAnsi="TH SarabunPSK" w:cs="TH SarabunPSK" w:hint="cs"/>
          <w:b/>
          <w:bCs/>
          <w:color w:val="0D0D0D" w:themeColor="text1" w:themeTint="F2"/>
          <w:sz w:val="32"/>
          <w:szCs w:val="32"/>
        </w:rPr>
        <w:t xml:space="preserve"> Unity Game Engine</w:t>
      </w:r>
    </w:p>
    <w:p w14:paraId="13C03F9B" w14:textId="081485C9" w:rsidR="00B7439D" w:rsidRPr="009F7AC5" w:rsidRDefault="00B7439D"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9F7AC5">
        <w:rPr>
          <w:rFonts w:ascii="TH SarabunPSK" w:hAnsi="TH SarabunPSK" w:cs="TH SarabunPSK" w:hint="cs"/>
          <w:color w:val="0D0D0D" w:themeColor="text1" w:themeTint="F2"/>
          <w:sz w:val="32"/>
          <w:szCs w:val="32"/>
          <w:cs/>
        </w:rPr>
        <w:tab/>
      </w:r>
      <w:r w:rsidR="00792BA5">
        <w:rPr>
          <w:rFonts w:ascii="TH SarabunPSK" w:hAnsi="TH SarabunPSK" w:cs="TH SarabunPSK" w:hint="cs"/>
          <w:color w:val="0D0D0D" w:themeColor="text1" w:themeTint="F2"/>
          <w:sz w:val="32"/>
          <w:szCs w:val="32"/>
          <w:cs/>
        </w:rPr>
        <w:t xml:space="preserve">     </w:t>
      </w:r>
      <w:r w:rsidRPr="009F7AC5">
        <w:rPr>
          <w:rFonts w:ascii="TH SarabunPSK" w:hAnsi="TH SarabunPSK" w:cs="TH SarabunPSK" w:hint="cs"/>
          <w:color w:val="0D0D0D" w:themeColor="text1" w:themeTint="F2"/>
          <w:sz w:val="32"/>
          <w:szCs w:val="32"/>
        </w:rPr>
        <w:t xml:space="preserve">Unity Game Engine [3] </w:t>
      </w:r>
      <w:r w:rsidRPr="009F7AC5">
        <w:rPr>
          <w:rFonts w:ascii="TH SarabunPSK" w:hAnsi="TH SarabunPSK" w:cs="TH SarabunPSK" w:hint="cs"/>
          <w:color w:val="0D0D0D" w:themeColor="text1" w:themeTint="F2"/>
          <w:sz w:val="32"/>
          <w:szCs w:val="32"/>
          <w:cs/>
        </w:rPr>
        <w:t>เป็นแพลตฟอร์มพัฒนาเกมแบบเรียลไทม์</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ที่ใช้สร้างเกม </w:t>
      </w:r>
      <w:r w:rsidRPr="009F7AC5">
        <w:rPr>
          <w:rFonts w:ascii="TH SarabunPSK" w:hAnsi="TH SarabunPSK" w:cs="TH SarabunPSK" w:hint="cs"/>
          <w:color w:val="0D0D0D" w:themeColor="text1" w:themeTint="F2"/>
          <w:sz w:val="32"/>
          <w:szCs w:val="32"/>
        </w:rPr>
        <w:t xml:space="preserve">2D </w:t>
      </w:r>
      <w:r w:rsidRPr="009F7AC5">
        <w:rPr>
          <w:rFonts w:ascii="TH SarabunPSK" w:hAnsi="TH SarabunPSK" w:cs="TH SarabunPSK" w:hint="cs"/>
          <w:color w:val="0D0D0D" w:themeColor="text1" w:themeTint="F2"/>
          <w:sz w:val="32"/>
          <w:szCs w:val="32"/>
          <w:cs/>
        </w:rPr>
        <w:t xml:space="preserve">และ </w:t>
      </w:r>
      <w:r w:rsidRPr="009F7AC5">
        <w:rPr>
          <w:rFonts w:ascii="TH SarabunPSK" w:hAnsi="TH SarabunPSK" w:cs="TH SarabunPSK" w:hint="cs"/>
          <w:color w:val="0D0D0D" w:themeColor="text1" w:themeTint="F2"/>
          <w:sz w:val="32"/>
          <w:szCs w:val="32"/>
        </w:rPr>
        <w:t xml:space="preserve">3D, </w:t>
      </w:r>
      <w:r w:rsidRPr="009F7AC5">
        <w:rPr>
          <w:rFonts w:ascii="TH SarabunPSK" w:hAnsi="TH SarabunPSK" w:cs="TH SarabunPSK" w:hint="cs"/>
          <w:color w:val="0D0D0D" w:themeColor="text1" w:themeTint="F2"/>
          <w:sz w:val="32"/>
          <w:szCs w:val="32"/>
          <w:cs/>
        </w:rPr>
        <w:t>รวมถึงระบบอินเทอร์แอ็กทีฟต่าง ๆ</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รองรับการเขียนสคริปต์ด้วยภาษา </w:t>
      </w:r>
      <w:r w:rsidRPr="009F7AC5">
        <w:rPr>
          <w:rFonts w:ascii="TH SarabunPSK" w:hAnsi="TH SarabunPSK" w:cs="TH SarabunPSK" w:hint="cs"/>
          <w:color w:val="0D0D0D" w:themeColor="text1" w:themeTint="F2"/>
          <w:sz w:val="32"/>
          <w:szCs w:val="32"/>
        </w:rPr>
        <w:t xml:space="preserve">C# </w:t>
      </w:r>
      <w:r w:rsidRPr="009F7AC5">
        <w:rPr>
          <w:rFonts w:ascii="TH SarabunPSK" w:hAnsi="TH SarabunPSK" w:cs="TH SarabunPSK" w:hint="cs"/>
          <w:color w:val="0D0D0D" w:themeColor="text1" w:themeTint="F2"/>
          <w:sz w:val="32"/>
          <w:szCs w:val="32"/>
          <w:cs/>
        </w:rPr>
        <w:t xml:space="preserve">และสามารถนำไปใช้งานบนหลายแพลตฟอร์มได้ </w:t>
      </w:r>
      <w:r w:rsidRPr="009F7AC5">
        <w:rPr>
          <w:rFonts w:ascii="TH SarabunPSK" w:hAnsi="TH SarabunPSK" w:cs="TH SarabunPSK" w:hint="cs"/>
          <w:color w:val="0D0D0D" w:themeColor="text1" w:themeTint="F2"/>
          <w:sz w:val="32"/>
          <w:szCs w:val="32"/>
        </w:rPr>
        <w:t xml:space="preserve">Unity </w:t>
      </w:r>
      <w:r w:rsidRPr="009F7AC5">
        <w:rPr>
          <w:rFonts w:ascii="TH SarabunPSK" w:hAnsi="TH SarabunPSK" w:cs="TH SarabunPSK" w:hint="cs"/>
          <w:color w:val="0D0D0D" w:themeColor="text1" w:themeTint="F2"/>
          <w:sz w:val="32"/>
          <w:szCs w:val="32"/>
          <w:cs/>
        </w:rPr>
        <w:t>ยังมีระบบจัดการวัตถุภายในเกม (</w:t>
      </w:r>
      <w:r w:rsidRPr="009F7AC5">
        <w:rPr>
          <w:rFonts w:ascii="TH SarabunPSK" w:hAnsi="TH SarabunPSK" w:cs="TH SarabunPSK" w:hint="cs"/>
          <w:color w:val="0D0D0D" w:themeColor="text1" w:themeTint="F2"/>
          <w:sz w:val="32"/>
          <w:szCs w:val="32"/>
        </w:rPr>
        <w:t xml:space="preserve">Game Objects), </w:t>
      </w:r>
      <w:r w:rsidRPr="009F7AC5">
        <w:rPr>
          <w:rFonts w:ascii="TH SarabunPSK" w:hAnsi="TH SarabunPSK" w:cs="TH SarabunPSK" w:hint="cs"/>
          <w:color w:val="0D0D0D" w:themeColor="text1" w:themeTint="F2"/>
          <w:sz w:val="32"/>
          <w:szCs w:val="32"/>
          <w:cs/>
        </w:rPr>
        <w:t>ระบบฟิสิกส์</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ระบบเรนเดอร์ และสามารถติดตั้งแพ็กเกจเสริมสำหรับระบบ </w:t>
      </w:r>
      <w:r w:rsidRPr="009F7AC5">
        <w:rPr>
          <w:rFonts w:ascii="TH SarabunPSK" w:hAnsi="TH SarabunPSK" w:cs="TH SarabunPSK" w:hint="cs"/>
          <w:color w:val="0D0D0D" w:themeColor="text1" w:themeTint="F2"/>
          <w:sz w:val="32"/>
          <w:szCs w:val="32"/>
        </w:rPr>
        <w:t xml:space="preserve">Multiplayer </w:t>
      </w:r>
      <w:r w:rsidRPr="009F7AC5">
        <w:rPr>
          <w:rFonts w:ascii="TH SarabunPSK" w:hAnsi="TH SarabunPSK" w:cs="TH SarabunPSK" w:hint="cs"/>
          <w:color w:val="0D0D0D" w:themeColor="text1" w:themeTint="F2"/>
          <w:sz w:val="32"/>
          <w:szCs w:val="32"/>
          <w:cs/>
        </w:rPr>
        <w:t>ได้อย่างยืดหยุ่น</w:t>
      </w:r>
    </w:p>
    <w:p w14:paraId="5154E8B0" w14:textId="77777777" w:rsidR="00B7439D" w:rsidRPr="009F7AC5" w:rsidRDefault="00B7439D"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p>
    <w:p w14:paraId="416F7770" w14:textId="7A0BA175" w:rsidR="00B7439D" w:rsidRPr="002A6582" w:rsidRDefault="001E7E9C"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2A6582">
        <w:rPr>
          <w:rFonts w:ascii="TH SarabunPSK" w:hAnsi="TH SarabunPSK" w:cs="TH SarabunPSK" w:hint="cs"/>
          <w:b/>
          <w:bCs/>
          <w:color w:val="0D0D0D" w:themeColor="text1" w:themeTint="F2"/>
          <w:sz w:val="32"/>
          <w:szCs w:val="32"/>
          <w:cs/>
        </w:rPr>
        <w:t xml:space="preserve">     </w:t>
      </w:r>
      <w:r w:rsidR="00B7439D" w:rsidRPr="002A6582">
        <w:rPr>
          <w:rFonts w:ascii="TH SarabunPSK" w:hAnsi="TH SarabunPSK" w:cs="TH SarabunPSK" w:hint="cs"/>
          <w:b/>
          <w:bCs/>
          <w:color w:val="0D0D0D" w:themeColor="text1" w:themeTint="F2"/>
          <w:sz w:val="32"/>
          <w:szCs w:val="32"/>
        </w:rPr>
        <w:t>2.</w:t>
      </w:r>
      <w:r w:rsidR="00F624F7" w:rsidRPr="002A6582">
        <w:rPr>
          <w:rFonts w:ascii="TH SarabunPSK" w:hAnsi="TH SarabunPSK" w:cs="TH SarabunPSK" w:hint="cs"/>
          <w:b/>
          <w:bCs/>
          <w:color w:val="0D0D0D" w:themeColor="text1" w:themeTint="F2"/>
          <w:sz w:val="32"/>
          <w:szCs w:val="32"/>
        </w:rPr>
        <w:t>1.2</w:t>
      </w:r>
      <w:r w:rsidR="00B7439D" w:rsidRPr="002A6582">
        <w:rPr>
          <w:rFonts w:ascii="TH SarabunPSK" w:hAnsi="TH SarabunPSK" w:cs="TH SarabunPSK" w:hint="cs"/>
          <w:b/>
          <w:bCs/>
          <w:color w:val="0D0D0D" w:themeColor="text1" w:themeTint="F2"/>
          <w:sz w:val="32"/>
          <w:szCs w:val="32"/>
        </w:rPr>
        <w:t xml:space="preserve"> Photon Unity Networking 2 (PUN 2)</w:t>
      </w:r>
    </w:p>
    <w:p w14:paraId="6C45D2CF" w14:textId="748E416F" w:rsidR="00B7439D" w:rsidRPr="009F7AC5" w:rsidRDefault="00B7439D"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9F7AC5">
        <w:rPr>
          <w:rFonts w:ascii="TH SarabunPSK" w:hAnsi="TH SarabunPSK" w:cs="TH SarabunPSK" w:hint="cs"/>
          <w:color w:val="0D0D0D" w:themeColor="text1" w:themeTint="F2"/>
          <w:sz w:val="32"/>
          <w:szCs w:val="32"/>
        </w:rPr>
        <w:tab/>
      </w:r>
      <w:r w:rsidR="00792BA5">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 xml:space="preserve">Photon Unity Networking 2 (PUN 2) [4] </w:t>
      </w:r>
      <w:r w:rsidRPr="009F7AC5">
        <w:rPr>
          <w:rFonts w:ascii="TH SarabunPSK" w:hAnsi="TH SarabunPSK" w:cs="TH SarabunPSK" w:hint="cs"/>
          <w:color w:val="0D0D0D" w:themeColor="text1" w:themeTint="F2"/>
          <w:sz w:val="32"/>
          <w:szCs w:val="32"/>
          <w:cs/>
        </w:rPr>
        <w:t xml:space="preserve">คือ </w:t>
      </w:r>
      <w:r w:rsidRPr="009F7AC5">
        <w:rPr>
          <w:rFonts w:ascii="TH SarabunPSK" w:hAnsi="TH SarabunPSK" w:cs="TH SarabunPSK" w:hint="cs"/>
          <w:color w:val="0D0D0D" w:themeColor="text1" w:themeTint="F2"/>
          <w:sz w:val="32"/>
          <w:szCs w:val="32"/>
        </w:rPr>
        <w:t xml:space="preserve">SDK </w:t>
      </w:r>
      <w:r w:rsidRPr="009F7AC5">
        <w:rPr>
          <w:rFonts w:ascii="TH SarabunPSK" w:hAnsi="TH SarabunPSK" w:cs="TH SarabunPSK" w:hint="cs"/>
          <w:color w:val="0D0D0D" w:themeColor="text1" w:themeTint="F2"/>
          <w:sz w:val="32"/>
          <w:szCs w:val="32"/>
          <w:cs/>
        </w:rPr>
        <w:t xml:space="preserve">เครือข่ายที่ช่วยให้เกม </w:t>
      </w:r>
      <w:r w:rsidRPr="009F7AC5">
        <w:rPr>
          <w:rFonts w:ascii="TH SarabunPSK" w:hAnsi="TH SarabunPSK" w:cs="TH SarabunPSK" w:hint="cs"/>
          <w:color w:val="0D0D0D" w:themeColor="text1" w:themeTint="F2"/>
          <w:sz w:val="32"/>
          <w:szCs w:val="32"/>
        </w:rPr>
        <w:t xml:space="preserve">Unity </w:t>
      </w:r>
      <w:r w:rsidRPr="009F7AC5">
        <w:rPr>
          <w:rFonts w:ascii="TH SarabunPSK" w:hAnsi="TH SarabunPSK" w:cs="TH SarabunPSK" w:hint="cs"/>
          <w:color w:val="0D0D0D" w:themeColor="text1" w:themeTint="F2"/>
          <w:sz w:val="32"/>
          <w:szCs w:val="32"/>
          <w:cs/>
        </w:rPr>
        <w:t>สามารถสื่อสารระหว่างผู้เล่นแบบเรียลไทม์ได้อย่างราบรื่น โดยจัดการทั้งการเชื่อมต่อเซิร์ฟเวอร์ การจับคู่ผู้เล่น (</w:t>
      </w:r>
      <w:r w:rsidRPr="009F7AC5">
        <w:rPr>
          <w:rFonts w:ascii="TH SarabunPSK" w:hAnsi="TH SarabunPSK" w:cs="TH SarabunPSK" w:hint="cs"/>
          <w:color w:val="0D0D0D" w:themeColor="text1" w:themeTint="F2"/>
          <w:sz w:val="32"/>
          <w:szCs w:val="32"/>
        </w:rPr>
        <w:t xml:space="preserve">Matchmaking) </w:t>
      </w:r>
      <w:r w:rsidRPr="009F7AC5">
        <w:rPr>
          <w:rFonts w:ascii="TH SarabunPSK" w:hAnsi="TH SarabunPSK" w:cs="TH SarabunPSK" w:hint="cs"/>
          <w:color w:val="0D0D0D" w:themeColor="text1" w:themeTint="F2"/>
          <w:sz w:val="32"/>
          <w:szCs w:val="32"/>
          <w:cs/>
        </w:rPr>
        <w:t xml:space="preserve">และการซิงโครไนซ์ข้อมูลสถานะผู้เล่นซึ่งเป็นหัวใจสำคัญของเกม </w:t>
      </w:r>
      <w:r w:rsidRPr="009F7AC5">
        <w:rPr>
          <w:rFonts w:ascii="TH SarabunPSK" w:hAnsi="TH SarabunPSK" w:cs="TH SarabunPSK" w:hint="cs"/>
          <w:color w:val="0D0D0D" w:themeColor="text1" w:themeTint="F2"/>
          <w:sz w:val="32"/>
          <w:szCs w:val="32"/>
        </w:rPr>
        <w:t xml:space="preserve">Multiplayer </w:t>
      </w:r>
      <w:r w:rsidRPr="009F7AC5">
        <w:rPr>
          <w:rFonts w:ascii="TH SarabunPSK" w:hAnsi="TH SarabunPSK" w:cs="TH SarabunPSK" w:hint="cs"/>
          <w:color w:val="0D0D0D" w:themeColor="text1" w:themeTint="F2"/>
          <w:sz w:val="32"/>
          <w:szCs w:val="32"/>
          <w:cs/>
        </w:rPr>
        <w:t xml:space="preserve">ออนไลน์ </w:t>
      </w:r>
      <w:r w:rsidRPr="009F7AC5">
        <w:rPr>
          <w:rFonts w:ascii="TH SarabunPSK" w:hAnsi="TH SarabunPSK" w:cs="TH SarabunPSK" w:hint="cs"/>
          <w:color w:val="0D0D0D" w:themeColor="text1" w:themeTint="F2"/>
          <w:sz w:val="32"/>
          <w:szCs w:val="32"/>
        </w:rPr>
        <w:t xml:space="preserve">PUN </w:t>
      </w:r>
      <w:r w:rsidRPr="009F7AC5">
        <w:rPr>
          <w:rFonts w:ascii="TH SarabunPSK" w:hAnsi="TH SarabunPSK" w:cs="TH SarabunPSK" w:hint="cs"/>
          <w:color w:val="0D0D0D" w:themeColor="text1" w:themeTint="F2"/>
          <w:sz w:val="32"/>
          <w:szCs w:val="32"/>
          <w:cs/>
        </w:rPr>
        <w:t>ใช้ระบบ</w:t>
      </w:r>
      <w:r w:rsidRPr="009F7AC5">
        <w:rPr>
          <w:rFonts w:ascii="TH SarabunPSK" w:hAnsi="TH SarabunPSK" w:cs="TH SarabunPSK" w:hint="cs"/>
          <w:color w:val="0D0D0D" w:themeColor="text1" w:themeTint="F2"/>
          <w:sz w:val="32"/>
          <w:szCs w:val="32"/>
        </w:rPr>
        <w:t xml:space="preserve"> Realtime App Id </w:t>
      </w:r>
      <w:r w:rsidRPr="009F7AC5">
        <w:rPr>
          <w:rFonts w:ascii="TH SarabunPSK" w:hAnsi="TH SarabunPSK" w:cs="TH SarabunPSK" w:hint="cs"/>
          <w:color w:val="0D0D0D" w:themeColor="text1" w:themeTint="F2"/>
          <w:sz w:val="32"/>
          <w:szCs w:val="32"/>
          <w:cs/>
        </w:rPr>
        <w:t xml:space="preserve">เพื่อระบุการเชื่อมต่อเกมและทำงานผ่านโครงสร้าง </w:t>
      </w:r>
      <w:r w:rsidRPr="009F7AC5">
        <w:rPr>
          <w:rFonts w:ascii="TH SarabunPSK" w:hAnsi="TH SarabunPSK" w:cs="TH SarabunPSK" w:hint="cs"/>
          <w:color w:val="0D0D0D" w:themeColor="text1" w:themeTint="F2"/>
          <w:sz w:val="32"/>
          <w:szCs w:val="32"/>
        </w:rPr>
        <w:t xml:space="preserve">Photon Cloud </w:t>
      </w:r>
      <w:r w:rsidRPr="009F7AC5">
        <w:rPr>
          <w:rFonts w:ascii="TH SarabunPSK" w:hAnsi="TH SarabunPSK" w:cs="TH SarabunPSK" w:hint="cs"/>
          <w:color w:val="0D0D0D" w:themeColor="text1" w:themeTint="F2"/>
          <w:sz w:val="32"/>
          <w:szCs w:val="32"/>
          <w:cs/>
        </w:rPr>
        <w:t xml:space="preserve">ที่กระจายอยู่ทั่วโลกเพื่อให้การเชื่อมต่อเสถียรและมี </w:t>
      </w:r>
      <w:r w:rsidRPr="009F7AC5">
        <w:rPr>
          <w:rFonts w:ascii="TH SarabunPSK" w:hAnsi="TH SarabunPSK" w:cs="TH SarabunPSK" w:hint="cs"/>
          <w:color w:val="0D0D0D" w:themeColor="text1" w:themeTint="F2"/>
          <w:sz w:val="32"/>
          <w:szCs w:val="32"/>
        </w:rPr>
        <w:t xml:space="preserve">Latency </w:t>
      </w:r>
      <w:r w:rsidRPr="009F7AC5">
        <w:rPr>
          <w:rFonts w:ascii="TH SarabunPSK" w:hAnsi="TH SarabunPSK" w:cs="TH SarabunPSK" w:hint="cs"/>
          <w:color w:val="0D0D0D" w:themeColor="text1" w:themeTint="F2"/>
          <w:sz w:val="32"/>
          <w:szCs w:val="32"/>
          <w:cs/>
        </w:rPr>
        <w:t>ต่ำ</w:t>
      </w:r>
    </w:p>
    <w:p w14:paraId="4DB54835" w14:textId="4501F48E" w:rsidR="00B7439D" w:rsidRPr="002A6582" w:rsidRDefault="001E7E9C"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7B0DAF">
        <w:rPr>
          <w:rFonts w:ascii="TH SarabunPSK" w:hAnsi="TH SarabunPSK" w:cs="TH SarabunPSK" w:hint="cs"/>
          <w:color w:val="0D0D0D" w:themeColor="text1" w:themeTint="F2"/>
          <w:sz w:val="32"/>
          <w:szCs w:val="32"/>
          <w:cs/>
        </w:rPr>
        <w:t xml:space="preserve">     </w:t>
      </w:r>
      <w:r w:rsidR="00B7439D" w:rsidRPr="002A6582">
        <w:rPr>
          <w:rFonts w:ascii="TH SarabunPSK" w:hAnsi="TH SarabunPSK" w:cs="TH SarabunPSK" w:hint="cs"/>
          <w:b/>
          <w:bCs/>
          <w:color w:val="0D0D0D" w:themeColor="text1" w:themeTint="F2"/>
          <w:sz w:val="32"/>
          <w:szCs w:val="32"/>
        </w:rPr>
        <w:t>2.</w:t>
      </w:r>
      <w:r w:rsidR="00F624F7" w:rsidRPr="002A6582">
        <w:rPr>
          <w:rFonts w:ascii="TH SarabunPSK" w:hAnsi="TH SarabunPSK" w:cs="TH SarabunPSK" w:hint="cs"/>
          <w:b/>
          <w:bCs/>
          <w:color w:val="0D0D0D" w:themeColor="text1" w:themeTint="F2"/>
          <w:sz w:val="32"/>
          <w:szCs w:val="32"/>
        </w:rPr>
        <w:t>1.3</w:t>
      </w:r>
      <w:r w:rsidR="00B7439D" w:rsidRPr="002A6582">
        <w:rPr>
          <w:rFonts w:ascii="TH SarabunPSK" w:hAnsi="TH SarabunPSK" w:cs="TH SarabunPSK" w:hint="cs"/>
          <w:b/>
          <w:bCs/>
          <w:color w:val="0D0D0D" w:themeColor="text1" w:themeTint="F2"/>
          <w:sz w:val="32"/>
          <w:szCs w:val="32"/>
        </w:rPr>
        <w:t xml:space="preserve"> Firebase</w:t>
      </w:r>
    </w:p>
    <w:p w14:paraId="3EA00095" w14:textId="735BF4CA" w:rsidR="00B7439D" w:rsidRPr="009F7AC5" w:rsidRDefault="00B7439D"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792BA5">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 xml:space="preserve">Firebase [5] </w:t>
      </w:r>
      <w:r w:rsidRPr="009F7AC5">
        <w:rPr>
          <w:rFonts w:ascii="TH SarabunPSK" w:hAnsi="TH SarabunPSK" w:cs="TH SarabunPSK" w:hint="cs"/>
          <w:color w:val="0D0D0D" w:themeColor="text1" w:themeTint="F2"/>
          <w:sz w:val="32"/>
          <w:szCs w:val="32"/>
          <w:cs/>
        </w:rPr>
        <w:t xml:space="preserve">เป็นแพลตฟอร์มสำหรับพัฒนาแอปพลิเคชันจาก </w:t>
      </w:r>
      <w:r w:rsidRPr="009F7AC5">
        <w:rPr>
          <w:rFonts w:ascii="TH SarabunPSK" w:hAnsi="TH SarabunPSK" w:cs="TH SarabunPSK" w:hint="cs"/>
          <w:color w:val="0D0D0D" w:themeColor="text1" w:themeTint="F2"/>
          <w:sz w:val="32"/>
          <w:szCs w:val="32"/>
        </w:rPr>
        <w:t xml:space="preserve">Google </w:t>
      </w:r>
      <w:r w:rsidRPr="009F7AC5">
        <w:rPr>
          <w:rFonts w:ascii="TH SarabunPSK" w:hAnsi="TH SarabunPSK" w:cs="TH SarabunPSK" w:hint="cs"/>
          <w:color w:val="0D0D0D" w:themeColor="text1" w:themeTint="F2"/>
          <w:sz w:val="32"/>
          <w:szCs w:val="32"/>
          <w:cs/>
        </w:rPr>
        <w:t xml:space="preserve">ที่มีเครื่องมือ </w:t>
      </w:r>
      <w:r w:rsidRPr="009F7AC5">
        <w:rPr>
          <w:rFonts w:ascii="TH SarabunPSK" w:hAnsi="TH SarabunPSK" w:cs="TH SarabunPSK" w:hint="cs"/>
          <w:color w:val="0D0D0D" w:themeColor="text1" w:themeTint="F2"/>
          <w:sz w:val="32"/>
          <w:szCs w:val="32"/>
        </w:rPr>
        <w:t xml:space="preserve">Backend-as-a-Service (BaaS) </w:t>
      </w:r>
      <w:r w:rsidRPr="009F7AC5">
        <w:rPr>
          <w:rFonts w:ascii="TH SarabunPSK" w:hAnsi="TH SarabunPSK" w:cs="TH SarabunPSK" w:hint="cs"/>
          <w:color w:val="0D0D0D" w:themeColor="text1" w:themeTint="F2"/>
          <w:sz w:val="32"/>
          <w:szCs w:val="32"/>
          <w:cs/>
        </w:rPr>
        <w:t xml:space="preserve">ครบวงจร ในโครงงานนี้เลือกใช้บริการ </w:t>
      </w:r>
      <w:r w:rsidRPr="009F7AC5">
        <w:rPr>
          <w:rFonts w:ascii="TH SarabunPSK" w:hAnsi="TH SarabunPSK" w:cs="TH SarabunPSK" w:hint="cs"/>
          <w:color w:val="0D0D0D" w:themeColor="text1" w:themeTint="F2"/>
          <w:sz w:val="32"/>
          <w:szCs w:val="32"/>
        </w:rPr>
        <w:t xml:space="preserve">Firebase Authentication </w:t>
      </w:r>
      <w:r w:rsidRPr="009F7AC5">
        <w:rPr>
          <w:rFonts w:ascii="TH SarabunPSK" w:hAnsi="TH SarabunPSK" w:cs="TH SarabunPSK" w:hint="cs"/>
          <w:color w:val="0D0D0D" w:themeColor="text1" w:themeTint="F2"/>
          <w:sz w:val="32"/>
          <w:szCs w:val="32"/>
          <w:cs/>
        </w:rPr>
        <w:t xml:space="preserve">สำหรับจัดการระบบยืนยันตัวตนผู้เล่นผ่าน </w:t>
      </w:r>
      <w:r w:rsidRPr="009F7AC5">
        <w:rPr>
          <w:rFonts w:ascii="TH SarabunPSK" w:hAnsi="TH SarabunPSK" w:cs="TH SarabunPSK" w:hint="cs"/>
          <w:color w:val="0D0D0D" w:themeColor="text1" w:themeTint="F2"/>
          <w:sz w:val="32"/>
          <w:szCs w:val="32"/>
        </w:rPr>
        <w:t xml:space="preserve">Google Account </w:t>
      </w:r>
      <w:r w:rsidRPr="009F7AC5">
        <w:rPr>
          <w:rFonts w:ascii="TH SarabunPSK" w:hAnsi="TH SarabunPSK" w:cs="TH SarabunPSK" w:hint="cs"/>
          <w:color w:val="0D0D0D" w:themeColor="text1" w:themeTint="F2"/>
          <w:sz w:val="32"/>
          <w:szCs w:val="32"/>
          <w:cs/>
        </w:rPr>
        <w:t xml:space="preserve">และ </w:t>
      </w:r>
      <w:r w:rsidRPr="009F7AC5">
        <w:rPr>
          <w:rFonts w:ascii="TH SarabunPSK" w:hAnsi="TH SarabunPSK" w:cs="TH SarabunPSK" w:hint="cs"/>
          <w:color w:val="0D0D0D" w:themeColor="text1" w:themeTint="F2"/>
          <w:sz w:val="32"/>
          <w:szCs w:val="32"/>
        </w:rPr>
        <w:t xml:space="preserve">Firebase Realtime Database </w:t>
      </w:r>
      <w:r w:rsidRPr="009F7AC5">
        <w:rPr>
          <w:rFonts w:ascii="TH SarabunPSK" w:hAnsi="TH SarabunPSK" w:cs="TH SarabunPSK" w:hint="cs"/>
          <w:color w:val="0D0D0D" w:themeColor="text1" w:themeTint="F2"/>
          <w:sz w:val="32"/>
          <w:szCs w:val="32"/>
          <w:cs/>
        </w:rPr>
        <w:t xml:space="preserve">ซึ่งเป็นฐานข้อมูล </w:t>
      </w:r>
      <w:r w:rsidRPr="009F7AC5">
        <w:rPr>
          <w:rFonts w:ascii="TH SarabunPSK" w:hAnsi="TH SarabunPSK" w:cs="TH SarabunPSK" w:hint="cs"/>
          <w:color w:val="0D0D0D" w:themeColor="text1" w:themeTint="F2"/>
          <w:sz w:val="32"/>
          <w:szCs w:val="32"/>
        </w:rPr>
        <w:t xml:space="preserve">NoSQL </w:t>
      </w:r>
      <w:r w:rsidRPr="009F7AC5">
        <w:rPr>
          <w:rFonts w:ascii="TH SarabunPSK" w:hAnsi="TH SarabunPSK" w:cs="TH SarabunPSK" w:hint="cs"/>
          <w:color w:val="0D0D0D" w:themeColor="text1" w:themeTint="F2"/>
          <w:sz w:val="32"/>
          <w:szCs w:val="32"/>
          <w:cs/>
        </w:rPr>
        <w:t>บนคลาวด์สำหรับการจัดเก็บข้อมูลผู้เล่น (เช่น เงินในเกม</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ยานที่ครอบครอง) และสถิติการเล่นแบบเรียลไทม์ที่มีความปลอดภัยและสามารถเข้าถึงได้จากทุกอุปกรณ์</w:t>
      </w:r>
    </w:p>
    <w:p w14:paraId="1B431A1D" w14:textId="172B6CA2" w:rsidR="00B7439D" w:rsidRPr="002A6582" w:rsidRDefault="001E7E9C"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2A6582">
        <w:rPr>
          <w:rFonts w:ascii="TH SarabunPSK" w:hAnsi="TH SarabunPSK" w:cs="TH SarabunPSK" w:hint="cs"/>
          <w:b/>
          <w:bCs/>
          <w:color w:val="0D0D0D" w:themeColor="text1" w:themeTint="F2"/>
          <w:sz w:val="32"/>
          <w:szCs w:val="32"/>
          <w:cs/>
        </w:rPr>
        <w:t xml:space="preserve">     </w:t>
      </w:r>
      <w:r w:rsidR="00F624F7" w:rsidRPr="002A6582">
        <w:rPr>
          <w:rFonts w:ascii="TH SarabunPSK" w:hAnsi="TH SarabunPSK" w:cs="TH SarabunPSK" w:hint="cs"/>
          <w:b/>
          <w:bCs/>
          <w:color w:val="0D0D0D" w:themeColor="text1" w:themeTint="F2"/>
          <w:sz w:val="32"/>
          <w:szCs w:val="32"/>
        </w:rPr>
        <w:t xml:space="preserve">2.1.4 </w:t>
      </w:r>
      <w:r w:rsidR="00B7439D" w:rsidRPr="002A6582">
        <w:rPr>
          <w:rFonts w:ascii="TH SarabunPSK" w:hAnsi="TH SarabunPSK" w:cs="TH SarabunPSK" w:hint="cs"/>
          <w:b/>
          <w:bCs/>
          <w:color w:val="0D0D0D" w:themeColor="text1" w:themeTint="F2"/>
          <w:sz w:val="32"/>
          <w:szCs w:val="32"/>
        </w:rPr>
        <w:t>Visual Studio / Visual Studio Code</w:t>
      </w:r>
    </w:p>
    <w:p w14:paraId="784D9709" w14:textId="0D056249" w:rsidR="00B7439D" w:rsidRPr="009F7AC5" w:rsidRDefault="00B7439D"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b/>
          <w:bCs/>
          <w:color w:val="0D0D0D" w:themeColor="text1" w:themeTint="F2"/>
          <w:sz w:val="32"/>
          <w:szCs w:val="32"/>
        </w:rPr>
        <w:tab/>
      </w:r>
      <w:r w:rsidR="001E7E9C">
        <w:rPr>
          <w:rFonts w:ascii="TH SarabunPSK" w:hAnsi="TH SarabunPSK" w:cs="TH SarabunPSK" w:hint="cs"/>
          <w:color w:val="0D0D0D" w:themeColor="text1" w:themeTint="F2"/>
          <w:sz w:val="32"/>
          <w:szCs w:val="32"/>
          <w:cs/>
        </w:rPr>
        <w:t xml:space="preserve">     </w:t>
      </w:r>
      <w:r w:rsidRPr="009F7AC5">
        <w:rPr>
          <w:rFonts w:ascii="TH SarabunPSK" w:hAnsi="TH SarabunPSK" w:cs="TH SarabunPSK" w:hint="cs"/>
          <w:color w:val="0D0D0D" w:themeColor="text1" w:themeTint="F2"/>
          <w:sz w:val="32"/>
          <w:szCs w:val="32"/>
        </w:rPr>
        <w:t xml:space="preserve">Visual Studio </w:t>
      </w:r>
      <w:r w:rsidRPr="009F7AC5">
        <w:rPr>
          <w:rFonts w:ascii="TH SarabunPSK" w:hAnsi="TH SarabunPSK" w:cs="TH SarabunPSK" w:hint="cs"/>
          <w:color w:val="0D0D0D" w:themeColor="text1" w:themeTint="F2"/>
          <w:sz w:val="32"/>
          <w:szCs w:val="32"/>
          <w:cs/>
        </w:rPr>
        <w:t>และ</w:t>
      </w:r>
      <w:r w:rsidRPr="009F7AC5">
        <w:rPr>
          <w:rFonts w:ascii="TH SarabunPSK" w:hAnsi="TH SarabunPSK" w:cs="TH SarabunPSK" w:hint="cs"/>
          <w:color w:val="0D0D0D" w:themeColor="text1" w:themeTint="F2"/>
          <w:sz w:val="32"/>
          <w:szCs w:val="32"/>
        </w:rPr>
        <w:t xml:space="preserve"> Visual Studio Code [6] </w:t>
      </w:r>
      <w:r w:rsidRPr="009F7AC5">
        <w:rPr>
          <w:rFonts w:ascii="TH SarabunPSK" w:hAnsi="TH SarabunPSK" w:cs="TH SarabunPSK" w:hint="cs"/>
          <w:color w:val="0D0D0D" w:themeColor="text1" w:themeTint="F2"/>
          <w:sz w:val="32"/>
          <w:szCs w:val="32"/>
          <w:cs/>
        </w:rPr>
        <w:t xml:space="preserve">เป็นเครื่องมือสำหรับเขียนโค้ดที่รองรับภาษา </w:t>
      </w:r>
      <w:r w:rsidRPr="009F7AC5">
        <w:rPr>
          <w:rFonts w:ascii="TH SarabunPSK" w:hAnsi="TH SarabunPSK" w:cs="TH SarabunPSK" w:hint="cs"/>
          <w:color w:val="0D0D0D" w:themeColor="text1" w:themeTint="F2"/>
          <w:sz w:val="32"/>
          <w:szCs w:val="32"/>
        </w:rPr>
        <w:t xml:space="preserve">C# </w:t>
      </w:r>
      <w:r w:rsidRPr="009F7AC5">
        <w:rPr>
          <w:rFonts w:ascii="TH SarabunPSK" w:hAnsi="TH SarabunPSK" w:cs="TH SarabunPSK" w:hint="cs"/>
          <w:color w:val="0D0D0D" w:themeColor="text1" w:themeTint="F2"/>
          <w:sz w:val="32"/>
          <w:szCs w:val="32"/>
          <w:cs/>
        </w:rPr>
        <w:t xml:space="preserve">ซึ่งใช้ร่วมกับ </w:t>
      </w:r>
      <w:r w:rsidRPr="009F7AC5">
        <w:rPr>
          <w:rFonts w:ascii="TH SarabunPSK" w:hAnsi="TH SarabunPSK" w:cs="TH SarabunPSK" w:hint="cs"/>
          <w:color w:val="0D0D0D" w:themeColor="text1" w:themeTint="F2"/>
          <w:sz w:val="32"/>
          <w:szCs w:val="32"/>
        </w:rPr>
        <w:t xml:space="preserve">Unity </w:t>
      </w:r>
      <w:r w:rsidRPr="009F7AC5">
        <w:rPr>
          <w:rFonts w:ascii="TH SarabunPSK" w:hAnsi="TH SarabunPSK" w:cs="TH SarabunPSK" w:hint="cs"/>
          <w:color w:val="0D0D0D" w:themeColor="text1" w:themeTint="F2"/>
          <w:sz w:val="32"/>
          <w:szCs w:val="32"/>
          <w:cs/>
        </w:rPr>
        <w:t>ในการพัฒนาเกม โดยทั้งสองโปรแกรมสามารถเชื่อมต่อกับระบบ</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i/>
          <w:iCs/>
          <w:color w:val="0D0D0D" w:themeColor="text1" w:themeTint="F2"/>
          <w:sz w:val="32"/>
          <w:szCs w:val="32"/>
        </w:rPr>
        <w:t>GitHub</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เพื่อจัดการเวอร์ชันของโค้ดได้อย่างมีประสิทธิภาพ </w:t>
      </w:r>
      <w:r w:rsidRPr="009F7AC5">
        <w:rPr>
          <w:rFonts w:ascii="TH SarabunPSK" w:hAnsi="TH SarabunPSK" w:cs="TH SarabunPSK" w:hint="cs"/>
          <w:color w:val="0D0D0D" w:themeColor="text1" w:themeTint="F2"/>
          <w:sz w:val="32"/>
          <w:szCs w:val="32"/>
        </w:rPr>
        <w:t xml:space="preserve">Visual Studio </w:t>
      </w:r>
      <w:r w:rsidRPr="009F7AC5">
        <w:rPr>
          <w:rFonts w:ascii="TH SarabunPSK" w:hAnsi="TH SarabunPSK" w:cs="TH SarabunPSK" w:hint="cs"/>
          <w:color w:val="0D0D0D" w:themeColor="text1" w:themeTint="F2"/>
          <w:sz w:val="32"/>
          <w:szCs w:val="32"/>
          <w:cs/>
        </w:rPr>
        <w:t xml:space="preserve">มีระบบจัดการ </w:t>
      </w:r>
      <w:r w:rsidRPr="009F7AC5">
        <w:rPr>
          <w:rFonts w:ascii="TH SarabunPSK" w:hAnsi="TH SarabunPSK" w:cs="TH SarabunPSK" w:hint="cs"/>
          <w:color w:val="0D0D0D" w:themeColor="text1" w:themeTint="F2"/>
          <w:sz w:val="32"/>
          <w:szCs w:val="32"/>
        </w:rPr>
        <w:t xml:space="preserve">Git </w:t>
      </w:r>
      <w:r w:rsidRPr="009F7AC5">
        <w:rPr>
          <w:rFonts w:ascii="TH SarabunPSK" w:hAnsi="TH SarabunPSK" w:cs="TH SarabunPSK" w:hint="cs"/>
          <w:color w:val="0D0D0D" w:themeColor="text1" w:themeTint="F2"/>
          <w:sz w:val="32"/>
          <w:szCs w:val="32"/>
          <w:cs/>
        </w:rPr>
        <w:t xml:space="preserve">และ </w:t>
      </w:r>
      <w:r w:rsidRPr="009F7AC5">
        <w:rPr>
          <w:rFonts w:ascii="TH SarabunPSK" w:hAnsi="TH SarabunPSK" w:cs="TH SarabunPSK" w:hint="cs"/>
          <w:color w:val="0D0D0D" w:themeColor="text1" w:themeTint="F2"/>
          <w:sz w:val="32"/>
          <w:szCs w:val="32"/>
        </w:rPr>
        <w:t xml:space="preserve">GitHub </w:t>
      </w:r>
      <w:r w:rsidRPr="009F7AC5">
        <w:rPr>
          <w:rFonts w:ascii="TH SarabunPSK" w:hAnsi="TH SarabunPSK" w:cs="TH SarabunPSK" w:hint="cs"/>
          <w:color w:val="0D0D0D" w:themeColor="text1" w:themeTint="F2"/>
          <w:sz w:val="32"/>
          <w:szCs w:val="32"/>
          <w:cs/>
        </w:rPr>
        <w:t xml:space="preserve">ในตัว ส่วน </w:t>
      </w:r>
      <w:r w:rsidRPr="009F7AC5">
        <w:rPr>
          <w:rFonts w:ascii="TH SarabunPSK" w:hAnsi="TH SarabunPSK" w:cs="TH SarabunPSK" w:hint="cs"/>
          <w:color w:val="0D0D0D" w:themeColor="text1" w:themeTint="F2"/>
          <w:sz w:val="32"/>
          <w:szCs w:val="32"/>
        </w:rPr>
        <w:t xml:space="preserve">VS Code </w:t>
      </w:r>
      <w:r w:rsidRPr="009F7AC5">
        <w:rPr>
          <w:rFonts w:ascii="TH SarabunPSK" w:hAnsi="TH SarabunPSK" w:cs="TH SarabunPSK" w:hint="cs"/>
          <w:color w:val="0D0D0D" w:themeColor="text1" w:themeTint="F2"/>
          <w:sz w:val="32"/>
          <w:szCs w:val="32"/>
          <w:cs/>
        </w:rPr>
        <w:t xml:space="preserve">มีส่วนขยายและสนับสนุนการใช้งานกับ </w:t>
      </w:r>
      <w:r w:rsidRPr="009F7AC5">
        <w:rPr>
          <w:rFonts w:ascii="TH SarabunPSK" w:hAnsi="TH SarabunPSK" w:cs="TH SarabunPSK" w:hint="cs"/>
          <w:color w:val="0D0D0D" w:themeColor="text1" w:themeTint="F2"/>
          <w:sz w:val="32"/>
          <w:szCs w:val="32"/>
        </w:rPr>
        <w:t xml:space="preserve">Git, GitHub, </w:t>
      </w:r>
      <w:r w:rsidRPr="009F7AC5">
        <w:rPr>
          <w:rFonts w:ascii="TH SarabunPSK" w:hAnsi="TH SarabunPSK" w:cs="TH SarabunPSK" w:hint="cs"/>
          <w:color w:val="0D0D0D" w:themeColor="text1" w:themeTint="F2"/>
          <w:sz w:val="32"/>
          <w:szCs w:val="32"/>
          <w:cs/>
        </w:rPr>
        <w:t>และระบบจัดการเวอร์ชันอื่น ๆเพื่อเพิ่มความสะดวกในการเขียนและดีบักโค้ดโปรเจกต์เกมของนักพัฒนา</w:t>
      </w:r>
    </w:p>
    <w:p w14:paraId="3A04F742" w14:textId="77777777" w:rsidR="001A50ED" w:rsidRPr="009F7AC5" w:rsidRDefault="001A50ED"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cs/>
        </w:rPr>
        <w:sectPr w:rsidR="001A50ED" w:rsidRPr="009F7AC5" w:rsidSect="00B0508A">
          <w:headerReference w:type="default" r:id="rId38"/>
          <w:pgSz w:w="11906" w:h="16838"/>
          <w:pgMar w:top="1440" w:right="1440" w:bottom="1440" w:left="1440" w:header="708" w:footer="708" w:gutter="0"/>
          <w:pgNumType w:start="15"/>
          <w:cols w:space="708"/>
          <w:docGrid w:linePitch="360"/>
        </w:sectPr>
      </w:pPr>
    </w:p>
    <w:p w14:paraId="53A81F91" w14:textId="7BE59CC2" w:rsidR="00B7439D" w:rsidRPr="002A6582" w:rsidRDefault="00F624F7"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2A6582">
        <w:rPr>
          <w:rFonts w:ascii="TH SarabunPSK" w:hAnsi="TH SarabunPSK" w:cs="TH SarabunPSK" w:hint="cs"/>
          <w:b/>
          <w:bCs/>
          <w:color w:val="0D0D0D" w:themeColor="text1" w:themeTint="F2"/>
          <w:sz w:val="32"/>
          <w:szCs w:val="32"/>
        </w:rPr>
        <w:lastRenderedPageBreak/>
        <w:t xml:space="preserve">2.1.5 </w:t>
      </w:r>
      <w:r w:rsidR="00B7439D" w:rsidRPr="002A6582">
        <w:rPr>
          <w:rFonts w:ascii="TH SarabunPSK" w:hAnsi="TH SarabunPSK" w:cs="TH SarabunPSK" w:hint="cs"/>
          <w:b/>
          <w:bCs/>
          <w:color w:val="0D0D0D" w:themeColor="text1" w:themeTint="F2"/>
          <w:sz w:val="32"/>
          <w:szCs w:val="32"/>
        </w:rPr>
        <w:t>Git / GitHub</w:t>
      </w:r>
    </w:p>
    <w:p w14:paraId="73CFDBB5" w14:textId="44F46EF7" w:rsidR="00B7439D" w:rsidRPr="009F7AC5" w:rsidRDefault="00B7439D"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t>GitHub [7]</w:t>
      </w:r>
      <w:r w:rsidRPr="009F7AC5">
        <w:rPr>
          <w:rFonts w:ascii="TH SarabunPSK" w:hAnsi="TH SarabunPSK" w:cs="TH SarabunPSK" w:hint="cs"/>
          <w:color w:val="0D0D0D" w:themeColor="text1" w:themeTint="F2"/>
          <w:sz w:val="32"/>
          <w:szCs w:val="32"/>
          <w:cs/>
        </w:rPr>
        <w:t xml:space="preserve"> เป็นระบบควบคุมเวอร์ชันแบบกระจาย (</w:t>
      </w:r>
      <w:r w:rsidRPr="009F7AC5">
        <w:rPr>
          <w:rFonts w:ascii="TH SarabunPSK" w:hAnsi="TH SarabunPSK" w:cs="TH SarabunPSK" w:hint="cs"/>
          <w:color w:val="0D0D0D" w:themeColor="text1" w:themeTint="F2"/>
          <w:sz w:val="32"/>
          <w:szCs w:val="32"/>
        </w:rPr>
        <w:t xml:space="preserve">Distributed Version Control System) </w:t>
      </w:r>
      <w:r w:rsidRPr="009F7AC5">
        <w:rPr>
          <w:rFonts w:ascii="TH SarabunPSK" w:hAnsi="TH SarabunPSK" w:cs="TH SarabunPSK" w:hint="cs"/>
          <w:color w:val="0D0D0D" w:themeColor="text1" w:themeTint="F2"/>
          <w:sz w:val="32"/>
          <w:szCs w:val="32"/>
          <w:cs/>
        </w:rPr>
        <w:t>ที่ใช้จัดการการเปลี่ยนแปลงของซอร์สโค้ดในโปรเจกต์พัฒนาเกมหรือซอฟต์แวร์ มันช่วยติดตามการแก้ไขต่าง ๆ ย้อนกลับไปยังสถานะก่อนหน้า และสนับสนุนการทำงานแบบทีมได้อย่างมีระบบ</w:t>
      </w:r>
      <w:r w:rsidRPr="009F7AC5">
        <w:rPr>
          <w:rFonts w:ascii="TH SarabunPSK" w:hAnsi="TH SarabunPSK" w:cs="TH SarabunPSK" w:hint="cs"/>
          <w:color w:val="0D0D0D" w:themeColor="text1" w:themeTint="F2"/>
          <w:sz w:val="32"/>
          <w:szCs w:val="32"/>
        </w:rPr>
        <w:t xml:space="preserve"> GitHub </w:t>
      </w:r>
      <w:r w:rsidRPr="009F7AC5">
        <w:rPr>
          <w:rFonts w:ascii="TH SarabunPSK" w:hAnsi="TH SarabunPSK" w:cs="TH SarabunPSK" w:hint="cs"/>
          <w:color w:val="0D0D0D" w:themeColor="text1" w:themeTint="F2"/>
          <w:sz w:val="32"/>
          <w:szCs w:val="32"/>
          <w:cs/>
        </w:rPr>
        <w:t>เป็นบริการบนเว็บสำหรับเก็บ</w:t>
      </w:r>
      <w:r w:rsidRPr="009F7AC5">
        <w:rPr>
          <w:rFonts w:ascii="TH SarabunPSK" w:hAnsi="TH SarabunPSK" w:cs="TH SarabunPSK" w:hint="cs"/>
          <w:color w:val="0D0D0D" w:themeColor="text1" w:themeTint="F2"/>
          <w:sz w:val="32"/>
          <w:szCs w:val="32"/>
        </w:rPr>
        <w:t xml:space="preserve"> repository </w:t>
      </w:r>
      <w:r w:rsidRPr="009F7AC5">
        <w:rPr>
          <w:rFonts w:ascii="TH SarabunPSK" w:hAnsi="TH SarabunPSK" w:cs="TH SarabunPSK" w:hint="cs"/>
          <w:color w:val="0D0D0D" w:themeColor="text1" w:themeTint="F2"/>
          <w:sz w:val="32"/>
          <w:szCs w:val="32"/>
          <w:cs/>
        </w:rPr>
        <w:t xml:space="preserve">ของ </w:t>
      </w:r>
      <w:r w:rsidRPr="009F7AC5">
        <w:rPr>
          <w:rFonts w:ascii="TH SarabunPSK" w:hAnsi="TH SarabunPSK" w:cs="TH SarabunPSK" w:hint="cs"/>
          <w:color w:val="0D0D0D" w:themeColor="text1" w:themeTint="F2"/>
          <w:sz w:val="32"/>
          <w:szCs w:val="32"/>
        </w:rPr>
        <w:t xml:space="preserve">Git </w:t>
      </w:r>
      <w:r w:rsidRPr="009F7AC5">
        <w:rPr>
          <w:rFonts w:ascii="TH SarabunPSK" w:hAnsi="TH SarabunPSK" w:cs="TH SarabunPSK" w:hint="cs"/>
          <w:color w:val="0D0D0D" w:themeColor="text1" w:themeTint="F2"/>
          <w:sz w:val="32"/>
          <w:szCs w:val="32"/>
          <w:cs/>
        </w:rPr>
        <w:t>ที่ทำหน้าที่เป็นที่เก็บและแชร์ซอร์สโค้ด รวมทั้งรองรับระบบ</w:t>
      </w:r>
      <w:r w:rsidRPr="009F7AC5">
        <w:rPr>
          <w:rFonts w:ascii="TH SarabunPSK" w:hAnsi="TH SarabunPSK" w:cs="TH SarabunPSK" w:hint="cs"/>
          <w:color w:val="0D0D0D" w:themeColor="text1" w:themeTint="F2"/>
          <w:sz w:val="32"/>
          <w:szCs w:val="32"/>
        </w:rPr>
        <w:t xml:space="preserve"> issues, pull requests </w:t>
      </w:r>
      <w:r w:rsidRPr="009F7AC5">
        <w:rPr>
          <w:rFonts w:ascii="TH SarabunPSK" w:hAnsi="TH SarabunPSK" w:cs="TH SarabunPSK" w:hint="cs"/>
          <w:color w:val="0D0D0D" w:themeColor="text1" w:themeTint="F2"/>
          <w:sz w:val="32"/>
          <w:szCs w:val="32"/>
          <w:cs/>
        </w:rPr>
        <w:t>และ</w:t>
      </w:r>
      <w:r w:rsidRPr="009F7AC5">
        <w:rPr>
          <w:rFonts w:ascii="TH SarabunPSK" w:hAnsi="TH SarabunPSK" w:cs="TH SarabunPSK" w:hint="cs"/>
          <w:color w:val="0D0D0D" w:themeColor="text1" w:themeTint="F2"/>
          <w:sz w:val="32"/>
          <w:szCs w:val="32"/>
        </w:rPr>
        <w:t xml:space="preserve"> collaboration workflow </w:t>
      </w:r>
      <w:r w:rsidRPr="009F7AC5">
        <w:rPr>
          <w:rFonts w:ascii="TH SarabunPSK" w:hAnsi="TH SarabunPSK" w:cs="TH SarabunPSK" w:hint="cs"/>
          <w:color w:val="0D0D0D" w:themeColor="text1" w:themeTint="F2"/>
          <w:sz w:val="32"/>
          <w:szCs w:val="32"/>
          <w:cs/>
        </w:rPr>
        <w:t>ที่เหมาะกับการพัฒนาโครงงานเป็นทีมด้านเกมและซอฟต์แวร์</w:t>
      </w:r>
    </w:p>
    <w:p w14:paraId="082CAD63" w14:textId="32BBBA69" w:rsidR="00B7439D" w:rsidRPr="002A6582" w:rsidRDefault="00F624F7"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2A6582">
        <w:rPr>
          <w:rFonts w:ascii="TH SarabunPSK" w:hAnsi="TH SarabunPSK" w:cs="TH SarabunPSK" w:hint="cs"/>
          <w:b/>
          <w:bCs/>
          <w:color w:val="0D0D0D" w:themeColor="text1" w:themeTint="F2"/>
          <w:sz w:val="32"/>
          <w:szCs w:val="32"/>
        </w:rPr>
        <w:t xml:space="preserve">2.1.6 </w:t>
      </w:r>
      <w:r w:rsidR="00B7439D" w:rsidRPr="002A6582">
        <w:rPr>
          <w:rFonts w:ascii="TH SarabunPSK" w:hAnsi="TH SarabunPSK" w:cs="TH SarabunPSK" w:hint="cs"/>
          <w:b/>
          <w:bCs/>
          <w:color w:val="0D0D0D" w:themeColor="text1" w:themeTint="F2"/>
          <w:sz w:val="32"/>
          <w:szCs w:val="32"/>
          <w:cs/>
        </w:rPr>
        <w:t xml:space="preserve">ภาษา </w:t>
      </w:r>
      <w:r w:rsidR="00B7439D" w:rsidRPr="002A6582">
        <w:rPr>
          <w:rFonts w:ascii="TH SarabunPSK" w:hAnsi="TH SarabunPSK" w:cs="TH SarabunPSK" w:hint="cs"/>
          <w:b/>
          <w:bCs/>
          <w:color w:val="0D0D0D" w:themeColor="text1" w:themeTint="F2"/>
          <w:sz w:val="32"/>
          <w:szCs w:val="32"/>
        </w:rPr>
        <w:t>C#</w:t>
      </w:r>
    </w:p>
    <w:p w14:paraId="3504618B" w14:textId="1F28722B" w:rsidR="00B7439D" w:rsidRPr="009F7AC5" w:rsidRDefault="001E7E9C"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Pr>
          <w:rFonts w:ascii="TH SarabunPSK" w:hAnsi="TH SarabunPSK" w:cs="TH SarabunPSK"/>
          <w:b/>
          <w:bCs/>
          <w:color w:val="0D0D0D" w:themeColor="text1" w:themeTint="F2"/>
          <w:sz w:val="32"/>
          <w:szCs w:val="32"/>
          <w:cs/>
        </w:rPr>
        <w:tab/>
      </w:r>
      <w:r w:rsidR="00B7439D" w:rsidRPr="009F7AC5">
        <w:rPr>
          <w:rFonts w:ascii="TH SarabunPSK" w:hAnsi="TH SarabunPSK" w:cs="TH SarabunPSK" w:hint="cs"/>
          <w:color w:val="0D0D0D" w:themeColor="text1" w:themeTint="F2"/>
          <w:sz w:val="32"/>
          <w:szCs w:val="32"/>
        </w:rPr>
        <w:t xml:space="preserve">C Sharp [8] </w:t>
      </w:r>
      <w:r w:rsidR="00B7439D" w:rsidRPr="009F7AC5">
        <w:rPr>
          <w:rFonts w:ascii="TH SarabunPSK" w:hAnsi="TH SarabunPSK" w:cs="TH SarabunPSK" w:hint="cs"/>
          <w:color w:val="0D0D0D" w:themeColor="text1" w:themeTint="F2"/>
          <w:sz w:val="32"/>
          <w:szCs w:val="32"/>
          <w:cs/>
        </w:rPr>
        <w:t>ภาษาโปรแกรมหลักที่ใช้ในการเขียนชุดคำสั่ง (</w:t>
      </w:r>
      <w:r w:rsidR="00B7439D" w:rsidRPr="009F7AC5">
        <w:rPr>
          <w:rFonts w:ascii="TH SarabunPSK" w:hAnsi="TH SarabunPSK" w:cs="TH SarabunPSK" w:hint="cs"/>
          <w:color w:val="0D0D0D" w:themeColor="text1" w:themeTint="F2"/>
          <w:sz w:val="32"/>
          <w:szCs w:val="32"/>
        </w:rPr>
        <w:t xml:space="preserve">Scripting) </w:t>
      </w:r>
      <w:r w:rsidR="00B7439D" w:rsidRPr="009F7AC5">
        <w:rPr>
          <w:rFonts w:ascii="TH SarabunPSK" w:hAnsi="TH SarabunPSK" w:cs="TH SarabunPSK" w:hint="cs"/>
          <w:color w:val="0D0D0D" w:themeColor="text1" w:themeTint="F2"/>
          <w:sz w:val="32"/>
          <w:szCs w:val="32"/>
          <w:cs/>
        </w:rPr>
        <w:t xml:space="preserve">สำหรับควบคุมการทำงานของเกมใน </w:t>
      </w:r>
      <w:r w:rsidR="00B7439D" w:rsidRPr="009F7AC5">
        <w:rPr>
          <w:rFonts w:ascii="TH SarabunPSK" w:hAnsi="TH SarabunPSK" w:cs="TH SarabunPSK" w:hint="cs"/>
          <w:color w:val="0D0D0D" w:themeColor="text1" w:themeTint="F2"/>
          <w:sz w:val="32"/>
          <w:szCs w:val="32"/>
        </w:rPr>
        <w:t xml:space="preserve">Unity </w:t>
      </w:r>
      <w:r w:rsidR="00B7439D" w:rsidRPr="009F7AC5">
        <w:rPr>
          <w:rFonts w:ascii="TH SarabunPSK" w:hAnsi="TH SarabunPSK" w:cs="TH SarabunPSK" w:hint="cs"/>
          <w:color w:val="0D0D0D" w:themeColor="text1" w:themeTint="F2"/>
          <w:sz w:val="32"/>
          <w:szCs w:val="32"/>
          <w:cs/>
        </w:rPr>
        <w:t xml:space="preserve">ตั้งแต่ระบบฟิสิกส์ การควบคุมยานอวกาศ ไปจนถึงการเชื่อมต่อข้อมูลกับ </w:t>
      </w:r>
      <w:r w:rsidR="00B7439D" w:rsidRPr="009F7AC5">
        <w:rPr>
          <w:rFonts w:ascii="TH SarabunPSK" w:hAnsi="TH SarabunPSK" w:cs="TH SarabunPSK" w:hint="cs"/>
          <w:color w:val="0D0D0D" w:themeColor="text1" w:themeTint="F2"/>
          <w:sz w:val="32"/>
          <w:szCs w:val="32"/>
        </w:rPr>
        <w:t xml:space="preserve">Photon PUN 2 </w:t>
      </w:r>
      <w:r w:rsidR="00B7439D" w:rsidRPr="009F7AC5">
        <w:rPr>
          <w:rFonts w:ascii="TH SarabunPSK" w:hAnsi="TH SarabunPSK" w:cs="TH SarabunPSK" w:hint="cs"/>
          <w:color w:val="0D0D0D" w:themeColor="text1" w:themeTint="F2"/>
          <w:sz w:val="32"/>
          <w:szCs w:val="32"/>
          <w:cs/>
        </w:rPr>
        <w:t xml:space="preserve">และ </w:t>
      </w:r>
      <w:r w:rsidR="00B7439D" w:rsidRPr="009F7AC5">
        <w:rPr>
          <w:rFonts w:ascii="TH SarabunPSK" w:hAnsi="TH SarabunPSK" w:cs="TH SarabunPSK" w:hint="cs"/>
          <w:color w:val="0D0D0D" w:themeColor="text1" w:themeTint="F2"/>
          <w:sz w:val="32"/>
          <w:szCs w:val="32"/>
        </w:rPr>
        <w:t>Firebase</w:t>
      </w:r>
    </w:p>
    <w:p w14:paraId="041EDC47" w14:textId="6DB09936" w:rsidR="00B7439D" w:rsidRPr="002A6582" w:rsidRDefault="00994CF3"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2A6582">
        <w:rPr>
          <w:rFonts w:ascii="TH SarabunPSK" w:hAnsi="TH SarabunPSK" w:cs="TH SarabunPSK" w:hint="cs"/>
          <w:b/>
          <w:bCs/>
          <w:color w:val="0D0D0D" w:themeColor="text1" w:themeTint="F2"/>
          <w:sz w:val="32"/>
          <w:szCs w:val="32"/>
        </w:rPr>
        <w:t xml:space="preserve">2.1.7 </w:t>
      </w:r>
      <w:r w:rsidR="00B7439D" w:rsidRPr="002A6582">
        <w:rPr>
          <w:rFonts w:ascii="TH SarabunPSK" w:hAnsi="TH SarabunPSK" w:cs="TH SarabunPSK" w:hint="cs"/>
          <w:b/>
          <w:bCs/>
          <w:color w:val="0D0D0D" w:themeColor="text1" w:themeTint="F2"/>
          <w:sz w:val="32"/>
          <w:szCs w:val="32"/>
        </w:rPr>
        <w:t>Adobe Photoshop</w:t>
      </w:r>
    </w:p>
    <w:p w14:paraId="2EF54DE9" w14:textId="2AF2924C" w:rsidR="00B7439D" w:rsidRPr="009F7AC5" w:rsidRDefault="00B7439D"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b/>
          <w:bCs/>
          <w:color w:val="0D0D0D" w:themeColor="text1" w:themeTint="F2"/>
          <w:sz w:val="32"/>
          <w:szCs w:val="32"/>
        </w:rPr>
        <w:tab/>
      </w:r>
      <w:r w:rsidRPr="009F7AC5">
        <w:rPr>
          <w:rFonts w:ascii="TH SarabunPSK" w:hAnsi="TH SarabunPSK" w:cs="TH SarabunPSK" w:hint="cs"/>
          <w:color w:val="0D0D0D" w:themeColor="text1" w:themeTint="F2"/>
          <w:sz w:val="32"/>
          <w:szCs w:val="32"/>
        </w:rPr>
        <w:t xml:space="preserve">Adobe Photoshop [9]  </w:t>
      </w:r>
      <w:r w:rsidRPr="009F7AC5">
        <w:rPr>
          <w:rFonts w:ascii="TH SarabunPSK" w:hAnsi="TH SarabunPSK" w:cs="TH SarabunPSK" w:hint="cs"/>
          <w:color w:val="0D0D0D" w:themeColor="text1" w:themeTint="F2"/>
          <w:sz w:val="32"/>
          <w:szCs w:val="32"/>
          <w:cs/>
        </w:rPr>
        <w:t>โปรแกรมตกแต่งภาพกราฟิกที่ใช้สำหรับการออกแบบและจัดเตรียมสินทรัพย์ภายในเกม (</w:t>
      </w:r>
      <w:r w:rsidRPr="009F7AC5">
        <w:rPr>
          <w:rFonts w:ascii="TH SarabunPSK" w:hAnsi="TH SarabunPSK" w:cs="TH SarabunPSK" w:hint="cs"/>
          <w:color w:val="0D0D0D" w:themeColor="text1" w:themeTint="F2"/>
          <w:sz w:val="32"/>
          <w:szCs w:val="32"/>
        </w:rPr>
        <w:t xml:space="preserve">Game Assets) </w:t>
      </w:r>
      <w:r w:rsidRPr="009F7AC5">
        <w:rPr>
          <w:rFonts w:ascii="TH SarabunPSK" w:hAnsi="TH SarabunPSK" w:cs="TH SarabunPSK" w:hint="cs"/>
          <w:color w:val="0D0D0D" w:themeColor="text1" w:themeTint="F2"/>
          <w:sz w:val="32"/>
          <w:szCs w:val="32"/>
          <w:cs/>
        </w:rPr>
        <w:t>ได้แก่ การตัดต่อภาพยานอวกาศ</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การสร้างฉากหลัง (</w:t>
      </w:r>
      <w:r w:rsidRPr="009F7AC5">
        <w:rPr>
          <w:rFonts w:ascii="TH SarabunPSK" w:hAnsi="TH SarabunPSK" w:cs="TH SarabunPSK" w:hint="cs"/>
          <w:color w:val="0D0D0D" w:themeColor="text1" w:themeTint="F2"/>
          <w:sz w:val="32"/>
          <w:szCs w:val="32"/>
        </w:rPr>
        <w:t xml:space="preserve">Background), </w:t>
      </w:r>
      <w:r w:rsidRPr="009F7AC5">
        <w:rPr>
          <w:rFonts w:ascii="TH SarabunPSK" w:hAnsi="TH SarabunPSK" w:cs="TH SarabunPSK" w:hint="cs"/>
          <w:color w:val="0D0D0D" w:themeColor="text1" w:themeTint="F2"/>
          <w:sz w:val="32"/>
          <w:szCs w:val="32"/>
          <w:cs/>
        </w:rPr>
        <w:t>และการออกแบบส่วนติดต่อผู้ใช้งาน (</w:t>
      </w:r>
      <w:r w:rsidRPr="009F7AC5">
        <w:rPr>
          <w:rFonts w:ascii="TH SarabunPSK" w:hAnsi="TH SarabunPSK" w:cs="TH SarabunPSK" w:hint="cs"/>
          <w:color w:val="0D0D0D" w:themeColor="text1" w:themeTint="F2"/>
          <w:sz w:val="32"/>
          <w:szCs w:val="32"/>
        </w:rPr>
        <w:t xml:space="preserve">User Interface) </w:t>
      </w:r>
      <w:r w:rsidRPr="009F7AC5">
        <w:rPr>
          <w:rFonts w:ascii="TH SarabunPSK" w:hAnsi="TH SarabunPSK" w:cs="TH SarabunPSK" w:hint="cs"/>
          <w:color w:val="0D0D0D" w:themeColor="text1" w:themeTint="F2"/>
          <w:sz w:val="32"/>
          <w:szCs w:val="32"/>
          <w:cs/>
        </w:rPr>
        <w:t>เช่น ปุ่มกดและแถบสถานะ</w:t>
      </w:r>
    </w:p>
    <w:p w14:paraId="13BAAD61" w14:textId="36E333D1" w:rsidR="00B7439D" w:rsidRPr="002A6582" w:rsidRDefault="00994CF3"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2A6582">
        <w:rPr>
          <w:rFonts w:ascii="TH SarabunPSK" w:hAnsi="TH SarabunPSK" w:cs="TH SarabunPSK" w:hint="cs"/>
          <w:b/>
          <w:bCs/>
          <w:color w:val="0D0D0D" w:themeColor="text1" w:themeTint="F2"/>
          <w:sz w:val="32"/>
          <w:szCs w:val="32"/>
        </w:rPr>
        <w:t xml:space="preserve">2.1.8 </w:t>
      </w:r>
      <w:r w:rsidR="00B7439D" w:rsidRPr="002A6582">
        <w:rPr>
          <w:rFonts w:ascii="TH SarabunPSK" w:hAnsi="TH SarabunPSK" w:cs="TH SarabunPSK" w:hint="cs"/>
          <w:b/>
          <w:bCs/>
          <w:color w:val="0D0D0D" w:themeColor="text1" w:themeTint="F2"/>
          <w:sz w:val="32"/>
          <w:szCs w:val="32"/>
        </w:rPr>
        <w:t>Draw.io</w:t>
      </w:r>
    </w:p>
    <w:p w14:paraId="7B9A0B85" w14:textId="56AF2D64" w:rsidR="00B7439D" w:rsidRPr="009F7AC5" w:rsidRDefault="001E7E9C"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Pr>
          <w:rFonts w:ascii="TH SarabunPSK" w:hAnsi="TH SarabunPSK" w:cs="TH SarabunPSK"/>
          <w:b/>
          <w:bCs/>
          <w:color w:val="0D0D0D" w:themeColor="text1" w:themeTint="F2"/>
          <w:sz w:val="32"/>
          <w:szCs w:val="32"/>
          <w:cs/>
        </w:rPr>
        <w:tab/>
      </w:r>
      <w:r w:rsidR="00B7439D" w:rsidRPr="009F7AC5">
        <w:rPr>
          <w:rFonts w:ascii="TH SarabunPSK" w:hAnsi="TH SarabunPSK" w:cs="TH SarabunPSK" w:hint="cs"/>
          <w:color w:val="0D0D0D" w:themeColor="text1" w:themeTint="F2"/>
          <w:sz w:val="32"/>
          <w:szCs w:val="32"/>
        </w:rPr>
        <w:t xml:space="preserve">Draw.io [10] </w:t>
      </w:r>
      <w:r w:rsidR="00B7439D" w:rsidRPr="009F7AC5">
        <w:rPr>
          <w:rFonts w:ascii="TH SarabunPSK" w:hAnsi="TH SarabunPSK" w:cs="TH SarabunPSK" w:hint="cs"/>
          <w:color w:val="0D0D0D" w:themeColor="text1" w:themeTint="F2"/>
          <w:sz w:val="32"/>
          <w:szCs w:val="32"/>
          <w:cs/>
        </w:rPr>
        <w:t>เครื่องมือสำหรับสร้างแผนภาพออนไลน์ที่ใช้ในการออกแบบผังงานระบบ (</w:t>
      </w:r>
      <w:r w:rsidR="00B7439D" w:rsidRPr="009F7AC5">
        <w:rPr>
          <w:rFonts w:ascii="TH SarabunPSK" w:hAnsi="TH SarabunPSK" w:cs="TH SarabunPSK" w:hint="cs"/>
          <w:color w:val="0D0D0D" w:themeColor="text1" w:themeTint="F2"/>
          <w:sz w:val="32"/>
          <w:szCs w:val="32"/>
        </w:rPr>
        <w:t xml:space="preserve">Flowchart), </w:t>
      </w:r>
      <w:r w:rsidR="00B7439D" w:rsidRPr="009F7AC5">
        <w:rPr>
          <w:rFonts w:ascii="TH SarabunPSK" w:hAnsi="TH SarabunPSK" w:cs="TH SarabunPSK" w:hint="cs"/>
          <w:color w:val="0D0D0D" w:themeColor="text1" w:themeTint="F2"/>
          <w:sz w:val="32"/>
          <w:szCs w:val="32"/>
          <w:cs/>
        </w:rPr>
        <w:t xml:space="preserve">แผนภาพ </w:t>
      </w:r>
      <w:r w:rsidR="00B7439D" w:rsidRPr="009F7AC5">
        <w:rPr>
          <w:rFonts w:ascii="TH SarabunPSK" w:hAnsi="TH SarabunPSK" w:cs="TH SarabunPSK" w:hint="cs"/>
          <w:color w:val="0D0D0D" w:themeColor="text1" w:themeTint="F2"/>
          <w:sz w:val="32"/>
          <w:szCs w:val="32"/>
        </w:rPr>
        <w:t xml:space="preserve">Use Case </w:t>
      </w:r>
      <w:r w:rsidR="00B7439D" w:rsidRPr="009F7AC5">
        <w:rPr>
          <w:rFonts w:ascii="TH SarabunPSK" w:hAnsi="TH SarabunPSK" w:cs="TH SarabunPSK" w:hint="cs"/>
          <w:color w:val="0D0D0D" w:themeColor="text1" w:themeTint="F2"/>
          <w:sz w:val="32"/>
          <w:szCs w:val="32"/>
          <w:cs/>
        </w:rPr>
        <w:t>และผังโครงสร้างฐานข้อมูล เพื่อวางแผนขั้นตอนการทำงานของระบบให้ชัดเจนก่อนเริ่มดำเนินการพัฒนา</w:t>
      </w:r>
    </w:p>
    <w:p w14:paraId="06CD0036" w14:textId="6097937A" w:rsidR="0022312D" w:rsidRPr="009F7AC5" w:rsidRDefault="0022312D"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p>
    <w:p w14:paraId="3AAC0740" w14:textId="260AAEF7" w:rsidR="0022312D" w:rsidRPr="009F7AC5" w:rsidRDefault="0022312D"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rPr>
        <w:t>2.1.9</w:t>
      </w:r>
      <w:r w:rsidRPr="009F7AC5">
        <w:rPr>
          <w:rFonts w:ascii="TH SarabunPSK" w:hAnsi="TH SarabunPSK" w:cs="TH SarabunPSK" w:hint="cs"/>
          <w:b/>
          <w:bCs/>
          <w:color w:val="0D0D0D" w:themeColor="text1" w:themeTint="F2"/>
          <w:sz w:val="32"/>
          <w:szCs w:val="32"/>
          <w:cs/>
        </w:rPr>
        <w:t xml:space="preserve"> ขั้นตอนการพัฒนาระบบ</w:t>
      </w:r>
    </w:p>
    <w:p w14:paraId="05ABB261" w14:textId="505F3814" w:rsidR="0022312D" w:rsidRPr="009F7AC5" w:rsidRDefault="001E7E9C"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9F7AC5">
        <w:rPr>
          <w:rFonts w:ascii="TH SarabunPSK" w:hAnsi="TH SarabunPSK" w:cs="TH SarabunPSK" w:hint="cs"/>
          <w:noProof/>
          <w:color w:val="0D0D0D" w:themeColor="text1" w:themeTint="F2"/>
          <w:sz w:val="32"/>
          <w:szCs w:val="32"/>
        </w:rPr>
        <w:drawing>
          <wp:anchor distT="0" distB="0" distL="114300" distR="114300" simplePos="0" relativeHeight="251658247" behindDoc="0" locked="0" layoutInCell="1" allowOverlap="1" wp14:anchorId="1D4A5673" wp14:editId="6DA2C34B">
            <wp:simplePos x="0" y="0"/>
            <wp:positionH relativeFrom="margin">
              <wp:align>center</wp:align>
            </wp:positionH>
            <wp:positionV relativeFrom="margin">
              <wp:posOffset>5335270</wp:posOffset>
            </wp:positionV>
            <wp:extent cx="3072765" cy="2819400"/>
            <wp:effectExtent l="0" t="0" r="0" b="0"/>
            <wp:wrapSquare wrapText="bothSides"/>
            <wp:docPr id="694052297" name="รูปภาพ 1" descr="รูปภาพประกอบด้วย ข้อความ, แผนภาพ, ภาพหน้าจอ, วงกลม&#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52297" name="รูปภาพ 1" descr="รูปภาพประกอบด้วย ข้อความ, แผนภาพ, ภาพหน้าจอ, วงกลม&#10;&#10;เนื้อหาที่สร้างโดย AI อาจไม่ถูกต้อง"/>
                    <pic:cNvPicPr>
                      <a:picLocks noChangeAspect="1" noChangeArrowheads="1"/>
                    </pic:cNvPicPr>
                  </pic:nvPicPr>
                  <pic:blipFill rotWithShape="1">
                    <a:blip r:embed="rId39">
                      <a:extLst>
                        <a:ext uri="{28A0092B-C50C-407E-A947-70E740481C1C}">
                          <a14:useLocalDpi xmlns:a14="http://schemas.microsoft.com/office/drawing/2010/main" val="0"/>
                        </a:ext>
                      </a:extLst>
                    </a:blip>
                    <a:srcRect l="6075" t="6882" r="6698" b="6839"/>
                    <a:stretch>
                      <a:fillRect/>
                    </a:stretch>
                  </pic:blipFill>
                  <pic:spPr bwMode="auto">
                    <a:xfrm>
                      <a:off x="0" y="0"/>
                      <a:ext cx="3072765" cy="281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486A2C" w14:textId="665BFC36" w:rsidR="00362470" w:rsidRPr="009F7AC5" w:rsidRDefault="00362470" w:rsidP="0027410C">
      <w:pPr>
        <w:jc w:val="thaiDistribute"/>
        <w:rPr>
          <w:rFonts w:ascii="TH SarabunPSK" w:hAnsi="TH SarabunPSK" w:cs="TH SarabunPSK"/>
          <w:b/>
          <w:bCs/>
          <w:color w:val="0D0D0D" w:themeColor="text1" w:themeTint="F2"/>
          <w:sz w:val="32"/>
          <w:szCs w:val="32"/>
        </w:rPr>
      </w:pPr>
    </w:p>
    <w:p w14:paraId="5B96C5C5" w14:textId="0B08C720" w:rsidR="00362470" w:rsidRPr="009F7AC5" w:rsidRDefault="00362470"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cs/>
        </w:rPr>
      </w:pPr>
    </w:p>
    <w:p w14:paraId="53A4693C" w14:textId="77777777" w:rsidR="00106273" w:rsidRPr="009F7AC5" w:rsidRDefault="00106273"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p>
    <w:p w14:paraId="1A6483D9" w14:textId="77777777" w:rsidR="005262C2" w:rsidRPr="009F7AC5" w:rsidRDefault="005262C2"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p>
    <w:p w14:paraId="5C9FEE0D" w14:textId="77777777" w:rsidR="005262C2" w:rsidRPr="009F7AC5" w:rsidRDefault="005262C2"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p>
    <w:p w14:paraId="7FA24506" w14:textId="77777777" w:rsidR="005262C2" w:rsidRPr="009F7AC5" w:rsidRDefault="005262C2"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p>
    <w:p w14:paraId="7EADB072" w14:textId="77777777" w:rsidR="005262C2" w:rsidRPr="009F7AC5" w:rsidRDefault="005262C2"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p>
    <w:p w14:paraId="6F25DD35" w14:textId="56683C64" w:rsidR="005262C2" w:rsidRPr="009F7AC5" w:rsidRDefault="005262C2"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p>
    <w:p w14:paraId="26DCA96D" w14:textId="2A535001" w:rsidR="005262C2" w:rsidRPr="009F7AC5" w:rsidRDefault="005262C2"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p>
    <w:p w14:paraId="49F71E0B" w14:textId="6A25524A" w:rsidR="005262C2" w:rsidRPr="009F7AC5" w:rsidRDefault="001E7E9C"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Pr>
          <w:noProof/>
        </w:rPr>
        <mc:AlternateContent>
          <mc:Choice Requires="wps">
            <w:drawing>
              <wp:anchor distT="0" distB="0" distL="114300" distR="114300" simplePos="0" relativeHeight="251713575" behindDoc="0" locked="0" layoutInCell="1" allowOverlap="1" wp14:anchorId="5494A516" wp14:editId="34D2CECE">
                <wp:simplePos x="0" y="0"/>
                <wp:positionH relativeFrom="margin">
                  <wp:align>center</wp:align>
                </wp:positionH>
                <wp:positionV relativeFrom="paragraph">
                  <wp:posOffset>8061</wp:posOffset>
                </wp:positionV>
                <wp:extent cx="3072765" cy="635"/>
                <wp:effectExtent l="0" t="0" r="0" b="2540"/>
                <wp:wrapSquare wrapText="bothSides"/>
                <wp:docPr id="224308465" name="Text Box 1"/>
                <wp:cNvGraphicFramePr/>
                <a:graphic xmlns:a="http://schemas.openxmlformats.org/drawingml/2006/main">
                  <a:graphicData uri="http://schemas.microsoft.com/office/word/2010/wordprocessingShape">
                    <wps:wsp>
                      <wps:cNvSpPr txBox="1"/>
                      <wps:spPr>
                        <a:xfrm>
                          <a:off x="0" y="0"/>
                          <a:ext cx="3072765" cy="635"/>
                        </a:xfrm>
                        <a:prstGeom prst="rect">
                          <a:avLst/>
                        </a:prstGeom>
                        <a:solidFill>
                          <a:prstClr val="white"/>
                        </a:solidFill>
                        <a:ln>
                          <a:noFill/>
                        </a:ln>
                      </wps:spPr>
                      <wps:txbx>
                        <w:txbxContent>
                          <w:p w14:paraId="21B4CA3C" w14:textId="1BB270DC" w:rsidR="00626138" w:rsidRPr="00330E8C" w:rsidRDefault="00626138" w:rsidP="00330E8C">
                            <w:pPr>
                              <w:pStyle w:val="af3"/>
                              <w:jc w:val="center"/>
                              <w:rPr>
                                <w:rFonts w:ascii="TH Sarabun New" w:hAnsi="TH Sarabun New" w:cs="TH Sarabun New"/>
                                <w:i w:val="0"/>
                                <w:iCs w:val="0"/>
                                <w:noProof/>
                                <w:color w:val="auto"/>
                                <w:sz w:val="32"/>
                                <w:szCs w:val="32"/>
                              </w:rPr>
                            </w:pPr>
                            <w:bookmarkStart w:id="62" w:name="_Toc225441446"/>
                            <w:bookmarkStart w:id="63" w:name="_Toc237892330"/>
                            <w:r w:rsidRPr="00330E8C">
                              <w:rPr>
                                <w:rFonts w:ascii="TH Sarabun New" w:hAnsi="TH Sarabun New" w:cs="TH Sarabun New"/>
                                <w:b/>
                                <w:bCs/>
                                <w:i w:val="0"/>
                                <w:iCs w:val="0"/>
                                <w:color w:val="auto"/>
                                <w:sz w:val="32"/>
                                <w:szCs w:val="32"/>
                                <w:cs/>
                              </w:rPr>
                              <w:t xml:space="preserve">ภาพประกอบที่ </w:t>
                            </w:r>
                            <w:r w:rsidRPr="00330E8C">
                              <w:rPr>
                                <w:rFonts w:ascii="TH Sarabun New" w:hAnsi="TH Sarabun New" w:cs="TH Sarabun New"/>
                                <w:b/>
                                <w:bCs/>
                                <w:i w:val="0"/>
                                <w:iCs w:val="0"/>
                                <w:color w:val="auto"/>
                                <w:sz w:val="32"/>
                                <w:szCs w:val="32"/>
                              </w:rPr>
                              <w:t>2.</w:t>
                            </w:r>
                            <w:r w:rsidRPr="00330E8C">
                              <w:rPr>
                                <w:rFonts w:ascii="TH Sarabun New" w:hAnsi="TH Sarabun New" w:cs="TH Sarabun New"/>
                                <w:b/>
                                <w:bCs/>
                                <w:i w:val="0"/>
                                <w:iCs w:val="0"/>
                                <w:noProof/>
                                <w:color w:val="auto"/>
                                <w:sz w:val="32"/>
                                <w:szCs w:val="32"/>
                              </w:rPr>
                              <w:fldChar w:fldCharType="begin"/>
                            </w:r>
                            <w:r w:rsidRPr="00330E8C">
                              <w:rPr>
                                <w:rFonts w:ascii="TH Sarabun New" w:hAnsi="TH Sarabun New" w:cs="TH Sarabun New"/>
                                <w:b/>
                                <w:bCs/>
                                <w:i w:val="0"/>
                                <w:iCs w:val="0"/>
                                <w:noProof/>
                                <w:color w:val="auto"/>
                                <w:sz w:val="32"/>
                                <w:szCs w:val="32"/>
                              </w:rPr>
                              <w:instrText xml:space="preserve"> SEQ </w:instrText>
                            </w:r>
                            <w:r w:rsidRPr="00330E8C">
                              <w:rPr>
                                <w:rFonts w:ascii="TH Sarabun New" w:hAnsi="TH Sarabun New" w:cs="TH Sarabun New"/>
                                <w:b/>
                                <w:bCs/>
                                <w:i w:val="0"/>
                                <w:iCs w:val="0"/>
                                <w:noProof/>
                                <w:color w:val="auto"/>
                                <w:sz w:val="32"/>
                                <w:szCs w:val="32"/>
                                <w:cs/>
                              </w:rPr>
                              <w:instrText>ภาพประกอบที่</w:instrText>
                            </w:r>
                            <w:r w:rsidRPr="00330E8C">
                              <w:rPr>
                                <w:rFonts w:ascii="TH Sarabun New" w:hAnsi="TH Sarabun New" w:cs="TH Sarabun New"/>
                                <w:b/>
                                <w:bCs/>
                                <w:i w:val="0"/>
                                <w:iCs w:val="0"/>
                                <w:noProof/>
                                <w:color w:val="auto"/>
                                <w:sz w:val="32"/>
                                <w:szCs w:val="32"/>
                              </w:rPr>
                              <w:instrText xml:space="preserve">_2. \* ARABIC </w:instrText>
                            </w:r>
                            <w:r w:rsidRPr="00330E8C">
                              <w:rPr>
                                <w:rFonts w:ascii="TH Sarabun New" w:hAnsi="TH Sarabun New" w:cs="TH Sarabun New"/>
                                <w:b/>
                                <w:bCs/>
                                <w:i w:val="0"/>
                                <w:iCs w:val="0"/>
                                <w:noProof/>
                                <w:color w:val="auto"/>
                                <w:sz w:val="32"/>
                                <w:szCs w:val="32"/>
                              </w:rPr>
                              <w:fldChar w:fldCharType="separate"/>
                            </w:r>
                            <w:r w:rsidR="00745CD2">
                              <w:rPr>
                                <w:rFonts w:ascii="TH Sarabun New" w:hAnsi="TH Sarabun New" w:cs="TH Sarabun New"/>
                                <w:b/>
                                <w:bCs/>
                                <w:i w:val="0"/>
                                <w:iCs w:val="0"/>
                                <w:noProof/>
                                <w:color w:val="auto"/>
                                <w:sz w:val="32"/>
                                <w:szCs w:val="32"/>
                              </w:rPr>
                              <w:t>1</w:t>
                            </w:r>
                            <w:r w:rsidRPr="00330E8C">
                              <w:rPr>
                                <w:rFonts w:ascii="TH Sarabun New" w:hAnsi="TH Sarabun New" w:cs="TH Sarabun New"/>
                                <w:b/>
                                <w:bCs/>
                                <w:i w:val="0"/>
                                <w:iCs w:val="0"/>
                                <w:noProof/>
                                <w:color w:val="auto"/>
                                <w:sz w:val="32"/>
                                <w:szCs w:val="32"/>
                              </w:rPr>
                              <w:fldChar w:fldCharType="end"/>
                            </w:r>
                            <w:r w:rsidRPr="00330E8C">
                              <w:rPr>
                                <w:rFonts w:ascii="TH Sarabun New" w:hAnsi="TH Sarabun New" w:cs="TH Sarabun New"/>
                                <w:i w:val="0"/>
                                <w:iCs w:val="0"/>
                                <w:noProof/>
                                <w:color w:val="auto"/>
                                <w:sz w:val="32"/>
                                <w:szCs w:val="32"/>
                              </w:rPr>
                              <w:t xml:space="preserve"> </w:t>
                            </w:r>
                            <w:r w:rsidR="00330E8C" w:rsidRPr="00330E8C">
                              <w:rPr>
                                <w:rFonts w:ascii="TH Sarabun New" w:hAnsi="TH Sarabun New" w:cs="TH Sarabun New"/>
                                <w:i w:val="0"/>
                                <w:iCs w:val="0"/>
                                <w:noProof/>
                                <w:color w:val="auto"/>
                                <w:sz w:val="32"/>
                                <w:szCs w:val="32"/>
                                <w:cs/>
                              </w:rPr>
                              <w:t>วงจรการพัฒนาระบบ</w:t>
                            </w:r>
                            <w:bookmarkEnd w:id="62"/>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94A516" id="_x0000_s1033" type="#_x0000_t202" style="position:absolute;left:0;text-align:left;margin-left:0;margin-top:.65pt;width:241.95pt;height:.05pt;z-index:251713575;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K7AGw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" stroked="f">
                <v:textbox style="mso-fit-shape-to-text:t" inset="0,0,0,0">
                  <w:txbxContent>
                    <w:p w14:paraId="21B4CA3C" w14:textId="1BB270DC" w:rsidR="00626138" w:rsidRPr="00330E8C" w:rsidRDefault="00626138" w:rsidP="00330E8C">
                      <w:pPr>
                        <w:pStyle w:val="af3"/>
                        <w:jc w:val="center"/>
                        <w:rPr>
                          <w:rFonts w:ascii="TH Sarabun New" w:hAnsi="TH Sarabun New" w:cs="TH Sarabun New"/>
                          <w:i w:val="0"/>
                          <w:iCs w:val="0"/>
                          <w:noProof/>
                          <w:color w:val="auto"/>
                          <w:sz w:val="32"/>
                          <w:szCs w:val="32"/>
                        </w:rPr>
                      </w:pPr>
                      <w:bookmarkStart w:id="75" w:name="_Toc225441446"/>
                      <w:bookmarkStart w:id="76" w:name="_Toc237892330"/>
                      <w:r w:rsidRPr="00330E8C">
                        <w:rPr>
                          <w:rFonts w:ascii="TH Sarabun New" w:hAnsi="TH Sarabun New" w:cs="TH Sarabun New"/>
                          <w:b/>
                          <w:bCs/>
                          <w:i w:val="0"/>
                          <w:iCs w:val="0"/>
                          <w:color w:val="auto"/>
                          <w:sz w:val="32"/>
                          <w:szCs w:val="32"/>
                          <w:cs/>
                        </w:rPr>
                        <w:t xml:space="preserve">ภาพประกอบที่ </w:t>
                      </w:r>
                      <w:r w:rsidRPr="00330E8C">
                        <w:rPr>
                          <w:rFonts w:ascii="TH Sarabun New" w:hAnsi="TH Sarabun New" w:cs="TH Sarabun New"/>
                          <w:b/>
                          <w:bCs/>
                          <w:i w:val="0"/>
                          <w:iCs w:val="0"/>
                          <w:color w:val="auto"/>
                          <w:sz w:val="32"/>
                          <w:szCs w:val="32"/>
                        </w:rPr>
                        <w:t>2.</w:t>
                      </w:r>
                      <w:r w:rsidRPr="00330E8C">
                        <w:rPr>
                          <w:rFonts w:ascii="TH Sarabun New" w:hAnsi="TH Sarabun New" w:cs="TH Sarabun New"/>
                          <w:b/>
                          <w:bCs/>
                          <w:i w:val="0"/>
                          <w:iCs w:val="0"/>
                          <w:noProof/>
                          <w:color w:val="auto"/>
                          <w:sz w:val="32"/>
                          <w:szCs w:val="32"/>
                        </w:rPr>
                        <w:fldChar w:fldCharType="begin"/>
                      </w:r>
                      <w:r w:rsidRPr="00330E8C">
                        <w:rPr>
                          <w:rFonts w:ascii="TH Sarabun New" w:hAnsi="TH Sarabun New" w:cs="TH Sarabun New"/>
                          <w:b/>
                          <w:bCs/>
                          <w:i w:val="0"/>
                          <w:iCs w:val="0"/>
                          <w:noProof/>
                          <w:color w:val="auto"/>
                          <w:sz w:val="32"/>
                          <w:szCs w:val="32"/>
                        </w:rPr>
                        <w:instrText xml:space="preserve"> SEQ </w:instrText>
                      </w:r>
                      <w:r w:rsidRPr="00330E8C">
                        <w:rPr>
                          <w:rFonts w:ascii="TH Sarabun New" w:hAnsi="TH Sarabun New" w:cs="TH Sarabun New"/>
                          <w:b/>
                          <w:bCs/>
                          <w:i w:val="0"/>
                          <w:iCs w:val="0"/>
                          <w:noProof/>
                          <w:color w:val="auto"/>
                          <w:sz w:val="32"/>
                          <w:szCs w:val="32"/>
                          <w:cs/>
                        </w:rPr>
                        <w:instrText>ภาพประกอบที่</w:instrText>
                      </w:r>
                      <w:r w:rsidRPr="00330E8C">
                        <w:rPr>
                          <w:rFonts w:ascii="TH Sarabun New" w:hAnsi="TH Sarabun New" w:cs="TH Sarabun New"/>
                          <w:b/>
                          <w:bCs/>
                          <w:i w:val="0"/>
                          <w:iCs w:val="0"/>
                          <w:noProof/>
                          <w:color w:val="auto"/>
                          <w:sz w:val="32"/>
                          <w:szCs w:val="32"/>
                        </w:rPr>
                        <w:instrText xml:space="preserve">_2. \* ARABIC </w:instrText>
                      </w:r>
                      <w:r w:rsidRPr="00330E8C">
                        <w:rPr>
                          <w:rFonts w:ascii="TH Sarabun New" w:hAnsi="TH Sarabun New" w:cs="TH Sarabun New"/>
                          <w:b/>
                          <w:bCs/>
                          <w:i w:val="0"/>
                          <w:iCs w:val="0"/>
                          <w:noProof/>
                          <w:color w:val="auto"/>
                          <w:sz w:val="32"/>
                          <w:szCs w:val="32"/>
                        </w:rPr>
                        <w:fldChar w:fldCharType="separate"/>
                      </w:r>
                      <w:r w:rsidR="00745CD2">
                        <w:rPr>
                          <w:rFonts w:ascii="TH Sarabun New" w:hAnsi="TH Sarabun New" w:cs="TH Sarabun New"/>
                          <w:b/>
                          <w:bCs/>
                          <w:i w:val="0"/>
                          <w:iCs w:val="0"/>
                          <w:noProof/>
                          <w:color w:val="auto"/>
                          <w:sz w:val="32"/>
                          <w:szCs w:val="32"/>
                        </w:rPr>
                        <w:t>1</w:t>
                      </w:r>
                      <w:r w:rsidRPr="00330E8C">
                        <w:rPr>
                          <w:rFonts w:ascii="TH Sarabun New" w:hAnsi="TH Sarabun New" w:cs="TH Sarabun New"/>
                          <w:b/>
                          <w:bCs/>
                          <w:i w:val="0"/>
                          <w:iCs w:val="0"/>
                          <w:noProof/>
                          <w:color w:val="auto"/>
                          <w:sz w:val="32"/>
                          <w:szCs w:val="32"/>
                        </w:rPr>
                        <w:fldChar w:fldCharType="end"/>
                      </w:r>
                      <w:r w:rsidRPr="00330E8C">
                        <w:rPr>
                          <w:rFonts w:ascii="TH Sarabun New" w:hAnsi="TH Sarabun New" w:cs="TH Sarabun New"/>
                          <w:i w:val="0"/>
                          <w:iCs w:val="0"/>
                          <w:noProof/>
                          <w:color w:val="auto"/>
                          <w:sz w:val="32"/>
                          <w:szCs w:val="32"/>
                        </w:rPr>
                        <w:t xml:space="preserve"> </w:t>
                      </w:r>
                      <w:r w:rsidR="00330E8C" w:rsidRPr="00330E8C">
                        <w:rPr>
                          <w:rFonts w:ascii="TH Sarabun New" w:hAnsi="TH Sarabun New" w:cs="TH Sarabun New"/>
                          <w:i w:val="0"/>
                          <w:iCs w:val="0"/>
                          <w:noProof/>
                          <w:color w:val="auto"/>
                          <w:sz w:val="32"/>
                          <w:szCs w:val="32"/>
                          <w:cs/>
                        </w:rPr>
                        <w:t>วงจรการพัฒนาระบบ</w:t>
                      </w:r>
                      <w:bookmarkEnd w:id="75"/>
                      <w:bookmarkEnd w:id="76"/>
                    </w:p>
                  </w:txbxContent>
                </v:textbox>
                <w10:wrap type="square" anchorx="margin"/>
              </v:shape>
            </w:pict>
          </mc:Fallback>
        </mc:AlternateContent>
      </w:r>
      <w:r w:rsidRPr="009F7AC5">
        <w:rPr>
          <w:rFonts w:ascii="TH SarabunPSK" w:hAnsi="TH SarabunPSK" w:cs="TH SarabunPSK" w:hint="cs"/>
          <w:noProof/>
          <w:color w:val="0D0D0D" w:themeColor="text1" w:themeTint="F2"/>
        </w:rPr>
        <mc:AlternateContent>
          <mc:Choice Requires="wps">
            <w:drawing>
              <wp:anchor distT="0" distB="0" distL="114300" distR="114300" simplePos="0" relativeHeight="251658254" behindDoc="0" locked="0" layoutInCell="1" allowOverlap="1" wp14:anchorId="662C698D" wp14:editId="45E938ED">
                <wp:simplePos x="0" y="0"/>
                <wp:positionH relativeFrom="margin">
                  <wp:align>center</wp:align>
                </wp:positionH>
                <wp:positionV relativeFrom="paragraph">
                  <wp:posOffset>5163</wp:posOffset>
                </wp:positionV>
                <wp:extent cx="3072765" cy="635"/>
                <wp:effectExtent l="0" t="0" r="0" b="6985"/>
                <wp:wrapSquare wrapText="bothSides"/>
                <wp:docPr id="110919114" name="Text Box 1"/>
                <wp:cNvGraphicFramePr/>
                <a:graphic xmlns:a="http://schemas.openxmlformats.org/drawingml/2006/main">
                  <a:graphicData uri="http://schemas.microsoft.com/office/word/2010/wordprocessingShape">
                    <wps:wsp>
                      <wps:cNvSpPr txBox="1"/>
                      <wps:spPr>
                        <a:xfrm>
                          <a:off x="0" y="0"/>
                          <a:ext cx="3072765" cy="635"/>
                        </a:xfrm>
                        <a:prstGeom prst="rect">
                          <a:avLst/>
                        </a:prstGeom>
                        <a:solidFill>
                          <a:prstClr val="white"/>
                        </a:solidFill>
                        <a:ln>
                          <a:noFill/>
                        </a:ln>
                      </wps:spPr>
                      <wps:txbx>
                        <w:txbxContent>
                          <w:p w14:paraId="762541D5" w14:textId="00724345" w:rsidR="00582E68" w:rsidRPr="00582E68" w:rsidRDefault="00582E68" w:rsidP="00582E68">
                            <w:pPr>
                              <w:pStyle w:val="af3"/>
                              <w:rPr>
                                <w:rFonts w:ascii="TH SarabunPSK" w:hAnsi="TH SarabunPSK" w:cs="TH SarabunPSK"/>
                                <w:i w:val="0"/>
                                <w:iCs w:val="0"/>
                                <w:noProof/>
                                <w:color w:val="auto"/>
                                <w:sz w:val="32"/>
                                <w:szCs w:val="32"/>
                              </w:rPr>
                            </w:pPr>
                            <w:bookmarkStart w:id="64" w:name="_Toc222066536"/>
                            <w:bookmarkStart w:id="65" w:name="_Toc224766965"/>
                            <w:r w:rsidRPr="00582E68">
                              <w:rPr>
                                <w:rFonts w:ascii="TH SarabunPSK" w:hAnsi="TH SarabunPSK" w:cs="TH SarabunPSK" w:hint="cs"/>
                                <w:b/>
                                <w:bCs/>
                                <w:i w:val="0"/>
                                <w:iCs w:val="0"/>
                                <w:color w:val="auto"/>
                                <w:sz w:val="32"/>
                                <w:szCs w:val="32"/>
                                <w:cs/>
                              </w:rPr>
                              <w:t xml:space="preserve">ภาพประกอบที่ </w:t>
                            </w:r>
                            <w:r w:rsidRPr="00582E68">
                              <w:rPr>
                                <w:rFonts w:ascii="TH SarabunPSK" w:hAnsi="TH SarabunPSK" w:cs="TH SarabunPSK" w:hint="cs"/>
                                <w:b/>
                                <w:bCs/>
                                <w:i w:val="0"/>
                                <w:iCs w:val="0"/>
                                <w:color w:val="auto"/>
                                <w:sz w:val="32"/>
                                <w:szCs w:val="32"/>
                              </w:rPr>
                              <w:t>2</w:t>
                            </w:r>
                            <w:r w:rsidRPr="00582E68">
                              <w:rPr>
                                <w:rFonts w:ascii="TH SarabunPSK" w:hAnsi="TH SarabunPSK" w:cs="TH SarabunPSK"/>
                                <w:b/>
                                <w:bCs/>
                                <w:i w:val="0"/>
                                <w:iCs w:val="0"/>
                                <w:color w:val="auto"/>
                                <w:sz w:val="32"/>
                                <w:szCs w:val="32"/>
                              </w:rPr>
                              <w:t>.</w:t>
                            </w:r>
                            <w:r w:rsidRPr="00582E68">
                              <w:rPr>
                                <w:rFonts w:ascii="TH SarabunPSK" w:hAnsi="TH SarabunPSK" w:cs="TH SarabunPSK" w:hint="cs"/>
                                <w:b/>
                                <w:bCs/>
                                <w:i w:val="0"/>
                                <w:iCs w:val="0"/>
                                <w:color w:val="auto"/>
                                <w:sz w:val="32"/>
                                <w:szCs w:val="32"/>
                              </w:rPr>
                              <w:t xml:space="preserve"> </w:t>
                            </w:r>
                            <w:r w:rsidRPr="00582E68">
                              <w:rPr>
                                <w:rFonts w:ascii="TH SarabunPSK" w:hAnsi="TH SarabunPSK" w:cs="TH SarabunPSK" w:hint="cs"/>
                                <w:b/>
                                <w:bCs/>
                                <w:i w:val="0"/>
                                <w:iCs w:val="0"/>
                                <w:noProof/>
                                <w:color w:val="auto"/>
                                <w:sz w:val="32"/>
                                <w:szCs w:val="32"/>
                              </w:rPr>
                              <w:fldChar w:fldCharType="begin"/>
                            </w:r>
                            <w:r w:rsidRPr="00582E68">
                              <w:rPr>
                                <w:rFonts w:ascii="TH SarabunPSK" w:hAnsi="TH SarabunPSK" w:cs="TH SarabunPSK" w:hint="cs"/>
                                <w:b/>
                                <w:bCs/>
                                <w:i w:val="0"/>
                                <w:iCs w:val="0"/>
                                <w:noProof/>
                                <w:color w:val="auto"/>
                                <w:sz w:val="32"/>
                                <w:szCs w:val="32"/>
                              </w:rPr>
                              <w:instrText xml:space="preserve"> SEQ </w:instrText>
                            </w:r>
                            <w:r w:rsidRPr="00582E68">
                              <w:rPr>
                                <w:rFonts w:ascii="TH SarabunPSK" w:hAnsi="TH SarabunPSK" w:cs="TH SarabunPSK" w:hint="cs"/>
                                <w:b/>
                                <w:bCs/>
                                <w:i w:val="0"/>
                                <w:iCs w:val="0"/>
                                <w:noProof/>
                                <w:color w:val="auto"/>
                                <w:sz w:val="32"/>
                                <w:szCs w:val="32"/>
                                <w:cs/>
                              </w:rPr>
                              <w:instrText>ภาพประกอบที่</w:instrText>
                            </w:r>
                            <w:r w:rsidRPr="00582E68">
                              <w:rPr>
                                <w:rFonts w:ascii="TH SarabunPSK" w:hAnsi="TH SarabunPSK" w:cs="TH SarabunPSK" w:hint="cs"/>
                                <w:b/>
                                <w:bCs/>
                                <w:i w:val="0"/>
                                <w:iCs w:val="0"/>
                                <w:noProof/>
                                <w:color w:val="auto"/>
                                <w:sz w:val="32"/>
                                <w:szCs w:val="32"/>
                              </w:rPr>
                              <w:instrText xml:space="preserve">2 \* ARABIC </w:instrText>
                            </w:r>
                            <w:r w:rsidRPr="00582E68">
                              <w:rPr>
                                <w:rFonts w:ascii="TH SarabunPSK" w:hAnsi="TH SarabunPSK" w:cs="TH SarabunPSK" w:hint="cs"/>
                                <w:b/>
                                <w:bCs/>
                                <w:i w:val="0"/>
                                <w:iCs w:val="0"/>
                                <w:noProof/>
                                <w:color w:val="auto"/>
                                <w:sz w:val="32"/>
                                <w:szCs w:val="32"/>
                              </w:rPr>
                              <w:fldChar w:fldCharType="separate"/>
                            </w:r>
                            <w:r w:rsidR="00745CD2">
                              <w:rPr>
                                <w:rFonts w:ascii="TH SarabunPSK" w:hAnsi="TH SarabunPSK" w:cs="TH SarabunPSK"/>
                                <w:b/>
                                <w:bCs/>
                                <w:i w:val="0"/>
                                <w:iCs w:val="0"/>
                                <w:noProof/>
                                <w:color w:val="auto"/>
                                <w:sz w:val="32"/>
                                <w:szCs w:val="32"/>
                              </w:rPr>
                              <w:t>1</w:t>
                            </w:r>
                            <w:r w:rsidRPr="00582E68">
                              <w:rPr>
                                <w:rFonts w:ascii="TH SarabunPSK" w:hAnsi="TH SarabunPSK" w:cs="TH SarabunPSK" w:hint="cs"/>
                                <w:b/>
                                <w:bCs/>
                                <w:i w:val="0"/>
                                <w:iCs w:val="0"/>
                                <w:noProof/>
                                <w:color w:val="auto"/>
                                <w:sz w:val="32"/>
                                <w:szCs w:val="32"/>
                              </w:rPr>
                              <w:fldChar w:fldCharType="end"/>
                            </w:r>
                            <w:r w:rsidRPr="00582E68">
                              <w:rPr>
                                <w:rFonts w:ascii="TH SarabunPSK" w:hAnsi="TH SarabunPSK" w:cs="TH SarabunPSK" w:hint="cs"/>
                                <w:i w:val="0"/>
                                <w:iCs w:val="0"/>
                                <w:noProof/>
                                <w:color w:val="auto"/>
                                <w:sz w:val="32"/>
                                <w:szCs w:val="32"/>
                              </w:rPr>
                              <w:t xml:space="preserve"> </w:t>
                            </w:r>
                            <w:r w:rsidRPr="00582E68">
                              <w:rPr>
                                <w:rFonts w:ascii="TH SarabunPSK" w:hAnsi="TH SarabunPSK" w:cs="TH SarabunPSK" w:hint="cs"/>
                                <w:i w:val="0"/>
                                <w:iCs w:val="0"/>
                                <w:noProof/>
                                <w:color w:val="auto"/>
                                <w:sz w:val="32"/>
                                <w:szCs w:val="32"/>
                                <w:cs/>
                              </w:rPr>
                              <w:t>วงจรการพัฒนาระบบ</w:t>
                            </w:r>
                            <w:bookmarkEnd w:id="64"/>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2C698D" id="_x0000_s1034" type="#_x0000_t202" style="position:absolute;left:0;text-align:left;margin-left:0;margin-top:.4pt;width:241.95pt;height:.05pt;z-index:25165825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XJGwIAAD8EAAAOAAAAZHJzL2Uyb0RvYy54bWysU8Fu2zAMvQ/YPwi6L05SNC2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" stroked="f">
                <v:textbox style="mso-fit-shape-to-text:t" inset="0,0,0,0">
                  <w:txbxContent>
                    <w:p w14:paraId="762541D5" w14:textId="00724345" w:rsidR="00582E68" w:rsidRPr="00582E68" w:rsidRDefault="00582E68" w:rsidP="00582E68">
                      <w:pPr>
                        <w:pStyle w:val="af3"/>
                        <w:rPr>
                          <w:rFonts w:ascii="TH SarabunPSK" w:hAnsi="TH SarabunPSK" w:cs="TH SarabunPSK"/>
                          <w:i w:val="0"/>
                          <w:iCs w:val="0"/>
                          <w:noProof/>
                          <w:color w:val="auto"/>
                          <w:sz w:val="32"/>
                          <w:szCs w:val="32"/>
                        </w:rPr>
                      </w:pPr>
                      <w:bookmarkStart w:id="79" w:name="_Toc222066536"/>
                      <w:bookmarkStart w:id="80" w:name="_Toc224766965"/>
                      <w:r w:rsidRPr="00582E68">
                        <w:rPr>
                          <w:rFonts w:ascii="TH SarabunPSK" w:hAnsi="TH SarabunPSK" w:cs="TH SarabunPSK" w:hint="cs"/>
                          <w:b/>
                          <w:bCs/>
                          <w:i w:val="0"/>
                          <w:iCs w:val="0"/>
                          <w:color w:val="auto"/>
                          <w:sz w:val="32"/>
                          <w:szCs w:val="32"/>
                          <w:cs/>
                        </w:rPr>
                        <w:t xml:space="preserve">ภาพประกอบที่ </w:t>
                      </w:r>
                      <w:r w:rsidRPr="00582E68">
                        <w:rPr>
                          <w:rFonts w:ascii="TH SarabunPSK" w:hAnsi="TH SarabunPSK" w:cs="TH SarabunPSK" w:hint="cs"/>
                          <w:b/>
                          <w:bCs/>
                          <w:i w:val="0"/>
                          <w:iCs w:val="0"/>
                          <w:color w:val="auto"/>
                          <w:sz w:val="32"/>
                          <w:szCs w:val="32"/>
                        </w:rPr>
                        <w:t>2</w:t>
                      </w:r>
                      <w:r w:rsidRPr="00582E68">
                        <w:rPr>
                          <w:rFonts w:ascii="TH SarabunPSK" w:hAnsi="TH SarabunPSK" w:cs="TH SarabunPSK"/>
                          <w:b/>
                          <w:bCs/>
                          <w:i w:val="0"/>
                          <w:iCs w:val="0"/>
                          <w:color w:val="auto"/>
                          <w:sz w:val="32"/>
                          <w:szCs w:val="32"/>
                        </w:rPr>
                        <w:t>.</w:t>
                      </w:r>
                      <w:r w:rsidRPr="00582E68">
                        <w:rPr>
                          <w:rFonts w:ascii="TH SarabunPSK" w:hAnsi="TH SarabunPSK" w:cs="TH SarabunPSK" w:hint="cs"/>
                          <w:b/>
                          <w:bCs/>
                          <w:i w:val="0"/>
                          <w:iCs w:val="0"/>
                          <w:color w:val="auto"/>
                          <w:sz w:val="32"/>
                          <w:szCs w:val="32"/>
                        </w:rPr>
                        <w:t xml:space="preserve"> </w:t>
                      </w:r>
                      <w:r w:rsidRPr="00582E68">
                        <w:rPr>
                          <w:rFonts w:ascii="TH SarabunPSK" w:hAnsi="TH SarabunPSK" w:cs="TH SarabunPSK" w:hint="cs"/>
                          <w:b/>
                          <w:bCs/>
                          <w:i w:val="0"/>
                          <w:iCs w:val="0"/>
                          <w:noProof/>
                          <w:color w:val="auto"/>
                          <w:sz w:val="32"/>
                          <w:szCs w:val="32"/>
                        </w:rPr>
                        <w:fldChar w:fldCharType="begin"/>
                      </w:r>
                      <w:r w:rsidRPr="00582E68">
                        <w:rPr>
                          <w:rFonts w:ascii="TH SarabunPSK" w:hAnsi="TH SarabunPSK" w:cs="TH SarabunPSK" w:hint="cs"/>
                          <w:b/>
                          <w:bCs/>
                          <w:i w:val="0"/>
                          <w:iCs w:val="0"/>
                          <w:noProof/>
                          <w:color w:val="auto"/>
                          <w:sz w:val="32"/>
                          <w:szCs w:val="32"/>
                        </w:rPr>
                        <w:instrText xml:space="preserve"> SEQ </w:instrText>
                      </w:r>
                      <w:r w:rsidRPr="00582E68">
                        <w:rPr>
                          <w:rFonts w:ascii="TH SarabunPSK" w:hAnsi="TH SarabunPSK" w:cs="TH SarabunPSK" w:hint="cs"/>
                          <w:b/>
                          <w:bCs/>
                          <w:i w:val="0"/>
                          <w:iCs w:val="0"/>
                          <w:noProof/>
                          <w:color w:val="auto"/>
                          <w:sz w:val="32"/>
                          <w:szCs w:val="32"/>
                          <w:cs/>
                        </w:rPr>
                        <w:instrText>ภาพประกอบที่</w:instrText>
                      </w:r>
                      <w:r w:rsidRPr="00582E68">
                        <w:rPr>
                          <w:rFonts w:ascii="TH SarabunPSK" w:hAnsi="TH SarabunPSK" w:cs="TH SarabunPSK" w:hint="cs"/>
                          <w:b/>
                          <w:bCs/>
                          <w:i w:val="0"/>
                          <w:iCs w:val="0"/>
                          <w:noProof/>
                          <w:color w:val="auto"/>
                          <w:sz w:val="32"/>
                          <w:szCs w:val="32"/>
                        </w:rPr>
                        <w:instrText xml:space="preserve">2 \* ARABIC </w:instrText>
                      </w:r>
                      <w:r w:rsidRPr="00582E68">
                        <w:rPr>
                          <w:rFonts w:ascii="TH SarabunPSK" w:hAnsi="TH SarabunPSK" w:cs="TH SarabunPSK" w:hint="cs"/>
                          <w:b/>
                          <w:bCs/>
                          <w:i w:val="0"/>
                          <w:iCs w:val="0"/>
                          <w:noProof/>
                          <w:color w:val="auto"/>
                          <w:sz w:val="32"/>
                          <w:szCs w:val="32"/>
                        </w:rPr>
                        <w:fldChar w:fldCharType="separate"/>
                      </w:r>
                      <w:r w:rsidR="00745CD2">
                        <w:rPr>
                          <w:rFonts w:ascii="TH SarabunPSK" w:hAnsi="TH SarabunPSK" w:cs="TH SarabunPSK"/>
                          <w:b/>
                          <w:bCs/>
                          <w:i w:val="0"/>
                          <w:iCs w:val="0"/>
                          <w:noProof/>
                          <w:color w:val="auto"/>
                          <w:sz w:val="32"/>
                          <w:szCs w:val="32"/>
                        </w:rPr>
                        <w:t>1</w:t>
                      </w:r>
                      <w:r w:rsidRPr="00582E68">
                        <w:rPr>
                          <w:rFonts w:ascii="TH SarabunPSK" w:hAnsi="TH SarabunPSK" w:cs="TH SarabunPSK" w:hint="cs"/>
                          <w:b/>
                          <w:bCs/>
                          <w:i w:val="0"/>
                          <w:iCs w:val="0"/>
                          <w:noProof/>
                          <w:color w:val="auto"/>
                          <w:sz w:val="32"/>
                          <w:szCs w:val="32"/>
                        </w:rPr>
                        <w:fldChar w:fldCharType="end"/>
                      </w:r>
                      <w:r w:rsidRPr="00582E68">
                        <w:rPr>
                          <w:rFonts w:ascii="TH SarabunPSK" w:hAnsi="TH SarabunPSK" w:cs="TH SarabunPSK" w:hint="cs"/>
                          <w:i w:val="0"/>
                          <w:iCs w:val="0"/>
                          <w:noProof/>
                          <w:color w:val="auto"/>
                          <w:sz w:val="32"/>
                          <w:szCs w:val="32"/>
                        </w:rPr>
                        <w:t xml:space="preserve"> </w:t>
                      </w:r>
                      <w:r w:rsidRPr="00582E68">
                        <w:rPr>
                          <w:rFonts w:ascii="TH SarabunPSK" w:hAnsi="TH SarabunPSK" w:cs="TH SarabunPSK" w:hint="cs"/>
                          <w:i w:val="0"/>
                          <w:iCs w:val="0"/>
                          <w:noProof/>
                          <w:color w:val="auto"/>
                          <w:sz w:val="32"/>
                          <w:szCs w:val="32"/>
                          <w:cs/>
                        </w:rPr>
                        <w:t>วงจรการพัฒนาระบบ</w:t>
                      </w:r>
                      <w:bookmarkEnd w:id="79"/>
                      <w:bookmarkEnd w:id="80"/>
                    </w:p>
                  </w:txbxContent>
                </v:textbox>
                <w10:wrap type="square" anchorx="margin"/>
              </v:shape>
            </w:pict>
          </mc:Fallback>
        </mc:AlternateContent>
      </w:r>
    </w:p>
    <w:p w14:paraId="418A891E" w14:textId="2C1DA484" w:rsidR="00B94E80" w:rsidRPr="002A6582" w:rsidRDefault="00B94E80"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2A6582">
        <w:rPr>
          <w:rFonts w:ascii="TH SarabunPSK" w:hAnsi="TH SarabunPSK" w:cs="TH SarabunPSK" w:hint="cs"/>
          <w:b/>
          <w:bCs/>
          <w:color w:val="0D0D0D" w:themeColor="text1" w:themeTint="F2"/>
          <w:sz w:val="32"/>
          <w:szCs w:val="32"/>
        </w:rPr>
        <w:lastRenderedPageBreak/>
        <w:t xml:space="preserve">2.1.9.1 </w:t>
      </w:r>
      <w:r w:rsidRPr="002A6582">
        <w:rPr>
          <w:rFonts w:ascii="TH SarabunPSK" w:hAnsi="TH SarabunPSK" w:cs="TH SarabunPSK" w:hint="cs"/>
          <w:b/>
          <w:bCs/>
          <w:color w:val="0D0D0D" w:themeColor="text1" w:themeTint="F2"/>
          <w:sz w:val="32"/>
          <w:szCs w:val="32"/>
          <w:cs/>
        </w:rPr>
        <w:t>การวิเคราะห์ปัญหาและความต้องการของระบบ</w:t>
      </w:r>
    </w:p>
    <w:p w14:paraId="37DD809F" w14:textId="335EB934" w:rsidR="00B94E80" w:rsidRPr="009F7AC5" w:rsidRDefault="00E929D4"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001E7E9C">
        <w:rPr>
          <w:rFonts w:ascii="TH SarabunPSK" w:hAnsi="TH SarabunPSK" w:cs="TH SarabunPSK" w:hint="cs"/>
          <w:color w:val="0D0D0D" w:themeColor="text1" w:themeTint="F2"/>
          <w:sz w:val="32"/>
          <w:szCs w:val="32"/>
          <w:cs/>
        </w:rPr>
        <w:t xml:space="preserve">   </w:t>
      </w:r>
      <w:r w:rsidR="00B94E80" w:rsidRPr="009F7AC5">
        <w:rPr>
          <w:rFonts w:ascii="TH SarabunPSK" w:hAnsi="TH SarabunPSK" w:cs="TH SarabunPSK" w:hint="cs"/>
          <w:color w:val="0D0D0D" w:themeColor="text1" w:themeTint="F2"/>
          <w:sz w:val="32"/>
          <w:szCs w:val="32"/>
          <w:cs/>
        </w:rPr>
        <w:t xml:space="preserve">ในขั้นตอนนี้เป็นการศึกษาและวิเคราะห์ปัญหาจากการพัฒนาเกมออนไลน์แนวยิงแบบ </w:t>
      </w:r>
      <w:r w:rsidR="00B94E80" w:rsidRPr="009F7AC5">
        <w:rPr>
          <w:rFonts w:ascii="TH SarabunPSK" w:hAnsi="TH SarabunPSK" w:cs="TH SarabunPSK" w:hint="cs"/>
          <w:color w:val="0D0D0D" w:themeColor="text1" w:themeTint="F2"/>
          <w:sz w:val="32"/>
          <w:szCs w:val="32"/>
        </w:rPr>
        <w:t xml:space="preserve">Multiplayer Real-time </w:t>
      </w:r>
      <w:r w:rsidR="00B94E80" w:rsidRPr="009F7AC5">
        <w:rPr>
          <w:rFonts w:ascii="TH SarabunPSK" w:hAnsi="TH SarabunPSK" w:cs="TH SarabunPSK" w:hint="cs"/>
          <w:color w:val="0D0D0D" w:themeColor="text1" w:themeTint="F2"/>
          <w:sz w:val="32"/>
          <w:szCs w:val="32"/>
          <w:cs/>
        </w:rPr>
        <w:t>ซึ่งมักพบปัญหาด้านความล่าช้าในการส่งข้อมูล (</w:t>
      </w:r>
      <w:r w:rsidR="00B94E80" w:rsidRPr="009F7AC5">
        <w:rPr>
          <w:rFonts w:ascii="TH SarabunPSK" w:hAnsi="TH SarabunPSK" w:cs="TH SarabunPSK" w:hint="cs"/>
          <w:color w:val="0D0D0D" w:themeColor="text1" w:themeTint="F2"/>
          <w:sz w:val="32"/>
          <w:szCs w:val="32"/>
        </w:rPr>
        <w:t xml:space="preserve">Latency) </w:t>
      </w:r>
      <w:r w:rsidR="00B94E80" w:rsidRPr="009F7AC5">
        <w:rPr>
          <w:rFonts w:ascii="TH SarabunPSK" w:hAnsi="TH SarabunPSK" w:cs="TH SarabunPSK" w:hint="cs"/>
          <w:color w:val="0D0D0D" w:themeColor="text1" w:themeTint="F2"/>
          <w:sz w:val="32"/>
          <w:szCs w:val="32"/>
          <w:cs/>
        </w:rPr>
        <w:t>และความไม่ตรงกันของข้อมูลตำแหน่ง</w:t>
      </w:r>
      <w:r w:rsidR="00B94E80" w:rsidRPr="009F7AC5">
        <w:rPr>
          <w:rFonts w:ascii="TH SarabunPSK" w:hAnsi="TH SarabunPSK" w:cs="TH SarabunPSK" w:hint="cs"/>
          <w:color w:val="0D0D0D" w:themeColor="text1" w:themeTint="F2"/>
          <w:sz w:val="32"/>
          <w:szCs w:val="32"/>
        </w:rPr>
        <w:t xml:space="preserve"> </w:t>
      </w:r>
      <w:r w:rsidR="00B94E80" w:rsidRPr="009F7AC5">
        <w:rPr>
          <w:rFonts w:ascii="TH SarabunPSK" w:hAnsi="TH SarabunPSK" w:cs="TH SarabunPSK" w:hint="cs"/>
          <w:color w:val="0D0D0D" w:themeColor="text1" w:themeTint="F2"/>
          <w:sz w:val="32"/>
          <w:szCs w:val="32"/>
          <w:cs/>
        </w:rPr>
        <w:t>จึงนำมาสู่การกำหนดความต้องการของระบบ ดังนี้:</w:t>
      </w:r>
    </w:p>
    <w:p w14:paraId="4A8061CB" w14:textId="632D84C2" w:rsidR="00B94E80" w:rsidRPr="006E561E" w:rsidRDefault="00B94E80" w:rsidP="006E561E">
      <w:pPr>
        <w:pStyle w:val="a9"/>
        <w:numPr>
          <w:ilvl w:val="0"/>
          <w:numId w:val="44"/>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6E561E">
        <w:rPr>
          <w:rFonts w:ascii="TH SarabunPSK" w:hAnsi="TH SarabunPSK" w:cs="TH SarabunPSK" w:hint="cs"/>
          <w:color w:val="0D0D0D" w:themeColor="text1" w:themeTint="F2"/>
          <w:sz w:val="32"/>
          <w:szCs w:val="32"/>
          <w:cs/>
        </w:rPr>
        <w:t>ความต้องการด้านระบบเครือข่าย:</w:t>
      </w:r>
      <w:r w:rsidRPr="006E561E">
        <w:rPr>
          <w:rFonts w:ascii="TH SarabunPSK" w:hAnsi="TH SarabunPSK" w:cs="TH SarabunPSK" w:hint="cs"/>
          <w:color w:val="0D0D0D" w:themeColor="text1" w:themeTint="F2"/>
          <w:sz w:val="32"/>
          <w:szCs w:val="32"/>
        </w:rPr>
        <w:t xml:space="preserve"> </w:t>
      </w:r>
      <w:r w:rsidRPr="006E561E">
        <w:rPr>
          <w:rFonts w:ascii="TH SarabunPSK" w:hAnsi="TH SarabunPSK" w:cs="TH SarabunPSK" w:hint="cs"/>
          <w:color w:val="0D0D0D" w:themeColor="text1" w:themeTint="F2"/>
          <w:sz w:val="32"/>
          <w:szCs w:val="32"/>
          <w:cs/>
        </w:rPr>
        <w:t>ระบบต้องรองรับการเล่นพร้อมกันแบบเรียลไทม์ และมีการ</w:t>
      </w:r>
      <w:r w:rsidR="006E561E" w:rsidRPr="006E561E">
        <w:rPr>
          <w:rFonts w:ascii="TH SarabunPSK" w:hAnsi="TH SarabunPSK" w:cs="TH SarabunPSK" w:hint="cs"/>
          <w:color w:val="0D0D0D" w:themeColor="text1" w:themeTint="F2"/>
          <w:sz w:val="32"/>
          <w:szCs w:val="32"/>
          <w:cs/>
        </w:rPr>
        <w:t xml:space="preserve">  </w:t>
      </w:r>
      <w:r w:rsidRPr="006E561E">
        <w:rPr>
          <w:rFonts w:ascii="TH SarabunPSK" w:hAnsi="TH SarabunPSK" w:cs="TH SarabunPSK" w:hint="cs"/>
          <w:color w:val="0D0D0D" w:themeColor="text1" w:themeTint="F2"/>
          <w:sz w:val="32"/>
          <w:szCs w:val="32"/>
          <w:cs/>
        </w:rPr>
        <w:t>ซิงโครไนซ์ข้อมูลตำแหน่ง สถานะผู้เล่น และการกระทำของยานอวกาศได้อย่างแม่นยำ</w:t>
      </w:r>
      <w:r w:rsidRPr="006E561E">
        <w:rPr>
          <w:rFonts w:ascii="TH SarabunPSK" w:hAnsi="TH SarabunPSK" w:cs="TH SarabunPSK" w:hint="cs"/>
          <w:color w:val="0D0D0D" w:themeColor="text1" w:themeTint="F2"/>
          <w:sz w:val="32"/>
          <w:szCs w:val="32"/>
        </w:rPr>
        <w:t xml:space="preserve"> </w:t>
      </w:r>
    </w:p>
    <w:p w14:paraId="0CB33875" w14:textId="4BCCC5AD" w:rsidR="00B94E80" w:rsidRPr="006E561E" w:rsidRDefault="00B94E80" w:rsidP="006E561E">
      <w:pPr>
        <w:pStyle w:val="a9"/>
        <w:numPr>
          <w:ilvl w:val="0"/>
          <w:numId w:val="44"/>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6E561E">
        <w:rPr>
          <w:rFonts w:ascii="TH SarabunPSK" w:hAnsi="TH SarabunPSK" w:cs="TH SarabunPSK" w:hint="cs"/>
          <w:color w:val="0D0D0D" w:themeColor="text1" w:themeTint="F2"/>
          <w:sz w:val="32"/>
          <w:szCs w:val="32"/>
          <w:cs/>
        </w:rPr>
        <w:t>ความต้องการด้านการจัดการข้อมูล:</w:t>
      </w:r>
      <w:r w:rsidRPr="006E561E">
        <w:rPr>
          <w:rFonts w:ascii="TH SarabunPSK" w:hAnsi="TH SarabunPSK" w:cs="TH SarabunPSK" w:hint="cs"/>
          <w:color w:val="0D0D0D" w:themeColor="text1" w:themeTint="F2"/>
          <w:sz w:val="32"/>
          <w:szCs w:val="32"/>
        </w:rPr>
        <w:t xml:space="preserve"> </w:t>
      </w:r>
      <w:r w:rsidRPr="006E561E">
        <w:rPr>
          <w:rFonts w:ascii="TH SarabunPSK" w:hAnsi="TH SarabunPSK" w:cs="TH SarabunPSK" w:hint="cs"/>
          <w:color w:val="0D0D0D" w:themeColor="text1" w:themeTint="F2"/>
          <w:sz w:val="32"/>
          <w:szCs w:val="32"/>
          <w:cs/>
        </w:rPr>
        <w:t>ระบบต้องมีการยืนยันตัวตนผู้เล่น และสามารถจัดเก็บข้อมูลสถิติการเล่น (ชนะ/แพ้) รวมถึงสถานะผู้เล่นบนระบบคลาวด์ (</w:t>
      </w:r>
      <w:r w:rsidRPr="006E561E">
        <w:rPr>
          <w:rFonts w:ascii="TH SarabunPSK" w:hAnsi="TH SarabunPSK" w:cs="TH SarabunPSK" w:hint="cs"/>
          <w:color w:val="0D0D0D" w:themeColor="text1" w:themeTint="F2"/>
          <w:sz w:val="32"/>
          <w:szCs w:val="32"/>
        </w:rPr>
        <w:t xml:space="preserve">Cloud Database) </w:t>
      </w:r>
      <w:r w:rsidRPr="006E561E">
        <w:rPr>
          <w:rFonts w:ascii="TH SarabunPSK" w:hAnsi="TH SarabunPSK" w:cs="TH SarabunPSK" w:hint="cs"/>
          <w:color w:val="0D0D0D" w:themeColor="text1" w:themeTint="F2"/>
          <w:sz w:val="32"/>
          <w:szCs w:val="32"/>
          <w:cs/>
        </w:rPr>
        <w:t>ได้อย่างถาวรและปลอดภัย</w:t>
      </w:r>
      <w:r w:rsidRPr="006E561E">
        <w:rPr>
          <w:rFonts w:ascii="TH SarabunPSK" w:hAnsi="TH SarabunPSK" w:cs="TH SarabunPSK" w:hint="cs"/>
          <w:color w:val="0D0D0D" w:themeColor="text1" w:themeTint="F2"/>
          <w:sz w:val="32"/>
          <w:szCs w:val="32"/>
        </w:rPr>
        <w:t xml:space="preserve"> </w:t>
      </w:r>
    </w:p>
    <w:p w14:paraId="06742E07" w14:textId="554C003B" w:rsidR="00B94E80" w:rsidRPr="006E561E" w:rsidRDefault="00B94E80" w:rsidP="006E561E">
      <w:pPr>
        <w:pStyle w:val="a9"/>
        <w:numPr>
          <w:ilvl w:val="0"/>
          <w:numId w:val="44"/>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6E561E">
        <w:rPr>
          <w:rFonts w:ascii="TH SarabunPSK" w:hAnsi="TH SarabunPSK" w:cs="TH SarabunPSK" w:hint="cs"/>
          <w:color w:val="0D0D0D" w:themeColor="text1" w:themeTint="F2"/>
          <w:sz w:val="32"/>
          <w:szCs w:val="32"/>
          <w:cs/>
        </w:rPr>
        <w:t>ความต้องการด้านผู้ใช้งาน:</w:t>
      </w:r>
      <w:r w:rsidRPr="006E561E">
        <w:rPr>
          <w:rFonts w:ascii="TH SarabunPSK" w:hAnsi="TH SarabunPSK" w:cs="TH SarabunPSK" w:hint="cs"/>
          <w:color w:val="0D0D0D" w:themeColor="text1" w:themeTint="F2"/>
          <w:sz w:val="32"/>
          <w:szCs w:val="32"/>
        </w:rPr>
        <w:t xml:space="preserve"> </w:t>
      </w:r>
      <w:r w:rsidRPr="006E561E">
        <w:rPr>
          <w:rFonts w:ascii="TH SarabunPSK" w:hAnsi="TH SarabunPSK" w:cs="TH SarabunPSK" w:hint="cs"/>
          <w:color w:val="0D0D0D" w:themeColor="text1" w:themeTint="F2"/>
          <w:sz w:val="32"/>
          <w:szCs w:val="32"/>
          <w:cs/>
        </w:rPr>
        <w:t>ตัวเกมต้องควบคุมได้ง่ายและเหมาะสมกับอุปกรณ์พกพา (</w:t>
      </w:r>
      <w:r w:rsidRPr="006E561E">
        <w:rPr>
          <w:rFonts w:ascii="TH SarabunPSK" w:hAnsi="TH SarabunPSK" w:cs="TH SarabunPSK" w:hint="cs"/>
          <w:color w:val="0D0D0D" w:themeColor="text1" w:themeTint="F2"/>
          <w:sz w:val="32"/>
          <w:szCs w:val="32"/>
        </w:rPr>
        <w:t xml:space="preserve">Android) </w:t>
      </w:r>
      <w:r w:rsidRPr="006E561E">
        <w:rPr>
          <w:rFonts w:ascii="TH SarabunPSK" w:hAnsi="TH SarabunPSK" w:cs="TH SarabunPSK" w:hint="cs"/>
          <w:color w:val="0D0D0D" w:themeColor="text1" w:themeTint="F2"/>
          <w:sz w:val="32"/>
          <w:szCs w:val="32"/>
          <w:cs/>
        </w:rPr>
        <w:t>มีระบบจับคู่ผู้เล่น (</w:t>
      </w:r>
      <w:r w:rsidRPr="006E561E">
        <w:rPr>
          <w:rFonts w:ascii="TH SarabunPSK" w:hAnsi="TH SarabunPSK" w:cs="TH SarabunPSK" w:hint="cs"/>
          <w:color w:val="0D0D0D" w:themeColor="text1" w:themeTint="F2"/>
          <w:sz w:val="32"/>
          <w:szCs w:val="32"/>
        </w:rPr>
        <w:t xml:space="preserve">Matchmaking) </w:t>
      </w:r>
      <w:r w:rsidRPr="006E561E">
        <w:rPr>
          <w:rFonts w:ascii="TH SarabunPSK" w:hAnsi="TH SarabunPSK" w:cs="TH SarabunPSK" w:hint="cs"/>
          <w:color w:val="0D0D0D" w:themeColor="text1" w:themeTint="F2"/>
          <w:sz w:val="32"/>
          <w:szCs w:val="32"/>
          <w:cs/>
        </w:rPr>
        <w:t>และระบบห้องพักคอย (</w:t>
      </w:r>
      <w:r w:rsidRPr="006E561E">
        <w:rPr>
          <w:rFonts w:ascii="TH SarabunPSK" w:hAnsi="TH SarabunPSK" w:cs="TH SarabunPSK" w:hint="cs"/>
          <w:color w:val="0D0D0D" w:themeColor="text1" w:themeTint="F2"/>
          <w:sz w:val="32"/>
          <w:szCs w:val="32"/>
        </w:rPr>
        <w:t xml:space="preserve">Lobby) </w:t>
      </w:r>
      <w:r w:rsidRPr="006E561E">
        <w:rPr>
          <w:rFonts w:ascii="TH SarabunPSK" w:hAnsi="TH SarabunPSK" w:cs="TH SarabunPSK" w:hint="cs"/>
          <w:color w:val="0D0D0D" w:themeColor="text1" w:themeTint="F2"/>
          <w:sz w:val="32"/>
          <w:szCs w:val="32"/>
          <w:cs/>
        </w:rPr>
        <w:t>เพื่อรองรับการเล่นกับเพื่อน</w:t>
      </w:r>
      <w:r w:rsidRPr="006E561E">
        <w:rPr>
          <w:rFonts w:ascii="TH SarabunPSK" w:hAnsi="TH SarabunPSK" w:cs="TH SarabunPSK" w:hint="cs"/>
          <w:color w:val="0D0D0D" w:themeColor="text1" w:themeTint="F2"/>
          <w:sz w:val="32"/>
          <w:szCs w:val="32"/>
        </w:rPr>
        <w:t xml:space="preserve"> </w:t>
      </w:r>
    </w:p>
    <w:p w14:paraId="47100B6C" w14:textId="77777777" w:rsidR="00E929D4" w:rsidRPr="006E561E" w:rsidRDefault="00E929D4"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p>
    <w:p w14:paraId="2B714A85" w14:textId="77777777" w:rsidR="00E929D4" w:rsidRPr="002A6582" w:rsidRDefault="00B94E80"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2A6582">
        <w:rPr>
          <w:rFonts w:ascii="TH SarabunPSK" w:hAnsi="TH SarabunPSK" w:cs="TH SarabunPSK" w:hint="cs"/>
          <w:b/>
          <w:bCs/>
          <w:color w:val="0D0D0D" w:themeColor="text1" w:themeTint="F2"/>
          <w:sz w:val="32"/>
          <w:szCs w:val="32"/>
        </w:rPr>
        <w:t xml:space="preserve">2.1.9.2 </w:t>
      </w:r>
      <w:r w:rsidRPr="002A6582">
        <w:rPr>
          <w:rFonts w:ascii="TH SarabunPSK" w:hAnsi="TH SarabunPSK" w:cs="TH SarabunPSK" w:hint="cs"/>
          <w:b/>
          <w:bCs/>
          <w:color w:val="0D0D0D" w:themeColor="text1" w:themeTint="F2"/>
          <w:sz w:val="32"/>
          <w:szCs w:val="32"/>
          <w:cs/>
        </w:rPr>
        <w:t>การออกแบบระบบ</w:t>
      </w:r>
      <w:r w:rsidRPr="002A6582">
        <w:rPr>
          <w:rFonts w:ascii="TH SarabunPSK" w:hAnsi="TH SarabunPSK" w:cs="TH SarabunPSK" w:hint="cs"/>
          <w:b/>
          <w:bCs/>
          <w:color w:val="0D0D0D" w:themeColor="text1" w:themeTint="F2"/>
          <w:sz w:val="32"/>
          <w:szCs w:val="32"/>
        </w:rPr>
        <w:t xml:space="preserve"> </w:t>
      </w:r>
    </w:p>
    <w:p w14:paraId="32167246" w14:textId="6A24324C" w:rsidR="00B94E80" w:rsidRPr="009F7AC5" w:rsidRDefault="003B339C"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006E561E">
        <w:rPr>
          <w:rFonts w:ascii="TH SarabunPSK" w:hAnsi="TH SarabunPSK" w:cs="TH SarabunPSK" w:hint="cs"/>
          <w:color w:val="0D0D0D" w:themeColor="text1" w:themeTint="F2"/>
          <w:sz w:val="32"/>
          <w:szCs w:val="32"/>
          <w:cs/>
        </w:rPr>
        <w:t xml:space="preserve">  </w:t>
      </w:r>
      <w:r w:rsidR="00B94E80" w:rsidRPr="009F7AC5">
        <w:rPr>
          <w:rFonts w:ascii="TH SarabunPSK" w:hAnsi="TH SarabunPSK" w:cs="TH SarabunPSK" w:hint="cs"/>
          <w:color w:val="0D0D0D" w:themeColor="text1" w:themeTint="F2"/>
          <w:sz w:val="32"/>
          <w:szCs w:val="32"/>
          <w:cs/>
        </w:rPr>
        <w:t>หลังจากทราบความต้องการของระบบ ได้นำมาออกแบบสถาปัตยกรรมและส่วนประกอบต่างๆ ภายในเกม ได้แก่:</w:t>
      </w:r>
    </w:p>
    <w:p w14:paraId="5B933944" w14:textId="3763DFFC" w:rsidR="00B94E80" w:rsidRPr="009F7AC5" w:rsidRDefault="00B94E80" w:rsidP="00A72201">
      <w:pPr>
        <w:numPr>
          <w:ilvl w:val="0"/>
          <w:numId w:val="2"/>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การออกแบบระบบเครือข่าย:</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ออกแบบโครงสร้างแบบ </w:t>
      </w:r>
      <w:r w:rsidRPr="009F7AC5">
        <w:rPr>
          <w:rFonts w:ascii="TH SarabunPSK" w:hAnsi="TH SarabunPSK" w:cs="TH SarabunPSK" w:hint="cs"/>
          <w:color w:val="0D0D0D" w:themeColor="text1" w:themeTint="F2"/>
          <w:sz w:val="32"/>
          <w:szCs w:val="32"/>
        </w:rPr>
        <w:t xml:space="preserve">Client-Server </w:t>
      </w:r>
      <w:r w:rsidRPr="009F7AC5">
        <w:rPr>
          <w:rFonts w:ascii="TH SarabunPSK" w:hAnsi="TH SarabunPSK" w:cs="TH SarabunPSK" w:hint="cs"/>
          <w:color w:val="0D0D0D" w:themeColor="text1" w:themeTint="F2"/>
          <w:sz w:val="32"/>
          <w:szCs w:val="32"/>
          <w:cs/>
        </w:rPr>
        <w:t xml:space="preserve">โดยใช้ </w:t>
      </w:r>
      <w:r w:rsidRPr="009F7AC5">
        <w:rPr>
          <w:rFonts w:ascii="TH SarabunPSK" w:hAnsi="TH SarabunPSK" w:cs="TH SarabunPSK" w:hint="cs"/>
          <w:color w:val="0D0D0D" w:themeColor="text1" w:themeTint="F2"/>
          <w:sz w:val="32"/>
          <w:szCs w:val="32"/>
        </w:rPr>
        <w:t xml:space="preserve">Photon Cloud </w:t>
      </w:r>
      <w:r w:rsidRPr="009F7AC5">
        <w:rPr>
          <w:rFonts w:ascii="TH SarabunPSK" w:hAnsi="TH SarabunPSK" w:cs="TH SarabunPSK" w:hint="cs"/>
          <w:color w:val="0D0D0D" w:themeColor="text1" w:themeTint="F2"/>
          <w:sz w:val="32"/>
          <w:szCs w:val="32"/>
          <w:cs/>
        </w:rPr>
        <w:t xml:space="preserve">ในการจัดการห้องพักคอย และใช้ระบบ </w:t>
      </w:r>
      <w:r w:rsidRPr="009F7AC5">
        <w:rPr>
          <w:rFonts w:ascii="TH SarabunPSK" w:hAnsi="TH SarabunPSK" w:cs="TH SarabunPSK" w:hint="cs"/>
          <w:color w:val="0D0D0D" w:themeColor="text1" w:themeTint="F2"/>
          <w:sz w:val="32"/>
          <w:szCs w:val="32"/>
        </w:rPr>
        <w:t xml:space="preserve">Master Client Authority </w:t>
      </w:r>
      <w:r w:rsidRPr="009F7AC5">
        <w:rPr>
          <w:rFonts w:ascii="TH SarabunPSK" w:hAnsi="TH SarabunPSK" w:cs="TH SarabunPSK" w:hint="cs"/>
          <w:color w:val="0D0D0D" w:themeColor="text1" w:themeTint="F2"/>
          <w:sz w:val="32"/>
          <w:szCs w:val="32"/>
          <w:cs/>
        </w:rPr>
        <w:t>จัดการเหตุการณ์กลางของเกมเพื่อป้องกันข้อมูลไม่ตรงกัน (</w:t>
      </w:r>
      <w:r w:rsidRPr="009F7AC5">
        <w:rPr>
          <w:rFonts w:ascii="TH SarabunPSK" w:hAnsi="TH SarabunPSK" w:cs="TH SarabunPSK" w:hint="cs"/>
          <w:color w:val="0D0D0D" w:themeColor="text1" w:themeTint="F2"/>
          <w:sz w:val="32"/>
          <w:szCs w:val="32"/>
        </w:rPr>
        <w:t xml:space="preserve">Desync) </w:t>
      </w:r>
      <w:r w:rsidRPr="009F7AC5">
        <w:rPr>
          <w:rFonts w:ascii="TH SarabunPSK" w:hAnsi="TH SarabunPSK" w:cs="TH SarabunPSK" w:hint="cs"/>
          <w:color w:val="0D0D0D" w:themeColor="text1" w:themeTint="F2"/>
          <w:sz w:val="32"/>
          <w:szCs w:val="32"/>
          <w:cs/>
        </w:rPr>
        <w:t>ระหว่างผู้เล่น</w:t>
      </w:r>
      <w:r w:rsidRPr="009F7AC5">
        <w:rPr>
          <w:rFonts w:ascii="TH SarabunPSK" w:hAnsi="TH SarabunPSK" w:cs="TH SarabunPSK" w:hint="cs"/>
          <w:color w:val="0D0D0D" w:themeColor="text1" w:themeTint="F2"/>
          <w:sz w:val="32"/>
          <w:szCs w:val="32"/>
        </w:rPr>
        <w:t xml:space="preserve"> </w:t>
      </w:r>
    </w:p>
    <w:p w14:paraId="7DDC9B54" w14:textId="246D6DCF" w:rsidR="00B94E80" w:rsidRPr="009F7AC5" w:rsidRDefault="00B94E80" w:rsidP="00A72201">
      <w:pPr>
        <w:numPr>
          <w:ilvl w:val="0"/>
          <w:numId w:val="2"/>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การออกแบบฐานข้อมูล:</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ออกแบบโครงสร้างฐานข้อมูลแบบ </w:t>
      </w:r>
      <w:r w:rsidRPr="009F7AC5">
        <w:rPr>
          <w:rFonts w:ascii="TH SarabunPSK" w:hAnsi="TH SarabunPSK" w:cs="TH SarabunPSK" w:hint="cs"/>
          <w:color w:val="0D0D0D" w:themeColor="text1" w:themeTint="F2"/>
          <w:sz w:val="32"/>
          <w:szCs w:val="32"/>
        </w:rPr>
        <w:t xml:space="preserve">NoSQL </w:t>
      </w:r>
      <w:r w:rsidRPr="009F7AC5">
        <w:rPr>
          <w:rFonts w:ascii="TH SarabunPSK" w:hAnsi="TH SarabunPSK" w:cs="TH SarabunPSK" w:hint="cs"/>
          <w:color w:val="0D0D0D" w:themeColor="text1" w:themeTint="F2"/>
          <w:sz w:val="32"/>
          <w:szCs w:val="32"/>
          <w:cs/>
        </w:rPr>
        <w:t xml:space="preserve">ผ่าน </w:t>
      </w:r>
      <w:r w:rsidRPr="009F7AC5">
        <w:rPr>
          <w:rFonts w:ascii="TH SarabunPSK" w:hAnsi="TH SarabunPSK" w:cs="TH SarabunPSK" w:hint="cs"/>
          <w:color w:val="0D0D0D" w:themeColor="text1" w:themeTint="F2"/>
          <w:sz w:val="32"/>
          <w:szCs w:val="32"/>
        </w:rPr>
        <w:t xml:space="preserve">Firebase Realtime Database </w:t>
      </w:r>
      <w:r w:rsidRPr="009F7AC5">
        <w:rPr>
          <w:rFonts w:ascii="TH SarabunPSK" w:hAnsi="TH SarabunPSK" w:cs="TH SarabunPSK" w:hint="cs"/>
          <w:color w:val="0D0D0D" w:themeColor="text1" w:themeTint="F2"/>
          <w:sz w:val="32"/>
          <w:szCs w:val="32"/>
          <w:cs/>
        </w:rPr>
        <w:t>สำหรับเก็บข้อมูลโปรไฟล์ผู้ใช้ (</w:t>
      </w:r>
      <w:r w:rsidRPr="009F7AC5">
        <w:rPr>
          <w:rFonts w:ascii="TH SarabunPSK" w:hAnsi="TH SarabunPSK" w:cs="TH SarabunPSK" w:hint="cs"/>
          <w:color w:val="0D0D0D" w:themeColor="text1" w:themeTint="F2"/>
          <w:sz w:val="32"/>
          <w:szCs w:val="32"/>
        </w:rPr>
        <w:t xml:space="preserve">User Profile), </w:t>
      </w:r>
      <w:r w:rsidRPr="009F7AC5">
        <w:rPr>
          <w:rFonts w:ascii="TH SarabunPSK" w:hAnsi="TH SarabunPSK" w:cs="TH SarabunPSK" w:hint="cs"/>
          <w:color w:val="0D0D0D" w:themeColor="text1" w:themeTint="F2"/>
          <w:sz w:val="32"/>
          <w:szCs w:val="32"/>
          <w:cs/>
        </w:rPr>
        <w:t>สถิติเกม (</w:t>
      </w:r>
      <w:r w:rsidRPr="009F7AC5">
        <w:rPr>
          <w:rFonts w:ascii="TH SarabunPSK" w:hAnsi="TH SarabunPSK" w:cs="TH SarabunPSK" w:hint="cs"/>
          <w:color w:val="0D0D0D" w:themeColor="text1" w:themeTint="F2"/>
          <w:sz w:val="32"/>
          <w:szCs w:val="32"/>
        </w:rPr>
        <w:t xml:space="preserve">Game Statistics) </w:t>
      </w:r>
      <w:r w:rsidRPr="009F7AC5">
        <w:rPr>
          <w:rFonts w:ascii="TH SarabunPSK" w:hAnsi="TH SarabunPSK" w:cs="TH SarabunPSK" w:hint="cs"/>
          <w:color w:val="0D0D0D" w:themeColor="text1" w:themeTint="F2"/>
          <w:sz w:val="32"/>
          <w:szCs w:val="32"/>
          <w:cs/>
        </w:rPr>
        <w:t>และระบบคลังแสง (</w:t>
      </w:r>
      <w:r w:rsidRPr="009F7AC5">
        <w:rPr>
          <w:rFonts w:ascii="TH SarabunPSK" w:hAnsi="TH SarabunPSK" w:cs="TH SarabunPSK" w:hint="cs"/>
          <w:color w:val="0D0D0D" w:themeColor="text1" w:themeTint="F2"/>
          <w:sz w:val="32"/>
          <w:szCs w:val="32"/>
        </w:rPr>
        <w:t xml:space="preserve">Inventory) </w:t>
      </w:r>
    </w:p>
    <w:p w14:paraId="12741704" w14:textId="65C1EC6B" w:rsidR="00B94E80" w:rsidRPr="009F7AC5" w:rsidRDefault="00B94E80" w:rsidP="00A72201">
      <w:pPr>
        <w:numPr>
          <w:ilvl w:val="0"/>
          <w:numId w:val="2"/>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การออกแบบส่วนติดต่อผู้ใช้งานและกราฟิก:</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ออกแบบผังงานระบบ (</w:t>
      </w:r>
      <w:r w:rsidRPr="009F7AC5">
        <w:rPr>
          <w:rFonts w:ascii="TH SarabunPSK" w:hAnsi="TH SarabunPSK" w:cs="TH SarabunPSK" w:hint="cs"/>
          <w:color w:val="0D0D0D" w:themeColor="text1" w:themeTint="F2"/>
          <w:sz w:val="32"/>
          <w:szCs w:val="32"/>
        </w:rPr>
        <w:t xml:space="preserve">Flowchart) </w:t>
      </w:r>
      <w:r w:rsidRPr="009F7AC5">
        <w:rPr>
          <w:rFonts w:ascii="TH SarabunPSK" w:hAnsi="TH SarabunPSK" w:cs="TH SarabunPSK" w:hint="cs"/>
          <w:color w:val="0D0D0D" w:themeColor="text1" w:themeTint="F2"/>
          <w:sz w:val="32"/>
          <w:szCs w:val="32"/>
          <w:cs/>
        </w:rPr>
        <w:t xml:space="preserve">ด้วย </w:t>
      </w:r>
      <w:r w:rsidRPr="009F7AC5">
        <w:rPr>
          <w:rFonts w:ascii="TH SarabunPSK" w:hAnsi="TH SarabunPSK" w:cs="TH SarabunPSK" w:hint="cs"/>
          <w:color w:val="0D0D0D" w:themeColor="text1" w:themeTint="F2"/>
          <w:sz w:val="32"/>
          <w:szCs w:val="32"/>
        </w:rPr>
        <w:t xml:space="preserve">Draw.io </w:t>
      </w:r>
      <w:r w:rsidRPr="009F7AC5">
        <w:rPr>
          <w:rFonts w:ascii="TH SarabunPSK" w:hAnsi="TH SarabunPSK" w:cs="TH SarabunPSK" w:hint="cs"/>
          <w:color w:val="0D0D0D" w:themeColor="text1" w:themeTint="F2"/>
          <w:sz w:val="32"/>
          <w:szCs w:val="32"/>
          <w:cs/>
        </w:rPr>
        <w:t>และจัดเตรียมสินทรัพย์ภายในเกม (</w:t>
      </w:r>
      <w:r w:rsidRPr="009F7AC5">
        <w:rPr>
          <w:rFonts w:ascii="TH SarabunPSK" w:hAnsi="TH SarabunPSK" w:cs="TH SarabunPSK" w:hint="cs"/>
          <w:color w:val="0D0D0D" w:themeColor="text1" w:themeTint="F2"/>
          <w:sz w:val="32"/>
          <w:szCs w:val="32"/>
        </w:rPr>
        <w:t xml:space="preserve">Game Assets) </w:t>
      </w:r>
      <w:r w:rsidRPr="009F7AC5">
        <w:rPr>
          <w:rFonts w:ascii="TH SarabunPSK" w:hAnsi="TH SarabunPSK" w:cs="TH SarabunPSK" w:hint="cs"/>
          <w:color w:val="0D0D0D" w:themeColor="text1" w:themeTint="F2"/>
          <w:sz w:val="32"/>
          <w:szCs w:val="32"/>
          <w:cs/>
        </w:rPr>
        <w:t>เช่น ยานอวกาศ รวมถึงออกแบบหน้าจอแสดงผลขณะเล่น (</w:t>
      </w:r>
      <w:r w:rsidRPr="009F7AC5">
        <w:rPr>
          <w:rFonts w:ascii="TH SarabunPSK" w:hAnsi="TH SarabunPSK" w:cs="TH SarabunPSK" w:hint="cs"/>
          <w:color w:val="0D0D0D" w:themeColor="text1" w:themeTint="F2"/>
          <w:sz w:val="32"/>
          <w:szCs w:val="32"/>
        </w:rPr>
        <w:t xml:space="preserve">HUD) </w:t>
      </w:r>
      <w:r w:rsidRPr="009F7AC5">
        <w:rPr>
          <w:rFonts w:ascii="TH SarabunPSK" w:hAnsi="TH SarabunPSK" w:cs="TH SarabunPSK" w:hint="cs"/>
          <w:color w:val="0D0D0D" w:themeColor="text1" w:themeTint="F2"/>
          <w:sz w:val="32"/>
          <w:szCs w:val="32"/>
          <w:cs/>
        </w:rPr>
        <w:t xml:space="preserve">อย่าง </w:t>
      </w:r>
      <w:r w:rsidRPr="009F7AC5">
        <w:rPr>
          <w:rFonts w:ascii="TH SarabunPSK" w:hAnsi="TH SarabunPSK" w:cs="TH SarabunPSK" w:hint="cs"/>
          <w:color w:val="0D0D0D" w:themeColor="text1" w:themeTint="F2"/>
          <w:sz w:val="32"/>
          <w:szCs w:val="32"/>
        </w:rPr>
        <w:t xml:space="preserve">Virtual Joystick </w:t>
      </w:r>
      <w:r w:rsidRPr="009F7AC5">
        <w:rPr>
          <w:rFonts w:ascii="TH SarabunPSK" w:hAnsi="TH SarabunPSK" w:cs="TH SarabunPSK" w:hint="cs"/>
          <w:color w:val="0D0D0D" w:themeColor="text1" w:themeTint="F2"/>
          <w:sz w:val="32"/>
          <w:szCs w:val="32"/>
          <w:cs/>
        </w:rPr>
        <w:t xml:space="preserve">และปุ่มสกิล ด้วยโปรแกรม </w:t>
      </w:r>
      <w:r w:rsidRPr="009F7AC5">
        <w:rPr>
          <w:rFonts w:ascii="TH SarabunPSK" w:hAnsi="TH SarabunPSK" w:cs="TH SarabunPSK" w:hint="cs"/>
          <w:color w:val="0D0D0D" w:themeColor="text1" w:themeTint="F2"/>
          <w:sz w:val="32"/>
          <w:szCs w:val="32"/>
        </w:rPr>
        <w:t xml:space="preserve">Adobe Photoshop </w:t>
      </w:r>
    </w:p>
    <w:p w14:paraId="425753AD" w14:textId="373A3272" w:rsidR="00B94E80" w:rsidRPr="009F7AC5" w:rsidRDefault="00B94E80" w:rsidP="00A72201">
      <w:pPr>
        <w:numPr>
          <w:ilvl w:val="0"/>
          <w:numId w:val="2"/>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การออกแบบกลไกและสมดุลเกม (</w:t>
      </w:r>
      <w:r w:rsidRPr="009F7AC5">
        <w:rPr>
          <w:rFonts w:ascii="TH SarabunPSK" w:hAnsi="TH SarabunPSK" w:cs="TH SarabunPSK" w:hint="cs"/>
          <w:color w:val="0D0D0D" w:themeColor="text1" w:themeTint="F2"/>
          <w:sz w:val="32"/>
          <w:szCs w:val="32"/>
        </w:rPr>
        <w:t xml:space="preserve">Game Mechanics): </w:t>
      </w:r>
      <w:r w:rsidRPr="009F7AC5">
        <w:rPr>
          <w:rFonts w:ascii="TH SarabunPSK" w:hAnsi="TH SarabunPSK" w:cs="TH SarabunPSK" w:hint="cs"/>
          <w:color w:val="0D0D0D" w:themeColor="text1" w:themeTint="F2"/>
          <w:sz w:val="32"/>
          <w:szCs w:val="32"/>
          <w:cs/>
        </w:rPr>
        <w:t xml:space="preserve">ออกแบบประเภทยานอวกาศให้มีคุณสมบัติแตกต่างกัน </w:t>
      </w:r>
      <w:r w:rsidRPr="009F7AC5">
        <w:rPr>
          <w:rFonts w:ascii="TH SarabunPSK" w:hAnsi="TH SarabunPSK" w:cs="TH SarabunPSK" w:hint="cs"/>
          <w:color w:val="0D0D0D" w:themeColor="text1" w:themeTint="F2"/>
          <w:sz w:val="32"/>
          <w:szCs w:val="32"/>
        </w:rPr>
        <w:t xml:space="preserve">3 </w:t>
      </w:r>
      <w:r w:rsidRPr="009F7AC5">
        <w:rPr>
          <w:rFonts w:ascii="TH SarabunPSK" w:hAnsi="TH SarabunPSK" w:cs="TH SarabunPSK" w:hint="cs"/>
          <w:color w:val="0D0D0D" w:themeColor="text1" w:themeTint="F2"/>
          <w:sz w:val="32"/>
          <w:szCs w:val="32"/>
          <w:cs/>
        </w:rPr>
        <w:t>สาย (สายสมดุล</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สายความเร็ว</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สายป้องกัน) และออกแบบแผนที่การรบ </w:t>
      </w:r>
      <w:r w:rsidRPr="009F7AC5">
        <w:rPr>
          <w:rFonts w:ascii="TH SarabunPSK" w:hAnsi="TH SarabunPSK" w:cs="TH SarabunPSK" w:hint="cs"/>
          <w:color w:val="0D0D0D" w:themeColor="text1" w:themeTint="F2"/>
          <w:sz w:val="32"/>
          <w:szCs w:val="32"/>
        </w:rPr>
        <w:t xml:space="preserve">3 </w:t>
      </w:r>
      <w:r w:rsidRPr="009F7AC5">
        <w:rPr>
          <w:rFonts w:ascii="TH SarabunPSK" w:hAnsi="TH SarabunPSK" w:cs="TH SarabunPSK" w:hint="cs"/>
          <w:color w:val="0D0D0D" w:themeColor="text1" w:themeTint="F2"/>
          <w:sz w:val="32"/>
          <w:szCs w:val="32"/>
          <w:cs/>
        </w:rPr>
        <w:t>รูปแบบที่มีอุปสรรคและกลไกแวดล้อมต่างกัน</w:t>
      </w:r>
      <w:r w:rsidRPr="009F7AC5">
        <w:rPr>
          <w:rFonts w:ascii="TH SarabunPSK" w:hAnsi="TH SarabunPSK" w:cs="TH SarabunPSK" w:hint="cs"/>
          <w:color w:val="0D0D0D" w:themeColor="text1" w:themeTint="F2"/>
          <w:sz w:val="32"/>
          <w:szCs w:val="32"/>
        </w:rPr>
        <w:t xml:space="preserve"> </w:t>
      </w:r>
    </w:p>
    <w:p w14:paraId="02B7FE77" w14:textId="767D5DAB" w:rsidR="003B339C" w:rsidRPr="002A6582" w:rsidRDefault="00B94E80"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2A6582">
        <w:rPr>
          <w:rFonts w:ascii="TH SarabunPSK" w:hAnsi="TH SarabunPSK" w:cs="TH SarabunPSK" w:hint="cs"/>
          <w:b/>
          <w:bCs/>
          <w:color w:val="0D0D0D" w:themeColor="text1" w:themeTint="F2"/>
          <w:sz w:val="32"/>
          <w:szCs w:val="32"/>
        </w:rPr>
        <w:t xml:space="preserve">2.1.9.3 </w:t>
      </w:r>
      <w:r w:rsidRPr="002A6582">
        <w:rPr>
          <w:rFonts w:ascii="TH SarabunPSK" w:hAnsi="TH SarabunPSK" w:cs="TH SarabunPSK" w:hint="cs"/>
          <w:b/>
          <w:bCs/>
          <w:color w:val="0D0D0D" w:themeColor="text1" w:themeTint="F2"/>
          <w:sz w:val="32"/>
          <w:szCs w:val="32"/>
          <w:cs/>
        </w:rPr>
        <w:t>การพัฒนาระบบ</w:t>
      </w:r>
      <w:r w:rsidRPr="002A6582">
        <w:rPr>
          <w:rFonts w:ascii="TH SarabunPSK" w:hAnsi="TH SarabunPSK" w:cs="TH SarabunPSK" w:hint="cs"/>
          <w:b/>
          <w:bCs/>
          <w:color w:val="0D0D0D" w:themeColor="text1" w:themeTint="F2"/>
          <w:sz w:val="32"/>
          <w:szCs w:val="32"/>
        </w:rPr>
        <w:t xml:space="preserve"> </w:t>
      </w:r>
    </w:p>
    <w:p w14:paraId="2B31FD59" w14:textId="15CA6EFE" w:rsidR="00B94E80" w:rsidRPr="009F7AC5" w:rsidRDefault="003B339C"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006E561E">
        <w:rPr>
          <w:rFonts w:ascii="TH SarabunPSK" w:hAnsi="TH SarabunPSK" w:cs="TH SarabunPSK" w:hint="cs"/>
          <w:color w:val="0D0D0D" w:themeColor="text1" w:themeTint="F2"/>
          <w:sz w:val="32"/>
          <w:szCs w:val="32"/>
          <w:cs/>
        </w:rPr>
        <w:t xml:space="preserve">  </w:t>
      </w:r>
      <w:r w:rsidR="00B94E80" w:rsidRPr="009F7AC5">
        <w:rPr>
          <w:rFonts w:ascii="TH SarabunPSK" w:hAnsi="TH SarabunPSK" w:cs="TH SarabunPSK" w:hint="cs"/>
          <w:color w:val="0D0D0D" w:themeColor="text1" w:themeTint="F2"/>
          <w:sz w:val="32"/>
          <w:szCs w:val="32"/>
          <w:cs/>
        </w:rPr>
        <w:t>เป็นขั้นตอนการลงมือเขียนโปรแกรมและสร้างเกมตามที่ได้ออกแบบไว้ โดยใช้เครื่องมือและเทคโนโลยีดังนี้:</w:t>
      </w:r>
    </w:p>
    <w:p w14:paraId="6A4F8F35" w14:textId="0CAE55C0" w:rsidR="00B94E80" w:rsidRPr="009F7AC5" w:rsidRDefault="00B94E80" w:rsidP="00A72201">
      <w:pPr>
        <w:numPr>
          <w:ilvl w:val="0"/>
          <w:numId w:val="3"/>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lastRenderedPageBreak/>
        <w:t>การพัฒนาเอนจินเกมและสคริปต์ (</w:t>
      </w:r>
      <w:r w:rsidRPr="009F7AC5">
        <w:rPr>
          <w:rFonts w:ascii="TH SarabunPSK" w:hAnsi="TH SarabunPSK" w:cs="TH SarabunPSK" w:hint="cs"/>
          <w:color w:val="0D0D0D" w:themeColor="text1" w:themeTint="F2"/>
          <w:sz w:val="32"/>
          <w:szCs w:val="32"/>
        </w:rPr>
        <w:t xml:space="preserve">Game Engine &amp; Scripting): </w:t>
      </w:r>
      <w:r w:rsidRPr="009F7AC5">
        <w:rPr>
          <w:rFonts w:ascii="TH SarabunPSK" w:hAnsi="TH SarabunPSK" w:cs="TH SarabunPSK" w:hint="cs"/>
          <w:color w:val="0D0D0D" w:themeColor="text1" w:themeTint="F2"/>
          <w:sz w:val="32"/>
          <w:szCs w:val="32"/>
          <w:cs/>
        </w:rPr>
        <w:t xml:space="preserve">สร้างสภาพแวดล้อมแบบ </w:t>
      </w:r>
      <w:r w:rsidRPr="009F7AC5">
        <w:rPr>
          <w:rFonts w:ascii="TH SarabunPSK" w:hAnsi="TH SarabunPSK" w:cs="TH SarabunPSK" w:hint="cs"/>
          <w:color w:val="0D0D0D" w:themeColor="text1" w:themeTint="F2"/>
          <w:sz w:val="32"/>
          <w:szCs w:val="32"/>
        </w:rPr>
        <w:t xml:space="preserve">2D </w:t>
      </w:r>
      <w:r w:rsidRPr="009F7AC5">
        <w:rPr>
          <w:rFonts w:ascii="TH SarabunPSK" w:hAnsi="TH SarabunPSK" w:cs="TH SarabunPSK" w:hint="cs"/>
          <w:color w:val="0D0D0D" w:themeColor="text1" w:themeTint="F2"/>
          <w:sz w:val="32"/>
          <w:szCs w:val="32"/>
          <w:cs/>
        </w:rPr>
        <w:t xml:space="preserve">และระบบฟิสิกส์ภายในเกมด้วย </w:t>
      </w:r>
      <w:r w:rsidRPr="009F7AC5">
        <w:rPr>
          <w:rFonts w:ascii="TH SarabunPSK" w:hAnsi="TH SarabunPSK" w:cs="TH SarabunPSK" w:hint="cs"/>
          <w:color w:val="0D0D0D" w:themeColor="text1" w:themeTint="F2"/>
          <w:sz w:val="32"/>
          <w:szCs w:val="32"/>
        </w:rPr>
        <w:t xml:space="preserve">Unity Game Engine </w:t>
      </w:r>
      <w:r w:rsidRPr="009F7AC5">
        <w:rPr>
          <w:rFonts w:ascii="TH SarabunPSK" w:hAnsi="TH SarabunPSK" w:cs="TH SarabunPSK" w:hint="cs"/>
          <w:color w:val="0D0D0D" w:themeColor="text1" w:themeTint="F2"/>
          <w:sz w:val="32"/>
          <w:szCs w:val="32"/>
          <w:cs/>
        </w:rPr>
        <w:t xml:space="preserve">และพัฒนาชุดคำสั่งควบคุมตรรกะของเกมด้วยภาษา </w:t>
      </w:r>
      <w:r w:rsidRPr="009F7AC5">
        <w:rPr>
          <w:rFonts w:ascii="TH SarabunPSK" w:hAnsi="TH SarabunPSK" w:cs="TH SarabunPSK" w:hint="cs"/>
          <w:color w:val="0D0D0D" w:themeColor="text1" w:themeTint="F2"/>
          <w:sz w:val="32"/>
          <w:szCs w:val="32"/>
        </w:rPr>
        <w:t xml:space="preserve">C# </w:t>
      </w:r>
      <w:r w:rsidRPr="009F7AC5">
        <w:rPr>
          <w:rFonts w:ascii="TH SarabunPSK" w:hAnsi="TH SarabunPSK" w:cs="TH SarabunPSK" w:hint="cs"/>
          <w:color w:val="0D0D0D" w:themeColor="text1" w:themeTint="F2"/>
          <w:sz w:val="32"/>
          <w:szCs w:val="32"/>
          <w:cs/>
        </w:rPr>
        <w:t xml:space="preserve">โดยใช้เครื่องมือ </w:t>
      </w:r>
      <w:r w:rsidRPr="009F7AC5">
        <w:rPr>
          <w:rFonts w:ascii="TH SarabunPSK" w:hAnsi="TH SarabunPSK" w:cs="TH SarabunPSK" w:hint="cs"/>
          <w:color w:val="0D0D0D" w:themeColor="text1" w:themeTint="F2"/>
          <w:sz w:val="32"/>
          <w:szCs w:val="32"/>
        </w:rPr>
        <w:t xml:space="preserve">Visual Studio </w:t>
      </w:r>
      <w:r w:rsidRPr="009F7AC5">
        <w:rPr>
          <w:rFonts w:ascii="TH SarabunPSK" w:hAnsi="TH SarabunPSK" w:cs="TH SarabunPSK" w:hint="cs"/>
          <w:color w:val="0D0D0D" w:themeColor="text1" w:themeTint="F2"/>
          <w:sz w:val="32"/>
          <w:szCs w:val="32"/>
          <w:cs/>
        </w:rPr>
        <w:t xml:space="preserve">หรือ </w:t>
      </w:r>
      <w:r w:rsidRPr="009F7AC5">
        <w:rPr>
          <w:rFonts w:ascii="TH SarabunPSK" w:hAnsi="TH SarabunPSK" w:cs="TH SarabunPSK" w:hint="cs"/>
          <w:color w:val="0D0D0D" w:themeColor="text1" w:themeTint="F2"/>
          <w:sz w:val="32"/>
          <w:szCs w:val="32"/>
        </w:rPr>
        <w:t xml:space="preserve">Visual Studio Code </w:t>
      </w:r>
    </w:p>
    <w:p w14:paraId="7208FF81" w14:textId="67C3A4F4" w:rsidR="00B94E80" w:rsidRPr="009F7AC5" w:rsidRDefault="00B94E80" w:rsidP="00A72201">
      <w:pPr>
        <w:numPr>
          <w:ilvl w:val="0"/>
          <w:numId w:val="3"/>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การพัฒนาระบบเครือข่าย (</w:t>
      </w:r>
      <w:r w:rsidRPr="009F7AC5">
        <w:rPr>
          <w:rFonts w:ascii="TH SarabunPSK" w:hAnsi="TH SarabunPSK" w:cs="TH SarabunPSK" w:hint="cs"/>
          <w:color w:val="0D0D0D" w:themeColor="text1" w:themeTint="F2"/>
          <w:sz w:val="32"/>
          <w:szCs w:val="32"/>
        </w:rPr>
        <w:t xml:space="preserve">Network Development): </w:t>
      </w:r>
      <w:r w:rsidRPr="009F7AC5">
        <w:rPr>
          <w:rFonts w:ascii="TH SarabunPSK" w:hAnsi="TH SarabunPSK" w:cs="TH SarabunPSK" w:hint="cs"/>
          <w:color w:val="0D0D0D" w:themeColor="text1" w:themeTint="F2"/>
          <w:sz w:val="32"/>
          <w:szCs w:val="32"/>
          <w:cs/>
        </w:rPr>
        <w:t xml:space="preserve">นำ </w:t>
      </w:r>
      <w:r w:rsidRPr="009F7AC5">
        <w:rPr>
          <w:rFonts w:ascii="TH SarabunPSK" w:hAnsi="TH SarabunPSK" w:cs="TH SarabunPSK" w:hint="cs"/>
          <w:color w:val="0D0D0D" w:themeColor="text1" w:themeTint="F2"/>
          <w:sz w:val="32"/>
          <w:szCs w:val="32"/>
        </w:rPr>
        <w:t xml:space="preserve">SDK </w:t>
      </w:r>
      <w:r w:rsidRPr="009F7AC5">
        <w:rPr>
          <w:rFonts w:ascii="TH SarabunPSK" w:hAnsi="TH SarabunPSK" w:cs="TH SarabunPSK" w:hint="cs"/>
          <w:color w:val="0D0D0D" w:themeColor="text1" w:themeTint="F2"/>
          <w:sz w:val="32"/>
          <w:szCs w:val="32"/>
          <w:cs/>
        </w:rPr>
        <w:t xml:space="preserve">ของ </w:t>
      </w:r>
      <w:r w:rsidRPr="009F7AC5">
        <w:rPr>
          <w:rFonts w:ascii="TH SarabunPSK" w:hAnsi="TH SarabunPSK" w:cs="TH SarabunPSK" w:hint="cs"/>
          <w:color w:val="0D0D0D" w:themeColor="text1" w:themeTint="F2"/>
          <w:sz w:val="32"/>
          <w:szCs w:val="32"/>
        </w:rPr>
        <w:t xml:space="preserve">Photon Unity Networking 2 (PUN 2) </w:t>
      </w:r>
      <w:r w:rsidRPr="009F7AC5">
        <w:rPr>
          <w:rFonts w:ascii="TH SarabunPSK" w:hAnsi="TH SarabunPSK" w:cs="TH SarabunPSK" w:hint="cs"/>
          <w:color w:val="0D0D0D" w:themeColor="text1" w:themeTint="F2"/>
          <w:sz w:val="32"/>
          <w:szCs w:val="32"/>
          <w:cs/>
        </w:rPr>
        <w:t xml:space="preserve">มาพัฒนาเพื่อจัดการการเชื่อมต่อ จับคู่ผู้เล่น และใช้เทคนิคอย่าง </w:t>
      </w:r>
      <w:r w:rsidRPr="009F7AC5">
        <w:rPr>
          <w:rFonts w:ascii="TH SarabunPSK" w:hAnsi="TH SarabunPSK" w:cs="TH SarabunPSK" w:hint="cs"/>
          <w:color w:val="0D0D0D" w:themeColor="text1" w:themeTint="F2"/>
          <w:sz w:val="32"/>
          <w:szCs w:val="32"/>
        </w:rPr>
        <w:t xml:space="preserve">Dead Reckoning </w:t>
      </w:r>
      <w:r w:rsidRPr="009F7AC5">
        <w:rPr>
          <w:rFonts w:ascii="TH SarabunPSK" w:hAnsi="TH SarabunPSK" w:cs="TH SarabunPSK" w:hint="cs"/>
          <w:color w:val="0D0D0D" w:themeColor="text1" w:themeTint="F2"/>
          <w:sz w:val="32"/>
          <w:szCs w:val="32"/>
          <w:cs/>
        </w:rPr>
        <w:t xml:space="preserve">และ </w:t>
      </w:r>
      <w:r w:rsidRPr="009F7AC5">
        <w:rPr>
          <w:rFonts w:ascii="TH SarabunPSK" w:hAnsi="TH SarabunPSK" w:cs="TH SarabunPSK" w:hint="cs"/>
          <w:color w:val="0D0D0D" w:themeColor="text1" w:themeTint="F2"/>
          <w:sz w:val="32"/>
          <w:szCs w:val="32"/>
        </w:rPr>
        <w:t xml:space="preserve">RPC (Remote Procedure Calls) </w:t>
      </w:r>
      <w:r w:rsidRPr="009F7AC5">
        <w:rPr>
          <w:rFonts w:ascii="TH SarabunPSK" w:hAnsi="TH SarabunPSK" w:cs="TH SarabunPSK" w:hint="cs"/>
          <w:color w:val="0D0D0D" w:themeColor="text1" w:themeTint="F2"/>
          <w:sz w:val="32"/>
          <w:szCs w:val="32"/>
          <w:cs/>
        </w:rPr>
        <w:t>ในการส่งคำสั่งและสถานะการโจมตีข้ามเครือข่าย</w:t>
      </w:r>
      <w:r w:rsidRPr="009F7AC5">
        <w:rPr>
          <w:rFonts w:ascii="TH SarabunPSK" w:hAnsi="TH SarabunPSK" w:cs="TH SarabunPSK" w:hint="cs"/>
          <w:color w:val="0D0D0D" w:themeColor="text1" w:themeTint="F2"/>
          <w:sz w:val="32"/>
          <w:szCs w:val="32"/>
        </w:rPr>
        <w:t xml:space="preserve"> </w:t>
      </w:r>
    </w:p>
    <w:p w14:paraId="2D331ECA" w14:textId="0670E23E" w:rsidR="00B94E80" w:rsidRPr="009F7AC5" w:rsidRDefault="00B94E80" w:rsidP="00A72201">
      <w:pPr>
        <w:numPr>
          <w:ilvl w:val="0"/>
          <w:numId w:val="3"/>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การเชื่อมต่อฐานข้อมูล:</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ติดตั้งและตั้งค่า </w:t>
      </w:r>
      <w:r w:rsidRPr="009F7AC5">
        <w:rPr>
          <w:rFonts w:ascii="TH SarabunPSK" w:hAnsi="TH SarabunPSK" w:cs="TH SarabunPSK" w:hint="cs"/>
          <w:color w:val="0D0D0D" w:themeColor="text1" w:themeTint="F2"/>
          <w:sz w:val="32"/>
          <w:szCs w:val="32"/>
        </w:rPr>
        <w:t xml:space="preserve">Firebase SDK </w:t>
      </w:r>
      <w:r w:rsidRPr="009F7AC5">
        <w:rPr>
          <w:rFonts w:ascii="TH SarabunPSK" w:hAnsi="TH SarabunPSK" w:cs="TH SarabunPSK" w:hint="cs"/>
          <w:color w:val="0D0D0D" w:themeColor="text1" w:themeTint="F2"/>
          <w:sz w:val="32"/>
          <w:szCs w:val="32"/>
          <w:cs/>
        </w:rPr>
        <w:t xml:space="preserve">เพื่อใช้งาน </w:t>
      </w:r>
      <w:r w:rsidRPr="009F7AC5">
        <w:rPr>
          <w:rFonts w:ascii="TH SarabunPSK" w:hAnsi="TH SarabunPSK" w:cs="TH SarabunPSK" w:hint="cs"/>
          <w:color w:val="0D0D0D" w:themeColor="text1" w:themeTint="F2"/>
          <w:sz w:val="32"/>
          <w:szCs w:val="32"/>
        </w:rPr>
        <w:t xml:space="preserve">Authentication </w:t>
      </w:r>
      <w:r w:rsidRPr="009F7AC5">
        <w:rPr>
          <w:rFonts w:ascii="TH SarabunPSK" w:hAnsi="TH SarabunPSK" w:cs="TH SarabunPSK" w:hint="cs"/>
          <w:color w:val="0D0D0D" w:themeColor="text1" w:themeTint="F2"/>
          <w:sz w:val="32"/>
          <w:szCs w:val="32"/>
          <w:cs/>
        </w:rPr>
        <w:t xml:space="preserve">สำหรับผูกบัญชี </w:t>
      </w:r>
      <w:r w:rsidRPr="009F7AC5">
        <w:rPr>
          <w:rFonts w:ascii="TH SarabunPSK" w:hAnsi="TH SarabunPSK" w:cs="TH SarabunPSK" w:hint="cs"/>
          <w:color w:val="0D0D0D" w:themeColor="text1" w:themeTint="F2"/>
          <w:sz w:val="32"/>
          <w:szCs w:val="32"/>
        </w:rPr>
        <w:t xml:space="preserve">Google Sign-In </w:t>
      </w:r>
      <w:r w:rsidRPr="009F7AC5">
        <w:rPr>
          <w:rFonts w:ascii="TH SarabunPSK" w:hAnsi="TH SarabunPSK" w:cs="TH SarabunPSK" w:hint="cs"/>
          <w:color w:val="0D0D0D" w:themeColor="text1" w:themeTint="F2"/>
          <w:sz w:val="32"/>
          <w:szCs w:val="32"/>
          <w:cs/>
        </w:rPr>
        <w:t>และเขียนชุดคำสั่งอัปเดตผลการแข่งขันและเหรียญรางวัลส่งไปยังฐานข้อมูลทันทีเมื่อจบการรบ</w:t>
      </w:r>
      <w:r w:rsidRPr="009F7AC5">
        <w:rPr>
          <w:rFonts w:ascii="TH SarabunPSK" w:hAnsi="TH SarabunPSK" w:cs="TH SarabunPSK" w:hint="cs"/>
          <w:color w:val="0D0D0D" w:themeColor="text1" w:themeTint="F2"/>
          <w:sz w:val="32"/>
          <w:szCs w:val="32"/>
        </w:rPr>
        <w:t xml:space="preserve"> </w:t>
      </w:r>
    </w:p>
    <w:p w14:paraId="1D3109A5" w14:textId="77777777" w:rsidR="00B94E80" w:rsidRPr="009F7AC5" w:rsidRDefault="00B94E80" w:rsidP="00A72201">
      <w:pPr>
        <w:numPr>
          <w:ilvl w:val="0"/>
          <w:numId w:val="3"/>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การจัดการเวอร์ชัน (</w:t>
      </w:r>
      <w:r w:rsidRPr="009F7AC5">
        <w:rPr>
          <w:rFonts w:ascii="TH SarabunPSK" w:hAnsi="TH SarabunPSK" w:cs="TH SarabunPSK" w:hint="cs"/>
          <w:color w:val="0D0D0D" w:themeColor="text1" w:themeTint="F2"/>
          <w:sz w:val="32"/>
          <w:szCs w:val="32"/>
        </w:rPr>
        <w:t xml:space="preserve">Version Control): </w:t>
      </w:r>
      <w:r w:rsidRPr="009F7AC5">
        <w:rPr>
          <w:rFonts w:ascii="TH SarabunPSK" w:hAnsi="TH SarabunPSK" w:cs="TH SarabunPSK" w:hint="cs"/>
          <w:color w:val="0D0D0D" w:themeColor="text1" w:themeTint="F2"/>
          <w:sz w:val="32"/>
          <w:szCs w:val="32"/>
          <w:cs/>
        </w:rPr>
        <w:t xml:space="preserve">ใช้ </w:t>
      </w:r>
      <w:r w:rsidRPr="009F7AC5">
        <w:rPr>
          <w:rFonts w:ascii="TH SarabunPSK" w:hAnsi="TH SarabunPSK" w:cs="TH SarabunPSK" w:hint="cs"/>
          <w:color w:val="0D0D0D" w:themeColor="text1" w:themeTint="F2"/>
          <w:sz w:val="32"/>
          <w:szCs w:val="32"/>
        </w:rPr>
        <w:t xml:space="preserve">Git </w:t>
      </w:r>
      <w:r w:rsidRPr="009F7AC5">
        <w:rPr>
          <w:rFonts w:ascii="TH SarabunPSK" w:hAnsi="TH SarabunPSK" w:cs="TH SarabunPSK" w:hint="cs"/>
          <w:color w:val="0D0D0D" w:themeColor="text1" w:themeTint="F2"/>
          <w:sz w:val="32"/>
          <w:szCs w:val="32"/>
          <w:cs/>
        </w:rPr>
        <w:t xml:space="preserve">และ </w:t>
      </w:r>
      <w:r w:rsidRPr="009F7AC5">
        <w:rPr>
          <w:rFonts w:ascii="TH SarabunPSK" w:hAnsi="TH SarabunPSK" w:cs="TH SarabunPSK" w:hint="cs"/>
          <w:color w:val="0D0D0D" w:themeColor="text1" w:themeTint="F2"/>
          <w:sz w:val="32"/>
          <w:szCs w:val="32"/>
        </w:rPr>
        <w:t xml:space="preserve">GitHub </w:t>
      </w:r>
      <w:r w:rsidRPr="009F7AC5">
        <w:rPr>
          <w:rFonts w:ascii="TH SarabunPSK" w:hAnsi="TH SarabunPSK" w:cs="TH SarabunPSK" w:hint="cs"/>
          <w:color w:val="0D0D0D" w:themeColor="text1" w:themeTint="F2"/>
          <w:sz w:val="32"/>
          <w:szCs w:val="32"/>
          <w:cs/>
        </w:rPr>
        <w:t>ในการติดตามและจัดการการเปลี่ยนแปลงของซอร์สโค้ด เพื่อความสะดวกในการทำงานร่วมกันภายในทีม</w:t>
      </w:r>
      <w:r w:rsidRPr="009F7AC5">
        <w:rPr>
          <w:rFonts w:ascii="TH SarabunPSK" w:hAnsi="TH SarabunPSK" w:cs="TH SarabunPSK" w:hint="cs"/>
          <w:color w:val="0D0D0D" w:themeColor="text1" w:themeTint="F2"/>
          <w:sz w:val="32"/>
          <w:szCs w:val="32"/>
        </w:rPr>
        <w:t xml:space="preserve"> </w:t>
      </w:r>
    </w:p>
    <w:p w14:paraId="07A12C70" w14:textId="77777777" w:rsidR="003B339C" w:rsidRPr="002A6582" w:rsidRDefault="00B94E80"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2A6582">
        <w:rPr>
          <w:rFonts w:ascii="TH SarabunPSK" w:hAnsi="TH SarabunPSK" w:cs="TH SarabunPSK" w:hint="cs"/>
          <w:b/>
          <w:bCs/>
          <w:color w:val="0D0D0D" w:themeColor="text1" w:themeTint="F2"/>
          <w:sz w:val="32"/>
          <w:szCs w:val="32"/>
        </w:rPr>
        <w:t xml:space="preserve">2.1.9.4 </w:t>
      </w:r>
      <w:r w:rsidRPr="002A6582">
        <w:rPr>
          <w:rFonts w:ascii="TH SarabunPSK" w:hAnsi="TH SarabunPSK" w:cs="TH SarabunPSK" w:hint="cs"/>
          <w:b/>
          <w:bCs/>
          <w:color w:val="0D0D0D" w:themeColor="text1" w:themeTint="F2"/>
          <w:sz w:val="32"/>
          <w:szCs w:val="32"/>
          <w:cs/>
        </w:rPr>
        <w:t>การทดสอบระบบ</w:t>
      </w:r>
      <w:r w:rsidRPr="002A6582">
        <w:rPr>
          <w:rFonts w:ascii="TH SarabunPSK" w:hAnsi="TH SarabunPSK" w:cs="TH SarabunPSK" w:hint="cs"/>
          <w:b/>
          <w:bCs/>
          <w:color w:val="0D0D0D" w:themeColor="text1" w:themeTint="F2"/>
          <w:sz w:val="32"/>
          <w:szCs w:val="32"/>
        </w:rPr>
        <w:t xml:space="preserve"> </w:t>
      </w:r>
    </w:p>
    <w:p w14:paraId="7D4BC5BF" w14:textId="128EA242" w:rsidR="00B94E80" w:rsidRPr="009F7AC5" w:rsidRDefault="003B339C"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006E561E">
        <w:rPr>
          <w:rFonts w:ascii="TH SarabunPSK" w:hAnsi="TH SarabunPSK" w:cs="TH SarabunPSK" w:hint="cs"/>
          <w:color w:val="0D0D0D" w:themeColor="text1" w:themeTint="F2"/>
          <w:sz w:val="32"/>
          <w:szCs w:val="32"/>
          <w:cs/>
        </w:rPr>
        <w:t xml:space="preserve">   </w:t>
      </w:r>
      <w:r w:rsidR="00B94E80" w:rsidRPr="009F7AC5">
        <w:rPr>
          <w:rFonts w:ascii="TH SarabunPSK" w:hAnsi="TH SarabunPSK" w:cs="TH SarabunPSK" w:hint="cs"/>
          <w:color w:val="0D0D0D" w:themeColor="text1" w:themeTint="F2"/>
          <w:sz w:val="32"/>
          <w:szCs w:val="32"/>
          <w:cs/>
        </w:rPr>
        <w:t>เมื่อพัฒนาระบบเบื้องต้นเสร็จสิ้น ได้นำตัวเกมมาทดสอบเพื่อหาข้อผิดพลาดและปรับปรุงประสิทธิภาพการทำงาน:</w:t>
      </w:r>
    </w:p>
    <w:p w14:paraId="70C859AD" w14:textId="4532957F" w:rsidR="00B94E80" w:rsidRPr="009F7AC5" w:rsidRDefault="00B94E80" w:rsidP="00A72201">
      <w:pPr>
        <w:numPr>
          <w:ilvl w:val="0"/>
          <w:numId w:val="4"/>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การทดสอบบนอุปกรณ์จริง:</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นำเกมไปติดตั้งและทดสอบบนอุปกรณ์เคลื่อนที่ระบบปฏิบัติการ </w:t>
      </w:r>
      <w:r w:rsidRPr="009F7AC5">
        <w:rPr>
          <w:rFonts w:ascii="TH SarabunPSK" w:hAnsi="TH SarabunPSK" w:cs="TH SarabunPSK" w:hint="cs"/>
          <w:color w:val="0D0D0D" w:themeColor="text1" w:themeTint="F2"/>
          <w:sz w:val="32"/>
          <w:szCs w:val="32"/>
        </w:rPr>
        <w:t>Android 15 (</w:t>
      </w:r>
      <w:r w:rsidRPr="009F7AC5">
        <w:rPr>
          <w:rFonts w:ascii="TH SarabunPSK" w:hAnsi="TH SarabunPSK" w:cs="TH SarabunPSK" w:hint="cs"/>
          <w:color w:val="0D0D0D" w:themeColor="text1" w:themeTint="F2"/>
          <w:sz w:val="32"/>
          <w:szCs w:val="32"/>
          <w:cs/>
        </w:rPr>
        <w:t xml:space="preserve">เช่น สมาร์ตโฟน </w:t>
      </w:r>
      <w:r w:rsidRPr="009F7AC5">
        <w:rPr>
          <w:rFonts w:ascii="TH SarabunPSK" w:hAnsi="TH SarabunPSK" w:cs="TH SarabunPSK" w:hint="cs"/>
          <w:color w:val="0D0D0D" w:themeColor="text1" w:themeTint="F2"/>
          <w:sz w:val="32"/>
          <w:szCs w:val="32"/>
        </w:rPr>
        <w:t xml:space="preserve">POCO F6) </w:t>
      </w:r>
      <w:r w:rsidRPr="009F7AC5">
        <w:rPr>
          <w:rFonts w:ascii="TH SarabunPSK" w:hAnsi="TH SarabunPSK" w:cs="TH SarabunPSK" w:hint="cs"/>
          <w:color w:val="0D0D0D" w:themeColor="text1" w:themeTint="F2"/>
          <w:sz w:val="32"/>
          <w:szCs w:val="32"/>
          <w:cs/>
        </w:rPr>
        <w:t xml:space="preserve">เพื่อทดสอบการประมวลผล ความลื่นไหลในการควบคุม และการแสดงผล </w:t>
      </w:r>
      <w:r w:rsidRPr="009F7AC5">
        <w:rPr>
          <w:rFonts w:ascii="TH SarabunPSK" w:hAnsi="TH SarabunPSK" w:cs="TH SarabunPSK" w:hint="cs"/>
          <w:color w:val="0D0D0D" w:themeColor="text1" w:themeTint="F2"/>
          <w:sz w:val="32"/>
          <w:szCs w:val="32"/>
        </w:rPr>
        <w:t xml:space="preserve">UI </w:t>
      </w:r>
      <w:r w:rsidRPr="009F7AC5">
        <w:rPr>
          <w:rFonts w:ascii="TH SarabunPSK" w:hAnsi="TH SarabunPSK" w:cs="TH SarabunPSK" w:hint="cs"/>
          <w:color w:val="0D0D0D" w:themeColor="text1" w:themeTint="F2"/>
          <w:sz w:val="32"/>
          <w:szCs w:val="32"/>
          <w:cs/>
        </w:rPr>
        <w:t>บนหน้าจอ</w:t>
      </w:r>
      <w:r w:rsidRPr="009F7AC5">
        <w:rPr>
          <w:rFonts w:ascii="TH SarabunPSK" w:hAnsi="TH SarabunPSK" w:cs="TH SarabunPSK" w:hint="cs"/>
          <w:color w:val="0D0D0D" w:themeColor="text1" w:themeTint="F2"/>
          <w:sz w:val="32"/>
          <w:szCs w:val="32"/>
        </w:rPr>
        <w:t xml:space="preserve"> </w:t>
      </w:r>
    </w:p>
    <w:p w14:paraId="18E31268" w14:textId="0CA4D838" w:rsidR="00B94E80" w:rsidRPr="009F7AC5" w:rsidRDefault="00B94E80" w:rsidP="00A72201">
      <w:pPr>
        <w:numPr>
          <w:ilvl w:val="0"/>
          <w:numId w:val="4"/>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 xml:space="preserve">การทดสอบระบบ </w:t>
      </w:r>
      <w:r w:rsidRPr="009F7AC5">
        <w:rPr>
          <w:rFonts w:ascii="TH SarabunPSK" w:hAnsi="TH SarabunPSK" w:cs="TH SarabunPSK" w:hint="cs"/>
          <w:color w:val="0D0D0D" w:themeColor="text1" w:themeTint="F2"/>
          <w:sz w:val="32"/>
          <w:szCs w:val="32"/>
        </w:rPr>
        <w:t xml:space="preserve">Multiplayer </w:t>
      </w:r>
      <w:r w:rsidRPr="009F7AC5">
        <w:rPr>
          <w:rFonts w:ascii="TH SarabunPSK" w:hAnsi="TH SarabunPSK" w:cs="TH SarabunPSK" w:hint="cs"/>
          <w:color w:val="0D0D0D" w:themeColor="text1" w:themeTint="F2"/>
          <w:sz w:val="32"/>
          <w:szCs w:val="32"/>
          <w:cs/>
        </w:rPr>
        <w:t>แบบเรียลไทม์:</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ทดสอบความถูกต้องในการซิงโครไนซ์ข้อมูลตำแหน่ง และการลดค่าพลังชีวิต (</w:t>
      </w:r>
      <w:r w:rsidRPr="009F7AC5">
        <w:rPr>
          <w:rFonts w:ascii="TH SarabunPSK" w:hAnsi="TH SarabunPSK" w:cs="TH SarabunPSK" w:hint="cs"/>
          <w:color w:val="0D0D0D" w:themeColor="text1" w:themeTint="F2"/>
          <w:sz w:val="32"/>
          <w:szCs w:val="32"/>
        </w:rPr>
        <w:t xml:space="preserve">Health Points) </w:t>
      </w:r>
      <w:r w:rsidRPr="009F7AC5">
        <w:rPr>
          <w:rFonts w:ascii="TH SarabunPSK" w:hAnsi="TH SarabunPSK" w:cs="TH SarabunPSK" w:hint="cs"/>
          <w:color w:val="0D0D0D" w:themeColor="text1" w:themeTint="F2"/>
          <w:sz w:val="32"/>
          <w:szCs w:val="32"/>
          <w:cs/>
        </w:rPr>
        <w:t>ระหว่างเครื่องผู้เล่น ตลอดจนจำลองการเกิดปัญหากรณีมีผู้เล่นหลุดการเชื่อมต่อกลางคัน (</w:t>
      </w:r>
      <w:r w:rsidRPr="009F7AC5">
        <w:rPr>
          <w:rFonts w:ascii="TH SarabunPSK" w:hAnsi="TH SarabunPSK" w:cs="TH SarabunPSK" w:hint="cs"/>
          <w:color w:val="0D0D0D" w:themeColor="text1" w:themeTint="F2"/>
          <w:sz w:val="32"/>
          <w:szCs w:val="32"/>
        </w:rPr>
        <w:t xml:space="preserve">Disconnection) </w:t>
      </w:r>
    </w:p>
    <w:p w14:paraId="463BE053" w14:textId="6846DF77" w:rsidR="00B94E80" w:rsidRPr="009F7AC5" w:rsidRDefault="00B94E80" w:rsidP="00A72201">
      <w:pPr>
        <w:numPr>
          <w:ilvl w:val="0"/>
          <w:numId w:val="4"/>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การทดสอบความถูกต้องของข้อมูล (</w:t>
      </w:r>
      <w:r w:rsidRPr="009F7AC5">
        <w:rPr>
          <w:rFonts w:ascii="TH SarabunPSK" w:hAnsi="TH SarabunPSK" w:cs="TH SarabunPSK" w:hint="cs"/>
          <w:color w:val="0D0D0D" w:themeColor="text1" w:themeTint="F2"/>
          <w:sz w:val="32"/>
          <w:szCs w:val="32"/>
        </w:rPr>
        <w:t xml:space="preserve">Database Testing): </w:t>
      </w:r>
      <w:r w:rsidRPr="009F7AC5">
        <w:rPr>
          <w:rFonts w:ascii="TH SarabunPSK" w:hAnsi="TH SarabunPSK" w:cs="TH SarabunPSK" w:hint="cs"/>
          <w:color w:val="0D0D0D" w:themeColor="text1" w:themeTint="F2"/>
          <w:sz w:val="32"/>
          <w:szCs w:val="32"/>
          <w:cs/>
        </w:rPr>
        <w:t>ทดสอบเงื่อนไขแพ้-ชนะ และตรวจสอบว่าระบบคำนวณเหรียญแร่อาสโทรเนียมและบันทึกสถิติ (</w:t>
      </w:r>
      <w:r w:rsidRPr="009F7AC5">
        <w:rPr>
          <w:rFonts w:ascii="TH SarabunPSK" w:hAnsi="TH SarabunPSK" w:cs="TH SarabunPSK" w:hint="cs"/>
          <w:color w:val="0D0D0D" w:themeColor="text1" w:themeTint="F2"/>
          <w:sz w:val="32"/>
          <w:szCs w:val="32"/>
        </w:rPr>
        <w:t xml:space="preserve">Win/Lose) </w:t>
      </w:r>
      <w:r w:rsidRPr="009F7AC5">
        <w:rPr>
          <w:rFonts w:ascii="TH SarabunPSK" w:hAnsi="TH SarabunPSK" w:cs="TH SarabunPSK" w:hint="cs"/>
          <w:color w:val="0D0D0D" w:themeColor="text1" w:themeTint="F2"/>
          <w:sz w:val="32"/>
          <w:szCs w:val="32"/>
          <w:cs/>
        </w:rPr>
        <w:t xml:space="preserve">กลับเข้าสู่ </w:t>
      </w:r>
      <w:r w:rsidRPr="009F7AC5">
        <w:rPr>
          <w:rFonts w:ascii="TH SarabunPSK" w:hAnsi="TH SarabunPSK" w:cs="TH SarabunPSK" w:hint="cs"/>
          <w:color w:val="0D0D0D" w:themeColor="text1" w:themeTint="F2"/>
          <w:sz w:val="32"/>
          <w:szCs w:val="32"/>
        </w:rPr>
        <w:t xml:space="preserve">Firebase Database </w:t>
      </w:r>
      <w:r w:rsidRPr="009F7AC5">
        <w:rPr>
          <w:rFonts w:ascii="TH SarabunPSK" w:hAnsi="TH SarabunPSK" w:cs="TH SarabunPSK" w:hint="cs"/>
          <w:color w:val="0D0D0D" w:themeColor="text1" w:themeTint="F2"/>
          <w:sz w:val="32"/>
          <w:szCs w:val="32"/>
          <w:cs/>
        </w:rPr>
        <w:t>ได้อย่างถูกต้องแม่นยำ</w:t>
      </w:r>
      <w:r w:rsidRPr="009F7AC5">
        <w:rPr>
          <w:rFonts w:ascii="TH SarabunPSK" w:hAnsi="TH SarabunPSK" w:cs="TH SarabunPSK" w:hint="cs"/>
          <w:color w:val="0D0D0D" w:themeColor="text1" w:themeTint="F2"/>
          <w:sz w:val="32"/>
          <w:szCs w:val="32"/>
        </w:rPr>
        <w:t xml:space="preserve"> </w:t>
      </w:r>
    </w:p>
    <w:p w14:paraId="7D420AC1" w14:textId="77777777" w:rsidR="003B339C" w:rsidRPr="002A6582" w:rsidRDefault="00B94E80"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2A6582">
        <w:rPr>
          <w:rFonts w:ascii="TH SarabunPSK" w:hAnsi="TH SarabunPSK" w:cs="TH SarabunPSK" w:hint="cs"/>
          <w:b/>
          <w:bCs/>
          <w:color w:val="0D0D0D" w:themeColor="text1" w:themeTint="F2"/>
          <w:sz w:val="32"/>
          <w:szCs w:val="32"/>
        </w:rPr>
        <w:t xml:space="preserve">2.1.9.5 </w:t>
      </w:r>
      <w:r w:rsidRPr="002A6582">
        <w:rPr>
          <w:rFonts w:ascii="TH SarabunPSK" w:hAnsi="TH SarabunPSK" w:cs="TH SarabunPSK" w:hint="cs"/>
          <w:b/>
          <w:bCs/>
          <w:color w:val="0D0D0D" w:themeColor="text1" w:themeTint="F2"/>
          <w:sz w:val="32"/>
          <w:szCs w:val="32"/>
          <w:cs/>
        </w:rPr>
        <w:t>การดูแลระบบ</w:t>
      </w:r>
      <w:r w:rsidRPr="002A6582">
        <w:rPr>
          <w:rFonts w:ascii="TH SarabunPSK" w:hAnsi="TH SarabunPSK" w:cs="TH SarabunPSK" w:hint="cs"/>
          <w:b/>
          <w:bCs/>
          <w:color w:val="0D0D0D" w:themeColor="text1" w:themeTint="F2"/>
          <w:sz w:val="32"/>
          <w:szCs w:val="32"/>
        </w:rPr>
        <w:t xml:space="preserve"> </w:t>
      </w:r>
    </w:p>
    <w:p w14:paraId="0219BBC1" w14:textId="1F674A23" w:rsidR="00B94E80" w:rsidRPr="009F7AC5" w:rsidRDefault="003B339C"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006E561E">
        <w:rPr>
          <w:rFonts w:ascii="TH SarabunPSK" w:hAnsi="TH SarabunPSK" w:cs="TH SarabunPSK" w:hint="cs"/>
          <w:color w:val="0D0D0D" w:themeColor="text1" w:themeTint="F2"/>
          <w:sz w:val="32"/>
          <w:szCs w:val="32"/>
          <w:cs/>
        </w:rPr>
        <w:t xml:space="preserve">  </w:t>
      </w:r>
      <w:r w:rsidR="00B94E80" w:rsidRPr="009F7AC5">
        <w:rPr>
          <w:rFonts w:ascii="TH SarabunPSK" w:hAnsi="TH SarabunPSK" w:cs="TH SarabunPSK" w:hint="cs"/>
          <w:color w:val="0D0D0D" w:themeColor="text1" w:themeTint="F2"/>
          <w:sz w:val="32"/>
          <w:szCs w:val="32"/>
          <w:cs/>
        </w:rPr>
        <w:t>เป็นขั้นตอนการบำรุงรักษาหลังจากเกมเปิดให้สามารถเข้าเล่นได้:</w:t>
      </w:r>
    </w:p>
    <w:p w14:paraId="3044884C" w14:textId="77777777" w:rsidR="00B94E80" w:rsidRPr="009F7AC5" w:rsidRDefault="00B94E80" w:rsidP="00A72201">
      <w:pPr>
        <w:numPr>
          <w:ilvl w:val="0"/>
          <w:numId w:val="5"/>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การจัดการเซิร์ฟเวอร์และฐานข้อมูล:</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ตรวจสอบและติดตามปริมาณการใช้งานแบนด์วิดท์ของ </w:t>
      </w:r>
      <w:r w:rsidRPr="009F7AC5">
        <w:rPr>
          <w:rFonts w:ascii="TH SarabunPSK" w:hAnsi="TH SarabunPSK" w:cs="TH SarabunPSK" w:hint="cs"/>
          <w:color w:val="0D0D0D" w:themeColor="text1" w:themeTint="F2"/>
          <w:sz w:val="32"/>
          <w:szCs w:val="32"/>
        </w:rPr>
        <w:t xml:space="preserve">Photon Cloud </w:t>
      </w:r>
      <w:r w:rsidRPr="009F7AC5">
        <w:rPr>
          <w:rFonts w:ascii="TH SarabunPSK" w:hAnsi="TH SarabunPSK" w:cs="TH SarabunPSK" w:hint="cs"/>
          <w:color w:val="0D0D0D" w:themeColor="text1" w:themeTint="F2"/>
          <w:sz w:val="32"/>
          <w:szCs w:val="32"/>
          <w:cs/>
        </w:rPr>
        <w:t xml:space="preserve">และโควตาการใช้งานของ </w:t>
      </w:r>
      <w:r w:rsidRPr="009F7AC5">
        <w:rPr>
          <w:rFonts w:ascii="TH SarabunPSK" w:hAnsi="TH SarabunPSK" w:cs="TH SarabunPSK" w:hint="cs"/>
          <w:color w:val="0D0D0D" w:themeColor="text1" w:themeTint="F2"/>
          <w:sz w:val="32"/>
          <w:szCs w:val="32"/>
        </w:rPr>
        <w:t xml:space="preserve">Firebase Database </w:t>
      </w:r>
      <w:r w:rsidRPr="009F7AC5">
        <w:rPr>
          <w:rFonts w:ascii="TH SarabunPSK" w:hAnsi="TH SarabunPSK" w:cs="TH SarabunPSK" w:hint="cs"/>
          <w:color w:val="0D0D0D" w:themeColor="text1" w:themeTint="F2"/>
          <w:sz w:val="32"/>
          <w:szCs w:val="32"/>
          <w:cs/>
        </w:rPr>
        <w:t>ไม่ให้เกินขีดจำกัด เพื่อให้เซิร์ฟเวอร์ทำงานได้อย่างมีเสถียรภาพ</w:t>
      </w:r>
      <w:r w:rsidRPr="009F7AC5">
        <w:rPr>
          <w:rFonts w:ascii="TH SarabunPSK" w:hAnsi="TH SarabunPSK" w:cs="TH SarabunPSK" w:hint="cs"/>
          <w:color w:val="0D0D0D" w:themeColor="text1" w:themeTint="F2"/>
          <w:sz w:val="32"/>
          <w:szCs w:val="32"/>
        </w:rPr>
        <w:t xml:space="preserve"> </w:t>
      </w:r>
    </w:p>
    <w:p w14:paraId="7F7C549E" w14:textId="2E50DDCB" w:rsidR="00B94E80" w:rsidRPr="009F7AC5" w:rsidRDefault="00B94E80" w:rsidP="00A72201">
      <w:pPr>
        <w:numPr>
          <w:ilvl w:val="0"/>
          <w:numId w:val="5"/>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การปรับสมดุลเกม (</w:t>
      </w:r>
      <w:r w:rsidRPr="009F7AC5">
        <w:rPr>
          <w:rFonts w:ascii="TH SarabunPSK" w:hAnsi="TH SarabunPSK" w:cs="TH SarabunPSK" w:hint="cs"/>
          <w:color w:val="0D0D0D" w:themeColor="text1" w:themeTint="F2"/>
          <w:sz w:val="32"/>
          <w:szCs w:val="32"/>
        </w:rPr>
        <w:t xml:space="preserve">Game Balancing): </w:t>
      </w:r>
      <w:r w:rsidRPr="009F7AC5">
        <w:rPr>
          <w:rFonts w:ascii="TH SarabunPSK" w:hAnsi="TH SarabunPSK" w:cs="TH SarabunPSK" w:hint="cs"/>
          <w:color w:val="0D0D0D" w:themeColor="text1" w:themeTint="F2"/>
          <w:sz w:val="32"/>
          <w:szCs w:val="32"/>
          <w:cs/>
        </w:rPr>
        <w:t>ตรวจสอบสถิติและผลลัพธ์การแข่งขันของผู้เล่นอย่างต่อเนื่อง เพื่อนำมาปรับปรุงค่าสถานะพื้นฐานของยานอวกาศแต่ละรุ่น (พลังชีวิต</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ความเร็ว</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อัตราการยิง) รวมถึงระยะเวลาคูลดาวน์ของสกิลต่างๆ เพื่อสร้างความยุติธรรมในการแข่งขัน</w:t>
      </w:r>
      <w:r w:rsidRPr="009F7AC5">
        <w:rPr>
          <w:rFonts w:ascii="TH SarabunPSK" w:hAnsi="TH SarabunPSK" w:cs="TH SarabunPSK" w:hint="cs"/>
          <w:color w:val="0D0D0D" w:themeColor="text1" w:themeTint="F2"/>
          <w:sz w:val="32"/>
          <w:szCs w:val="32"/>
        </w:rPr>
        <w:t xml:space="preserve"> </w:t>
      </w:r>
    </w:p>
    <w:p w14:paraId="5FC723D0" w14:textId="77777777" w:rsidR="00B94E80" w:rsidRPr="009F7AC5" w:rsidRDefault="00B94E80" w:rsidP="00A72201">
      <w:pPr>
        <w:numPr>
          <w:ilvl w:val="0"/>
          <w:numId w:val="5"/>
        </w:num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lastRenderedPageBreak/>
        <w:t>การแก้ไขข้อผิดพลาด (</w:t>
      </w:r>
      <w:r w:rsidRPr="009F7AC5">
        <w:rPr>
          <w:rFonts w:ascii="TH SarabunPSK" w:hAnsi="TH SarabunPSK" w:cs="TH SarabunPSK" w:hint="cs"/>
          <w:color w:val="0D0D0D" w:themeColor="text1" w:themeTint="F2"/>
          <w:sz w:val="32"/>
          <w:szCs w:val="32"/>
        </w:rPr>
        <w:t xml:space="preserve">Bug Fixing): </w:t>
      </w:r>
      <w:r w:rsidRPr="009F7AC5">
        <w:rPr>
          <w:rFonts w:ascii="TH SarabunPSK" w:hAnsi="TH SarabunPSK" w:cs="TH SarabunPSK" w:hint="cs"/>
          <w:color w:val="0D0D0D" w:themeColor="text1" w:themeTint="F2"/>
          <w:sz w:val="32"/>
          <w:szCs w:val="32"/>
          <w:cs/>
        </w:rPr>
        <w:t>แก้ไขปัญหาที่พบเจอจากการใช้งานของผู้เล่นจริง เช่น ข้อบกพร่องในระบบฟิสิกส์การชน (</w:t>
      </w:r>
      <w:r w:rsidRPr="009F7AC5">
        <w:rPr>
          <w:rFonts w:ascii="TH SarabunPSK" w:hAnsi="TH SarabunPSK" w:cs="TH SarabunPSK" w:hint="cs"/>
          <w:color w:val="0D0D0D" w:themeColor="text1" w:themeTint="F2"/>
          <w:sz w:val="32"/>
          <w:szCs w:val="32"/>
        </w:rPr>
        <w:t xml:space="preserve">Collision) </w:t>
      </w:r>
      <w:r w:rsidRPr="009F7AC5">
        <w:rPr>
          <w:rFonts w:ascii="TH SarabunPSK" w:hAnsi="TH SarabunPSK" w:cs="TH SarabunPSK" w:hint="cs"/>
          <w:color w:val="0D0D0D" w:themeColor="text1" w:themeTint="F2"/>
          <w:sz w:val="32"/>
          <w:szCs w:val="32"/>
          <w:cs/>
        </w:rPr>
        <w:t>และการอัปเดตแพตช์เพื่อให้ระบบรองรับกับระบบปฏิบัติการหรืออุปกรณ์รุ่นใหม่ๆ ในอนาคต</w:t>
      </w:r>
    </w:p>
    <w:p w14:paraId="3AF30AB5" w14:textId="77777777" w:rsidR="00ED1299" w:rsidRPr="009F7AC5" w:rsidRDefault="00ED1299"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p>
    <w:p w14:paraId="5646DD97" w14:textId="77777777" w:rsidR="00B86DAC" w:rsidRPr="002A496A" w:rsidRDefault="00B86DAC" w:rsidP="002A496A">
      <w:pPr>
        <w:pStyle w:val="2"/>
        <w:rPr>
          <w:rFonts w:ascii="TH Sarabun New" w:hAnsi="TH Sarabun New" w:cs="TH Sarabun New"/>
          <w:b/>
          <w:bCs/>
          <w:color w:val="auto"/>
          <w:szCs w:val="32"/>
        </w:rPr>
      </w:pPr>
      <w:bookmarkStart w:id="66" w:name="_Toc224850324"/>
      <w:bookmarkStart w:id="67" w:name="_Toc241852717"/>
      <w:r w:rsidRPr="002A496A">
        <w:rPr>
          <w:rFonts w:ascii="TH Sarabun New" w:hAnsi="TH Sarabun New" w:cs="TH Sarabun New"/>
          <w:b/>
          <w:bCs/>
          <w:color w:val="auto"/>
          <w:szCs w:val="32"/>
        </w:rPr>
        <w:t xml:space="preserve">2.2 </w:t>
      </w:r>
      <w:r w:rsidRPr="002A496A">
        <w:rPr>
          <w:rFonts w:ascii="TH Sarabun New" w:hAnsi="TH Sarabun New" w:cs="TH Sarabun New"/>
          <w:b/>
          <w:bCs/>
          <w:color w:val="auto"/>
          <w:szCs w:val="32"/>
          <w:cs/>
        </w:rPr>
        <w:t>ผลงานที่เกี่ยวข้อง</w:t>
      </w:r>
      <w:bookmarkEnd w:id="66"/>
      <w:bookmarkEnd w:id="67"/>
    </w:p>
    <w:p w14:paraId="4426441D" w14:textId="19A6006E" w:rsidR="00311D99" w:rsidRPr="002A6582" w:rsidRDefault="006E561E"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sidRPr="002A6582">
        <w:rPr>
          <w:rFonts w:ascii="TH SarabunPSK" w:hAnsi="TH SarabunPSK" w:cs="TH SarabunPSK" w:hint="cs"/>
          <w:b/>
          <w:bCs/>
          <w:color w:val="0D0D0D" w:themeColor="text1" w:themeTint="F2"/>
          <w:sz w:val="32"/>
          <w:szCs w:val="32"/>
          <w:cs/>
        </w:rPr>
        <w:t xml:space="preserve">     </w:t>
      </w:r>
      <w:r w:rsidR="00B86DAC" w:rsidRPr="002A6582">
        <w:rPr>
          <w:rFonts w:ascii="TH SarabunPSK" w:hAnsi="TH SarabunPSK" w:cs="TH SarabunPSK" w:hint="cs"/>
          <w:b/>
          <w:bCs/>
          <w:color w:val="0D0D0D" w:themeColor="text1" w:themeTint="F2"/>
          <w:sz w:val="32"/>
          <w:szCs w:val="32"/>
        </w:rPr>
        <w:t>2.2.1</w:t>
      </w:r>
      <w:r w:rsidR="00B86DAC" w:rsidRPr="002A6582">
        <w:rPr>
          <w:rFonts w:ascii="TH SarabunPSK" w:hAnsi="TH SarabunPSK" w:cs="TH SarabunPSK" w:hint="cs"/>
          <w:b/>
          <w:bCs/>
          <w:color w:val="0D0D0D" w:themeColor="text1" w:themeTint="F2"/>
          <w:sz w:val="32"/>
          <w:szCs w:val="32"/>
          <w:cs/>
        </w:rPr>
        <w:t xml:space="preserve"> </w:t>
      </w:r>
      <w:r w:rsidR="00245FA4" w:rsidRPr="002A6582">
        <w:rPr>
          <w:rFonts w:ascii="TH SarabunPSK" w:hAnsi="TH SarabunPSK" w:cs="TH SarabunPSK" w:hint="cs"/>
          <w:b/>
          <w:bCs/>
          <w:color w:val="0D0D0D" w:themeColor="text1" w:themeTint="F2"/>
          <w:sz w:val="32"/>
          <w:szCs w:val="32"/>
          <w:cs/>
        </w:rPr>
        <w:t xml:space="preserve">ระบบที่ </w:t>
      </w:r>
      <w:r w:rsidR="00245FA4" w:rsidRPr="002A6582">
        <w:rPr>
          <w:rFonts w:ascii="TH SarabunPSK" w:hAnsi="TH SarabunPSK" w:cs="TH SarabunPSK" w:hint="cs"/>
          <w:b/>
          <w:bCs/>
          <w:color w:val="0D0D0D" w:themeColor="text1" w:themeTint="F2"/>
          <w:sz w:val="32"/>
          <w:szCs w:val="32"/>
        </w:rPr>
        <w:t>1</w:t>
      </w:r>
      <w:r w:rsidR="00C65380" w:rsidRPr="002A6582">
        <w:rPr>
          <w:rFonts w:ascii="TH SarabunPSK" w:hAnsi="TH SarabunPSK" w:cs="TH SarabunPSK" w:hint="cs"/>
          <w:b/>
          <w:bCs/>
          <w:color w:val="0D0D0D" w:themeColor="text1" w:themeTint="F2"/>
          <w:sz w:val="32"/>
          <w:szCs w:val="32"/>
        </w:rPr>
        <w:t xml:space="preserve"> </w:t>
      </w:r>
      <w:r w:rsidR="00245FA4" w:rsidRPr="002A6582">
        <w:rPr>
          <w:rFonts w:ascii="TH SarabunPSK" w:hAnsi="TH SarabunPSK" w:cs="TH SarabunPSK" w:hint="cs"/>
          <w:b/>
          <w:bCs/>
          <w:color w:val="0D0D0D" w:themeColor="text1" w:themeTint="F2"/>
          <w:sz w:val="32"/>
          <w:szCs w:val="32"/>
        </w:rPr>
        <w:t>Starblast</w:t>
      </w:r>
    </w:p>
    <w:p w14:paraId="47364CC4" w14:textId="77777777" w:rsidR="00330E8C" w:rsidRDefault="00BF0CE1" w:rsidP="00330E8C">
      <w:pPr>
        <w:keepNext/>
        <w:tabs>
          <w:tab w:val="left" w:pos="567"/>
          <w:tab w:val="left" w:pos="1418"/>
          <w:tab w:val="left" w:pos="2268"/>
          <w:tab w:val="left" w:pos="2552"/>
        </w:tabs>
        <w:spacing w:after="0" w:line="240" w:lineRule="auto"/>
        <w:jc w:val="center"/>
      </w:pPr>
      <w:r w:rsidRPr="009F7AC5">
        <w:rPr>
          <w:rFonts w:ascii="TH SarabunPSK" w:hAnsi="TH SarabunPSK" w:cs="TH SarabunPSK" w:hint="cs"/>
          <w:b/>
          <w:bCs/>
          <w:noProof/>
          <w:color w:val="0D0D0D" w:themeColor="text1" w:themeTint="F2"/>
          <w:sz w:val="32"/>
          <w:szCs w:val="32"/>
          <w:cs/>
        </w:rPr>
        <w:drawing>
          <wp:inline distT="0" distB="0" distL="0" distR="0" wp14:anchorId="0486FD79" wp14:editId="7ADE8DD5">
            <wp:extent cx="2863215" cy="1644650"/>
            <wp:effectExtent l="0" t="0" r="0" b="0"/>
            <wp:docPr id="103295159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63215" cy="1644650"/>
                    </a:xfrm>
                    <a:prstGeom prst="rect">
                      <a:avLst/>
                    </a:prstGeom>
                    <a:noFill/>
                    <a:ln>
                      <a:noFill/>
                    </a:ln>
                  </pic:spPr>
                </pic:pic>
              </a:graphicData>
            </a:graphic>
          </wp:inline>
        </w:drawing>
      </w:r>
    </w:p>
    <w:p w14:paraId="42F9B3EE" w14:textId="664E31FF" w:rsidR="00582E68" w:rsidRPr="00330E8C" w:rsidRDefault="00330E8C" w:rsidP="00330E8C">
      <w:pPr>
        <w:pStyle w:val="af3"/>
        <w:jc w:val="center"/>
        <w:rPr>
          <w:rFonts w:ascii="TH Sarabun New" w:hAnsi="TH Sarabun New" w:cs="TH Sarabun New"/>
          <w:i w:val="0"/>
          <w:iCs w:val="0"/>
          <w:color w:val="auto"/>
          <w:sz w:val="32"/>
          <w:szCs w:val="32"/>
        </w:rPr>
      </w:pPr>
      <w:bookmarkStart w:id="68" w:name="_Toc225441447"/>
      <w:bookmarkStart w:id="69" w:name="_Toc237892331"/>
      <w:r w:rsidRPr="00330E8C">
        <w:rPr>
          <w:rFonts w:ascii="TH Sarabun New" w:hAnsi="TH Sarabun New" w:cs="TH Sarabun New"/>
          <w:b/>
          <w:bCs/>
          <w:i w:val="0"/>
          <w:iCs w:val="0"/>
          <w:color w:val="auto"/>
          <w:sz w:val="32"/>
          <w:szCs w:val="32"/>
          <w:cs/>
        </w:rPr>
        <w:t xml:space="preserve">ภาพประกอบที่ </w:t>
      </w:r>
      <w:r w:rsidRPr="00330E8C">
        <w:rPr>
          <w:rFonts w:ascii="TH Sarabun New" w:hAnsi="TH Sarabun New" w:cs="TH Sarabun New"/>
          <w:b/>
          <w:bCs/>
          <w:i w:val="0"/>
          <w:iCs w:val="0"/>
          <w:color w:val="auto"/>
          <w:sz w:val="32"/>
          <w:szCs w:val="32"/>
        </w:rPr>
        <w:t>2.</w:t>
      </w:r>
      <w:r w:rsidRPr="00330E8C">
        <w:rPr>
          <w:rFonts w:ascii="TH Sarabun New" w:hAnsi="TH Sarabun New" w:cs="TH Sarabun New"/>
          <w:b/>
          <w:bCs/>
          <w:i w:val="0"/>
          <w:iCs w:val="0"/>
          <w:color w:val="auto"/>
          <w:sz w:val="32"/>
          <w:szCs w:val="32"/>
        </w:rPr>
        <w:fldChar w:fldCharType="begin"/>
      </w:r>
      <w:r w:rsidRPr="00330E8C">
        <w:rPr>
          <w:rFonts w:ascii="TH Sarabun New" w:hAnsi="TH Sarabun New" w:cs="TH Sarabun New"/>
          <w:b/>
          <w:bCs/>
          <w:i w:val="0"/>
          <w:iCs w:val="0"/>
          <w:color w:val="auto"/>
          <w:sz w:val="32"/>
          <w:szCs w:val="32"/>
        </w:rPr>
        <w:instrText xml:space="preserve"> SEQ </w:instrText>
      </w:r>
      <w:r w:rsidRPr="00330E8C">
        <w:rPr>
          <w:rFonts w:ascii="TH Sarabun New" w:hAnsi="TH Sarabun New" w:cs="TH Sarabun New"/>
          <w:b/>
          <w:bCs/>
          <w:i w:val="0"/>
          <w:iCs w:val="0"/>
          <w:color w:val="auto"/>
          <w:sz w:val="32"/>
          <w:szCs w:val="32"/>
          <w:cs/>
        </w:rPr>
        <w:instrText>ภาพประกอบที่</w:instrText>
      </w:r>
      <w:r w:rsidRPr="00330E8C">
        <w:rPr>
          <w:rFonts w:ascii="TH Sarabun New" w:hAnsi="TH Sarabun New" w:cs="TH Sarabun New"/>
          <w:b/>
          <w:bCs/>
          <w:i w:val="0"/>
          <w:iCs w:val="0"/>
          <w:color w:val="auto"/>
          <w:sz w:val="32"/>
          <w:szCs w:val="32"/>
        </w:rPr>
        <w:instrText xml:space="preserve">_2. \* ARABIC </w:instrText>
      </w:r>
      <w:r w:rsidRPr="00330E8C">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2</w:t>
      </w:r>
      <w:r w:rsidRPr="00330E8C">
        <w:rPr>
          <w:rFonts w:ascii="TH Sarabun New" w:hAnsi="TH Sarabun New" w:cs="TH Sarabun New"/>
          <w:b/>
          <w:bCs/>
          <w:i w:val="0"/>
          <w:iCs w:val="0"/>
          <w:color w:val="auto"/>
          <w:sz w:val="32"/>
          <w:szCs w:val="32"/>
        </w:rPr>
        <w:fldChar w:fldCharType="end"/>
      </w:r>
      <w:r w:rsidRPr="00330E8C">
        <w:rPr>
          <w:rFonts w:ascii="TH Sarabun New" w:hAnsi="TH Sarabun New" w:cs="TH Sarabun New"/>
          <w:i w:val="0"/>
          <w:iCs w:val="0"/>
          <w:color w:val="auto"/>
          <w:sz w:val="32"/>
          <w:szCs w:val="32"/>
        </w:rPr>
        <w:t xml:space="preserve"> </w:t>
      </w:r>
      <w:r w:rsidRPr="00330E8C">
        <w:rPr>
          <w:rFonts w:ascii="TH Sarabun New" w:hAnsi="TH Sarabun New" w:cs="TH Sarabun New"/>
          <w:i w:val="0"/>
          <w:iCs w:val="0"/>
          <w:color w:val="auto"/>
          <w:sz w:val="32"/>
          <w:szCs w:val="32"/>
          <w:cs/>
        </w:rPr>
        <w:t xml:space="preserve">เกม </w:t>
      </w:r>
      <w:r w:rsidRPr="00330E8C">
        <w:rPr>
          <w:rFonts w:ascii="TH Sarabun New" w:hAnsi="TH Sarabun New" w:cs="TH Sarabun New"/>
          <w:i w:val="0"/>
          <w:iCs w:val="0"/>
          <w:color w:val="auto"/>
          <w:sz w:val="32"/>
          <w:szCs w:val="32"/>
        </w:rPr>
        <w:t>Starblast</w:t>
      </w:r>
      <w:bookmarkEnd w:id="68"/>
      <w:bookmarkEnd w:id="69"/>
    </w:p>
    <w:p w14:paraId="065E422D" w14:textId="1BFADB6D" w:rsidR="00245FA4" w:rsidRPr="009F7AC5" w:rsidRDefault="00677203"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6E561E">
        <w:rPr>
          <w:rFonts w:ascii="TH SarabunPSK" w:hAnsi="TH SarabunPSK" w:cs="TH SarabunPSK" w:hint="cs"/>
          <w:color w:val="0D0D0D" w:themeColor="text1" w:themeTint="F2"/>
          <w:sz w:val="32"/>
          <w:szCs w:val="32"/>
          <w:cs/>
        </w:rPr>
        <w:t xml:space="preserve">    </w:t>
      </w:r>
      <w:r w:rsidR="003C2B06" w:rsidRPr="009F7AC5">
        <w:rPr>
          <w:rFonts w:ascii="TH SarabunPSK" w:hAnsi="TH SarabunPSK" w:cs="TH SarabunPSK" w:hint="cs"/>
          <w:color w:val="0D0D0D" w:themeColor="text1" w:themeTint="F2"/>
          <w:sz w:val="32"/>
          <w:szCs w:val="32"/>
        </w:rPr>
        <w:t>Starblast [</w:t>
      </w:r>
      <w:r w:rsidR="00791F62" w:rsidRPr="009F7AC5">
        <w:rPr>
          <w:rFonts w:ascii="TH SarabunPSK" w:hAnsi="TH SarabunPSK" w:cs="TH SarabunPSK" w:hint="cs"/>
          <w:color w:val="0D0D0D" w:themeColor="text1" w:themeTint="F2"/>
          <w:sz w:val="32"/>
          <w:szCs w:val="32"/>
        </w:rPr>
        <w:t>11</w:t>
      </w:r>
      <w:r w:rsidR="003C2B06" w:rsidRPr="009F7AC5">
        <w:rPr>
          <w:rFonts w:ascii="TH SarabunPSK" w:hAnsi="TH SarabunPSK" w:cs="TH SarabunPSK" w:hint="cs"/>
          <w:color w:val="0D0D0D" w:themeColor="text1" w:themeTint="F2"/>
          <w:sz w:val="32"/>
          <w:szCs w:val="32"/>
        </w:rPr>
        <w:t xml:space="preserve">] </w:t>
      </w:r>
      <w:r w:rsidR="00C07288" w:rsidRPr="009F7AC5">
        <w:rPr>
          <w:rFonts w:ascii="TH SarabunPSK" w:hAnsi="TH SarabunPSK" w:cs="TH SarabunPSK" w:hint="cs"/>
          <w:color w:val="0D0D0D" w:themeColor="text1" w:themeTint="F2"/>
          <w:sz w:val="32"/>
          <w:szCs w:val="32"/>
          <w:cs/>
        </w:rPr>
        <w:t>รายเอียด</w:t>
      </w:r>
      <w:r w:rsidR="00C07288" w:rsidRPr="009F7AC5">
        <w:rPr>
          <w:rFonts w:ascii="TH SarabunPSK" w:hAnsi="TH SarabunPSK" w:cs="TH SarabunPSK" w:hint="cs"/>
          <w:color w:val="0D0D0D" w:themeColor="text1" w:themeTint="F2"/>
          <w:sz w:val="32"/>
          <w:szCs w:val="32"/>
        </w:rPr>
        <w:t xml:space="preserve">: </w:t>
      </w:r>
      <w:r w:rsidR="00C07288" w:rsidRPr="009F7AC5">
        <w:rPr>
          <w:rFonts w:ascii="TH SarabunPSK" w:hAnsi="TH SarabunPSK" w:cs="TH SarabunPSK" w:hint="cs"/>
          <w:color w:val="0D0D0D" w:themeColor="text1" w:themeTint="F2"/>
          <w:sz w:val="32"/>
          <w:szCs w:val="32"/>
          <w:cs/>
        </w:rPr>
        <w:t>เป็นเกมยานอวกาศยิงต่อสู้แบบออนไลน์ (</w:t>
      </w:r>
      <w:r w:rsidR="00C07288" w:rsidRPr="009F7AC5">
        <w:rPr>
          <w:rFonts w:ascii="TH SarabunPSK" w:hAnsi="TH SarabunPSK" w:cs="TH SarabunPSK" w:hint="cs"/>
          <w:color w:val="0D0D0D" w:themeColor="text1" w:themeTint="F2"/>
          <w:sz w:val="32"/>
          <w:szCs w:val="32"/>
        </w:rPr>
        <w:t xml:space="preserve">Arcade Space Shooter) </w:t>
      </w:r>
      <w:r w:rsidR="00C07288" w:rsidRPr="009F7AC5">
        <w:rPr>
          <w:rFonts w:ascii="TH SarabunPSK" w:hAnsi="TH SarabunPSK" w:cs="TH SarabunPSK" w:hint="cs"/>
          <w:color w:val="0D0D0D" w:themeColor="text1" w:themeTint="F2"/>
          <w:sz w:val="32"/>
          <w:szCs w:val="32"/>
          <w:cs/>
        </w:rPr>
        <w:t xml:space="preserve">ที่เล่นผ่านเว็บเบราว์เซอร์ โดยเน้นการเล่นแบบ </w:t>
      </w:r>
      <w:r w:rsidR="00C07288" w:rsidRPr="009F7AC5">
        <w:rPr>
          <w:rFonts w:ascii="TH SarabunPSK" w:hAnsi="TH SarabunPSK" w:cs="TH SarabunPSK" w:hint="cs"/>
          <w:color w:val="0D0D0D" w:themeColor="text1" w:themeTint="F2"/>
          <w:sz w:val="32"/>
          <w:szCs w:val="32"/>
        </w:rPr>
        <w:t xml:space="preserve">Multiplayer Real-time </w:t>
      </w:r>
      <w:r w:rsidR="00C07288" w:rsidRPr="009F7AC5">
        <w:rPr>
          <w:rFonts w:ascii="TH SarabunPSK" w:hAnsi="TH SarabunPSK" w:cs="TH SarabunPSK" w:hint="cs"/>
          <w:color w:val="0D0D0D" w:themeColor="text1" w:themeTint="F2"/>
          <w:sz w:val="32"/>
          <w:szCs w:val="32"/>
          <w:cs/>
        </w:rPr>
        <w:t>สไตล์ .</w:t>
      </w:r>
      <w:r w:rsidR="00C07288" w:rsidRPr="009F7AC5">
        <w:rPr>
          <w:rFonts w:ascii="TH SarabunPSK" w:hAnsi="TH SarabunPSK" w:cs="TH SarabunPSK" w:hint="cs"/>
          <w:color w:val="0D0D0D" w:themeColor="text1" w:themeTint="F2"/>
          <w:sz w:val="32"/>
          <w:szCs w:val="32"/>
        </w:rPr>
        <w:t xml:space="preserve">io </w:t>
      </w:r>
      <w:r w:rsidR="00C07288" w:rsidRPr="009F7AC5">
        <w:rPr>
          <w:rFonts w:ascii="TH SarabunPSK" w:hAnsi="TH SarabunPSK" w:cs="TH SarabunPSK" w:hint="cs"/>
          <w:color w:val="0D0D0D" w:themeColor="text1" w:themeTint="F2"/>
          <w:sz w:val="32"/>
          <w:szCs w:val="32"/>
          <w:cs/>
        </w:rPr>
        <w:t>ซึ่งผู้เล่นต้องเก็บเพชรเพื่ออัปเกรดยานและต่อสู้กับผู้เล่นอื่นในแผนที่เดียวกัน</w:t>
      </w:r>
    </w:p>
    <w:p w14:paraId="50D29483" w14:textId="77777777" w:rsidR="00177B70" w:rsidRPr="009F7AC5" w:rsidRDefault="00177B70"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p>
    <w:p w14:paraId="5F88B308" w14:textId="699D2268" w:rsidR="00777C00" w:rsidRPr="009F7AC5" w:rsidRDefault="00777C00"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6E561E">
        <w:rPr>
          <w:rFonts w:ascii="TH SarabunPSK" w:hAnsi="TH SarabunPSK" w:cs="TH SarabunPSK" w:hint="cs"/>
          <w:color w:val="0D0D0D" w:themeColor="text1" w:themeTint="F2"/>
          <w:sz w:val="32"/>
          <w:szCs w:val="32"/>
          <w:cs/>
        </w:rPr>
        <w:t xml:space="preserve">    </w:t>
      </w:r>
      <w:r w:rsidRPr="009F7AC5">
        <w:rPr>
          <w:rFonts w:ascii="TH SarabunPSK" w:hAnsi="TH SarabunPSK" w:cs="TH SarabunPSK" w:hint="cs"/>
          <w:color w:val="0D0D0D" w:themeColor="text1" w:themeTint="F2"/>
          <w:sz w:val="32"/>
          <w:szCs w:val="32"/>
        </w:rPr>
        <w:t>-</w:t>
      </w:r>
      <w:r w:rsidR="0068607D" w:rsidRPr="009F7AC5">
        <w:rPr>
          <w:rFonts w:ascii="TH SarabunPSK" w:hAnsi="TH SarabunPSK" w:cs="TH SarabunPSK" w:hint="cs"/>
          <w:color w:val="0D0D0D" w:themeColor="text1" w:themeTint="F2"/>
          <w:sz w:val="32"/>
          <w:szCs w:val="32"/>
          <w:cs/>
        </w:rPr>
        <w:t xml:space="preserve"> </w:t>
      </w:r>
      <w:r w:rsidRPr="009F7AC5">
        <w:rPr>
          <w:rFonts w:ascii="TH SarabunPSK" w:hAnsi="TH SarabunPSK" w:cs="TH SarabunPSK" w:hint="cs"/>
          <w:color w:val="0D0D0D" w:themeColor="text1" w:themeTint="F2"/>
          <w:sz w:val="32"/>
          <w:szCs w:val="32"/>
          <w:cs/>
        </w:rPr>
        <w:t>ข้อดี:</w:t>
      </w:r>
    </w:p>
    <w:p w14:paraId="15ACDB0F" w14:textId="6FC21F3C" w:rsidR="00777C00" w:rsidRPr="009F7AC5" w:rsidRDefault="00777C00"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1. Accessibility</w:t>
      </w:r>
      <w:r w:rsidRPr="009F7AC5">
        <w:rPr>
          <w:rFonts w:ascii="TH SarabunPSK" w:hAnsi="TH SarabunPSK" w:cs="TH SarabunPSK" w:hint="cs"/>
          <w:b/>
          <w:bCs/>
          <w:color w:val="0D0D0D" w:themeColor="text1" w:themeTint="F2"/>
          <w:sz w:val="32"/>
          <w:szCs w:val="32"/>
        </w:rPr>
        <w:t>:</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เข้าถึงง่าย สามารถเล่นผ่านเว็บเบราว์เซอร์ได้ทันทีโดยไม่ต้อง</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ติดตั้งโปรแกรม (</w:t>
      </w:r>
      <w:r w:rsidRPr="009F7AC5">
        <w:rPr>
          <w:rFonts w:ascii="TH SarabunPSK" w:hAnsi="TH SarabunPSK" w:cs="TH SarabunPSK" w:hint="cs"/>
          <w:color w:val="0D0D0D" w:themeColor="text1" w:themeTint="F2"/>
          <w:sz w:val="32"/>
          <w:szCs w:val="32"/>
        </w:rPr>
        <w:t>Client-free)</w:t>
      </w:r>
    </w:p>
    <w:p w14:paraId="235C9602" w14:textId="0535226F" w:rsidR="00777C00" w:rsidRPr="009F7AC5" w:rsidRDefault="00777C00" w:rsidP="0027410C">
      <w:pPr>
        <w:tabs>
          <w:tab w:val="left" w:pos="567"/>
          <w:tab w:val="left" w:pos="1418"/>
          <w:tab w:val="left" w:pos="2268"/>
          <w:tab w:val="left" w:pos="2552"/>
        </w:tabs>
        <w:spacing w:after="0" w:line="240" w:lineRule="auto"/>
        <w:ind w:left="360"/>
        <w:jc w:val="thaiDistribute"/>
        <w:rPr>
          <w:rFonts w:ascii="TH SarabunPSK" w:hAnsi="TH SarabunPSK" w:cs="TH SarabunPSK"/>
          <w:color w:val="0D0D0D" w:themeColor="text1" w:themeTint="F2"/>
          <w:sz w:val="32"/>
          <w:szCs w:val="32"/>
        </w:rPr>
      </w:pPr>
      <w:r w:rsidRPr="009F7AC5">
        <w:rPr>
          <w:rFonts w:ascii="TH SarabunPSK" w:hAnsi="TH SarabunPSK" w:cs="TH SarabunPSK" w:hint="cs"/>
          <w:b/>
          <w:bCs/>
          <w:color w:val="0D0D0D" w:themeColor="text1" w:themeTint="F2"/>
          <w:sz w:val="32"/>
          <w:szCs w:val="32"/>
        </w:rPr>
        <w:tab/>
      </w:r>
      <w:r w:rsidRPr="009F7AC5">
        <w:rPr>
          <w:rFonts w:ascii="TH SarabunPSK" w:hAnsi="TH SarabunPSK" w:cs="TH SarabunPSK" w:hint="cs"/>
          <w:b/>
          <w:bCs/>
          <w:color w:val="0D0D0D" w:themeColor="text1" w:themeTint="F2"/>
          <w:sz w:val="32"/>
          <w:szCs w:val="32"/>
        </w:rPr>
        <w:tab/>
      </w:r>
      <w:r w:rsidRPr="009F7AC5">
        <w:rPr>
          <w:rFonts w:ascii="TH SarabunPSK" w:hAnsi="TH SarabunPSK" w:cs="TH SarabunPSK" w:hint="cs"/>
          <w:color w:val="0D0D0D" w:themeColor="text1" w:themeTint="F2"/>
          <w:sz w:val="32"/>
          <w:szCs w:val="32"/>
        </w:rPr>
        <w:t>2. Smooth Gameplay</w:t>
      </w:r>
      <w:r w:rsidRPr="009F7AC5">
        <w:rPr>
          <w:rFonts w:ascii="TH SarabunPSK" w:hAnsi="TH SarabunPSK" w:cs="TH SarabunPSK" w:hint="cs"/>
          <w:b/>
          <w:bCs/>
          <w:color w:val="0D0D0D" w:themeColor="text1" w:themeTint="F2"/>
          <w:sz w:val="32"/>
          <w:szCs w:val="32"/>
        </w:rPr>
        <w:t>:</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ระบบการควบคุมยานมีความลื่นไหล ฟิสิกส์การชนและ</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 xml:space="preserve">การเคลื่อนที่ทำได้สมจริงในระดับ </w:t>
      </w:r>
      <w:r w:rsidRPr="009F7AC5">
        <w:rPr>
          <w:rFonts w:ascii="TH SarabunPSK" w:hAnsi="TH SarabunPSK" w:cs="TH SarabunPSK" w:hint="cs"/>
          <w:color w:val="0D0D0D" w:themeColor="text1" w:themeTint="F2"/>
          <w:sz w:val="32"/>
          <w:szCs w:val="32"/>
        </w:rPr>
        <w:t>2D</w:t>
      </w:r>
    </w:p>
    <w:p w14:paraId="3E92EF84" w14:textId="6276A383" w:rsidR="00677203" w:rsidRPr="009F7AC5" w:rsidRDefault="0068607D" w:rsidP="0027410C">
      <w:pPr>
        <w:tabs>
          <w:tab w:val="left" w:pos="567"/>
          <w:tab w:val="left" w:pos="1418"/>
          <w:tab w:val="left" w:pos="2268"/>
          <w:tab w:val="left" w:pos="2552"/>
        </w:tabs>
        <w:spacing w:after="0" w:line="240" w:lineRule="auto"/>
        <w:ind w:left="360"/>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3. Team Mode</w:t>
      </w:r>
      <w:r w:rsidRPr="009F7AC5">
        <w:rPr>
          <w:rFonts w:ascii="TH SarabunPSK" w:hAnsi="TH SarabunPSK" w:cs="TH SarabunPSK" w:hint="cs"/>
          <w:b/>
          <w:bCs/>
          <w:color w:val="0D0D0D" w:themeColor="text1" w:themeTint="F2"/>
          <w:sz w:val="32"/>
          <w:szCs w:val="32"/>
        </w:rPr>
        <w:t>:</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มีระบบแบ่งฝ่าย (</w:t>
      </w:r>
      <w:r w:rsidRPr="009F7AC5">
        <w:rPr>
          <w:rFonts w:ascii="TH SarabunPSK" w:hAnsi="TH SarabunPSK" w:cs="TH SarabunPSK" w:hint="cs"/>
          <w:color w:val="0D0D0D" w:themeColor="text1" w:themeTint="F2"/>
          <w:sz w:val="32"/>
          <w:szCs w:val="32"/>
        </w:rPr>
        <w:t xml:space="preserve">Team Mode) </w:t>
      </w:r>
      <w:r w:rsidRPr="009F7AC5">
        <w:rPr>
          <w:rFonts w:ascii="TH SarabunPSK" w:hAnsi="TH SarabunPSK" w:cs="TH SarabunPSK" w:hint="cs"/>
          <w:color w:val="0D0D0D" w:themeColor="text1" w:themeTint="F2"/>
          <w:sz w:val="32"/>
          <w:szCs w:val="32"/>
          <w:cs/>
        </w:rPr>
        <w:t>ที่ชัดเจน ทำให้ผู้เล่นเกิดความ</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ร่วมมือกันภายในทีม</w:t>
      </w:r>
    </w:p>
    <w:p w14:paraId="01BA1872" w14:textId="77777777" w:rsidR="002829B9" w:rsidRPr="009F7AC5" w:rsidRDefault="002829B9" w:rsidP="0027410C">
      <w:pPr>
        <w:tabs>
          <w:tab w:val="left" w:pos="567"/>
          <w:tab w:val="left" w:pos="1418"/>
          <w:tab w:val="left" w:pos="2268"/>
          <w:tab w:val="left" w:pos="2552"/>
        </w:tabs>
        <w:spacing w:after="0" w:line="240" w:lineRule="auto"/>
        <w:ind w:left="360"/>
        <w:jc w:val="thaiDistribute"/>
        <w:rPr>
          <w:rFonts w:ascii="TH SarabunPSK" w:hAnsi="TH SarabunPSK" w:cs="TH SarabunPSK"/>
          <w:color w:val="0D0D0D" w:themeColor="text1" w:themeTint="F2"/>
          <w:sz w:val="32"/>
          <w:szCs w:val="32"/>
        </w:rPr>
      </w:pPr>
    </w:p>
    <w:p w14:paraId="7E11C99E" w14:textId="3A02EC34" w:rsidR="0068607D" w:rsidRPr="009F7AC5" w:rsidRDefault="00C142C8" w:rsidP="0027410C">
      <w:pPr>
        <w:tabs>
          <w:tab w:val="left" w:pos="567"/>
          <w:tab w:val="left" w:pos="1418"/>
          <w:tab w:val="left" w:pos="2268"/>
          <w:tab w:val="left" w:pos="2552"/>
        </w:tabs>
        <w:spacing w:after="0" w:line="240" w:lineRule="auto"/>
        <w:ind w:left="360"/>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6E561E">
        <w:rPr>
          <w:rFonts w:ascii="TH SarabunPSK" w:hAnsi="TH SarabunPSK" w:cs="TH SarabunPSK" w:hint="cs"/>
          <w:color w:val="0D0D0D" w:themeColor="text1" w:themeTint="F2"/>
          <w:sz w:val="32"/>
          <w:szCs w:val="32"/>
          <w:cs/>
        </w:rPr>
        <w:t xml:space="preserve">  </w:t>
      </w:r>
      <w:r w:rsidR="0068607D" w:rsidRPr="009F7AC5">
        <w:rPr>
          <w:rFonts w:ascii="TH SarabunPSK" w:hAnsi="TH SarabunPSK" w:cs="TH SarabunPSK" w:hint="cs"/>
          <w:color w:val="0D0D0D" w:themeColor="text1" w:themeTint="F2"/>
          <w:sz w:val="32"/>
          <w:szCs w:val="32"/>
        </w:rPr>
        <w:t xml:space="preserve">- </w:t>
      </w:r>
      <w:r w:rsidR="0068607D" w:rsidRPr="009F7AC5">
        <w:rPr>
          <w:rFonts w:ascii="TH SarabunPSK" w:hAnsi="TH SarabunPSK" w:cs="TH SarabunPSK" w:hint="cs"/>
          <w:color w:val="0D0D0D" w:themeColor="text1" w:themeTint="F2"/>
          <w:sz w:val="32"/>
          <w:szCs w:val="32"/>
          <w:cs/>
        </w:rPr>
        <w:t>ข้อด้อย</w:t>
      </w:r>
      <w:r w:rsidR="0068607D" w:rsidRPr="009F7AC5">
        <w:rPr>
          <w:rFonts w:ascii="TH SarabunPSK" w:hAnsi="TH SarabunPSK" w:cs="TH SarabunPSK" w:hint="cs"/>
          <w:color w:val="0D0D0D" w:themeColor="text1" w:themeTint="F2"/>
          <w:sz w:val="32"/>
          <w:szCs w:val="32"/>
        </w:rPr>
        <w:t>:</w:t>
      </w:r>
    </w:p>
    <w:p w14:paraId="75E9C783" w14:textId="13C2FA24" w:rsidR="005C47B5" w:rsidRPr="009F7AC5" w:rsidRDefault="0068607D" w:rsidP="006E561E">
      <w:pPr>
        <w:tabs>
          <w:tab w:val="left" w:pos="567"/>
          <w:tab w:val="left" w:pos="1418"/>
          <w:tab w:val="left" w:pos="2268"/>
          <w:tab w:val="left" w:pos="2552"/>
        </w:tabs>
        <w:spacing w:after="0" w:line="240" w:lineRule="auto"/>
        <w:ind w:left="360"/>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r>
      <w:r w:rsidR="005C47B5" w:rsidRPr="009F7AC5">
        <w:rPr>
          <w:rFonts w:ascii="TH SarabunPSK" w:hAnsi="TH SarabunPSK" w:cs="TH SarabunPSK" w:hint="cs"/>
          <w:color w:val="0D0D0D" w:themeColor="text1" w:themeTint="F2"/>
          <w:sz w:val="32"/>
          <w:szCs w:val="32"/>
        </w:rPr>
        <w:t xml:space="preserve">1. Lack of Persistence: </w:t>
      </w:r>
      <w:r w:rsidR="005C47B5" w:rsidRPr="009F7AC5">
        <w:rPr>
          <w:rFonts w:ascii="TH SarabunPSK" w:hAnsi="TH SarabunPSK" w:cs="TH SarabunPSK" w:hint="cs"/>
          <w:color w:val="0D0D0D" w:themeColor="text1" w:themeTint="F2"/>
          <w:sz w:val="32"/>
          <w:szCs w:val="32"/>
          <w:cs/>
        </w:rPr>
        <w:t xml:space="preserve">ในโหมดการเล่นทั่วไป เมื่อจบเกมหรือปิดเบราว์เซอร์ </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5C47B5" w:rsidRPr="009F7AC5">
        <w:rPr>
          <w:rFonts w:ascii="TH SarabunPSK" w:hAnsi="TH SarabunPSK" w:cs="TH SarabunPSK" w:hint="cs"/>
          <w:color w:val="0D0D0D" w:themeColor="text1" w:themeTint="F2"/>
          <w:sz w:val="32"/>
          <w:szCs w:val="32"/>
          <w:cs/>
        </w:rPr>
        <w:t>ข้อมูลการอัปเกรดยานจะหายไป ไม่มีการบันทึกสถานะถาวรลงฐานข้อมูล (</w:t>
      </w:r>
      <w:r w:rsidR="005C47B5" w:rsidRPr="009F7AC5">
        <w:rPr>
          <w:rFonts w:ascii="TH SarabunPSK" w:hAnsi="TH SarabunPSK" w:cs="TH SarabunPSK" w:hint="cs"/>
          <w:color w:val="0D0D0D" w:themeColor="text1" w:themeTint="F2"/>
          <w:sz w:val="32"/>
          <w:szCs w:val="32"/>
        </w:rPr>
        <w:t xml:space="preserve">Cloud </w:t>
      </w:r>
      <w:r w:rsidR="00677203" w:rsidRPr="009F7AC5">
        <w:rPr>
          <w:rFonts w:ascii="TH SarabunPSK" w:hAnsi="TH SarabunPSK" w:cs="TH SarabunPSK" w:hint="cs"/>
          <w:color w:val="0D0D0D" w:themeColor="text1" w:themeTint="F2"/>
          <w:sz w:val="32"/>
          <w:szCs w:val="32"/>
        </w:rPr>
        <w:tab/>
      </w:r>
      <w:r w:rsidR="00677203" w:rsidRPr="009F7AC5">
        <w:rPr>
          <w:rFonts w:ascii="TH SarabunPSK" w:hAnsi="TH SarabunPSK" w:cs="TH SarabunPSK" w:hint="cs"/>
          <w:color w:val="0D0D0D" w:themeColor="text1" w:themeTint="F2"/>
          <w:sz w:val="32"/>
          <w:szCs w:val="32"/>
        </w:rPr>
        <w:tab/>
      </w:r>
      <w:r w:rsidR="00677203" w:rsidRPr="009F7AC5">
        <w:rPr>
          <w:rFonts w:ascii="TH SarabunPSK" w:hAnsi="TH SarabunPSK" w:cs="TH SarabunPSK" w:hint="cs"/>
          <w:color w:val="0D0D0D" w:themeColor="text1" w:themeTint="F2"/>
          <w:sz w:val="32"/>
          <w:szCs w:val="32"/>
        </w:rPr>
        <w:tab/>
      </w:r>
      <w:r w:rsidR="005C47B5" w:rsidRPr="009F7AC5">
        <w:rPr>
          <w:rFonts w:ascii="TH SarabunPSK" w:hAnsi="TH SarabunPSK" w:cs="TH SarabunPSK" w:hint="cs"/>
          <w:color w:val="0D0D0D" w:themeColor="text1" w:themeTint="F2"/>
          <w:sz w:val="32"/>
          <w:szCs w:val="32"/>
        </w:rPr>
        <w:t>Database)</w:t>
      </w:r>
    </w:p>
    <w:p w14:paraId="2497D33E" w14:textId="1D2C586A" w:rsidR="005C47B5" w:rsidRPr="009F7AC5" w:rsidRDefault="005C47B5" w:rsidP="006E561E">
      <w:pPr>
        <w:tabs>
          <w:tab w:val="left" w:pos="567"/>
          <w:tab w:val="left" w:pos="1418"/>
          <w:tab w:val="left" w:pos="2268"/>
          <w:tab w:val="left" w:pos="2552"/>
        </w:tabs>
        <w:spacing w:after="0" w:line="240" w:lineRule="auto"/>
        <w:ind w:left="360"/>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 xml:space="preserve">2. Matchmaking Balance: </w:t>
      </w:r>
      <w:r w:rsidRPr="009F7AC5">
        <w:rPr>
          <w:rFonts w:ascii="TH SarabunPSK" w:hAnsi="TH SarabunPSK" w:cs="TH SarabunPSK" w:hint="cs"/>
          <w:color w:val="0D0D0D" w:themeColor="text1" w:themeTint="F2"/>
          <w:sz w:val="32"/>
          <w:szCs w:val="32"/>
          <w:cs/>
        </w:rPr>
        <w:t>ระบบจับคู่บางครั้งนำผู้เล่นใหม่ไปรวมกับผู้เล่นที่มี</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เลเวลยานสูงมาก ทำให้เกิดความเสียเปรียบในการแข่งขันทันทีที่เริ่มเกม</w:t>
      </w:r>
    </w:p>
    <w:p w14:paraId="6F8FC5AA" w14:textId="7B497FD9" w:rsidR="005C47B5" w:rsidRPr="009F7AC5" w:rsidRDefault="006C7EDD" w:rsidP="006E561E">
      <w:pPr>
        <w:tabs>
          <w:tab w:val="left" w:pos="567"/>
          <w:tab w:val="left" w:pos="1418"/>
          <w:tab w:val="left" w:pos="2268"/>
          <w:tab w:val="left" w:pos="2552"/>
        </w:tabs>
        <w:spacing w:after="0" w:line="240" w:lineRule="auto"/>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lastRenderedPageBreak/>
        <w:t xml:space="preserve">                   </w:t>
      </w:r>
      <w:r w:rsidR="005C47B5" w:rsidRPr="009F7AC5">
        <w:rPr>
          <w:rFonts w:ascii="TH SarabunPSK" w:hAnsi="TH SarabunPSK" w:cs="TH SarabunPSK" w:hint="cs"/>
          <w:color w:val="0D0D0D" w:themeColor="text1" w:themeTint="F2"/>
          <w:sz w:val="32"/>
          <w:szCs w:val="32"/>
        </w:rPr>
        <w:t xml:space="preserve">3. Network Jitter: </w:t>
      </w:r>
      <w:r w:rsidR="005C47B5" w:rsidRPr="009F7AC5">
        <w:rPr>
          <w:rFonts w:ascii="TH SarabunPSK" w:hAnsi="TH SarabunPSK" w:cs="TH SarabunPSK" w:hint="cs"/>
          <w:color w:val="0D0D0D" w:themeColor="text1" w:themeTint="F2"/>
          <w:sz w:val="32"/>
          <w:szCs w:val="32"/>
          <w:cs/>
        </w:rPr>
        <w:t>ในช่วงที่มีผู้เล่นจำนวนมาก อาจเกิดอาการกระตุก (</w:t>
      </w:r>
      <w:r w:rsidR="005C47B5" w:rsidRPr="009F7AC5">
        <w:rPr>
          <w:rFonts w:ascii="TH SarabunPSK" w:hAnsi="TH SarabunPSK" w:cs="TH SarabunPSK" w:hint="cs"/>
          <w:color w:val="0D0D0D" w:themeColor="text1" w:themeTint="F2"/>
          <w:sz w:val="32"/>
          <w:szCs w:val="32"/>
        </w:rPr>
        <w:t xml:space="preserve">Lag) </w:t>
      </w:r>
      <w:r w:rsidR="005C47B5" w:rsidRPr="009F7AC5">
        <w:rPr>
          <w:rFonts w:ascii="TH SarabunPSK" w:hAnsi="TH SarabunPSK" w:cs="TH SarabunPSK" w:hint="cs"/>
          <w:color w:val="0D0D0D" w:themeColor="text1" w:themeTint="F2"/>
          <w:sz w:val="32"/>
          <w:szCs w:val="32"/>
          <w:cs/>
        </w:rPr>
        <w:t>หรือ</w:t>
      </w:r>
      <w:r w:rsidR="006E561E">
        <w:rPr>
          <w:rFonts w:ascii="TH SarabunPSK" w:hAnsi="TH SarabunPSK" w:cs="TH SarabunPSK" w:hint="cs"/>
          <w:color w:val="0D0D0D" w:themeColor="text1" w:themeTint="F2"/>
          <w:sz w:val="32"/>
          <w:szCs w:val="32"/>
          <w:cs/>
        </w:rPr>
        <w:t xml:space="preserve"> </w:t>
      </w:r>
      <w:r w:rsidR="005C47B5" w:rsidRPr="009F7AC5">
        <w:rPr>
          <w:rFonts w:ascii="TH SarabunPSK" w:hAnsi="TH SarabunPSK" w:cs="TH SarabunPSK" w:hint="cs"/>
          <w:color w:val="0D0D0D" w:themeColor="text1" w:themeTint="F2"/>
          <w:sz w:val="32"/>
          <w:szCs w:val="32"/>
          <w:cs/>
        </w:rPr>
        <w:t>ตำแหน่งยานไม่ตรงกันเล็กน้อย (</w:t>
      </w:r>
      <w:r w:rsidR="005C47B5" w:rsidRPr="009F7AC5">
        <w:rPr>
          <w:rFonts w:ascii="TH SarabunPSK" w:hAnsi="TH SarabunPSK" w:cs="TH SarabunPSK" w:hint="cs"/>
          <w:color w:val="0D0D0D" w:themeColor="text1" w:themeTint="F2"/>
          <w:sz w:val="32"/>
          <w:szCs w:val="32"/>
        </w:rPr>
        <w:t xml:space="preserve">Desync) </w:t>
      </w:r>
      <w:r w:rsidR="005C47B5" w:rsidRPr="009F7AC5">
        <w:rPr>
          <w:rFonts w:ascii="TH SarabunPSK" w:hAnsi="TH SarabunPSK" w:cs="TH SarabunPSK" w:hint="cs"/>
          <w:color w:val="0D0D0D" w:themeColor="text1" w:themeTint="F2"/>
          <w:sz w:val="32"/>
          <w:szCs w:val="32"/>
          <w:cs/>
        </w:rPr>
        <w:t xml:space="preserve">ซึ่งเป็นปัญหาของการจัดการ </w:t>
      </w:r>
      <w:r w:rsidR="005C47B5" w:rsidRPr="009F7AC5">
        <w:rPr>
          <w:rFonts w:ascii="TH SarabunPSK" w:hAnsi="TH SarabunPSK" w:cs="TH SarabunPSK" w:hint="cs"/>
          <w:color w:val="0D0D0D" w:themeColor="text1" w:themeTint="F2"/>
          <w:sz w:val="32"/>
          <w:szCs w:val="32"/>
        </w:rPr>
        <w:t>Network</w:t>
      </w:r>
      <w:r w:rsidR="006E561E">
        <w:rPr>
          <w:rFonts w:ascii="TH SarabunPSK" w:hAnsi="TH SarabunPSK" w:cs="TH SarabunPSK" w:hint="cs"/>
          <w:color w:val="0D0D0D" w:themeColor="text1" w:themeTint="F2"/>
          <w:sz w:val="32"/>
          <w:szCs w:val="32"/>
          <w:cs/>
        </w:rPr>
        <w:t xml:space="preserve"> </w:t>
      </w:r>
      <w:r w:rsidR="005C47B5" w:rsidRPr="009F7AC5">
        <w:rPr>
          <w:rFonts w:ascii="TH SarabunPSK" w:hAnsi="TH SarabunPSK" w:cs="TH SarabunPSK" w:hint="cs"/>
          <w:color w:val="0D0D0D" w:themeColor="text1" w:themeTint="F2"/>
          <w:sz w:val="32"/>
          <w:szCs w:val="32"/>
        </w:rPr>
        <w:t>Synchronization</w:t>
      </w:r>
    </w:p>
    <w:p w14:paraId="6487BC0F" w14:textId="4416E48F" w:rsidR="005F2EC6" w:rsidRPr="00CB17D7" w:rsidRDefault="00C65380"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p>
    <w:p w14:paraId="5C678FA1" w14:textId="23B1C6E2" w:rsidR="00C65380" w:rsidRPr="002A6582" w:rsidRDefault="00C0539B"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AA626F" w:rsidRPr="002A6582">
        <w:rPr>
          <w:rFonts w:ascii="TH SarabunPSK" w:hAnsi="TH SarabunPSK" w:cs="TH SarabunPSK" w:hint="cs"/>
          <w:color w:val="0D0D0D" w:themeColor="text1" w:themeTint="F2"/>
          <w:sz w:val="32"/>
          <w:szCs w:val="32"/>
        </w:rPr>
        <w:t xml:space="preserve">2.2.2 </w:t>
      </w:r>
      <w:r w:rsidR="00C65380" w:rsidRPr="002A6582">
        <w:rPr>
          <w:rFonts w:ascii="TH SarabunPSK" w:hAnsi="TH SarabunPSK" w:cs="TH SarabunPSK" w:hint="cs"/>
          <w:color w:val="0D0D0D" w:themeColor="text1" w:themeTint="F2"/>
          <w:sz w:val="32"/>
          <w:szCs w:val="32"/>
          <w:cs/>
        </w:rPr>
        <w:t xml:space="preserve">ระบบที่ </w:t>
      </w:r>
      <w:r w:rsidR="00C65380" w:rsidRPr="002A6582">
        <w:rPr>
          <w:rFonts w:ascii="TH SarabunPSK" w:hAnsi="TH SarabunPSK" w:cs="TH SarabunPSK" w:hint="cs"/>
          <w:color w:val="0D0D0D" w:themeColor="text1" w:themeTint="F2"/>
          <w:sz w:val="32"/>
          <w:szCs w:val="32"/>
        </w:rPr>
        <w:t>2 DarkOrbit Reloaded</w:t>
      </w:r>
    </w:p>
    <w:p w14:paraId="6B613F64" w14:textId="77777777" w:rsidR="00330E8C" w:rsidRDefault="00BF0CE1" w:rsidP="00330E8C">
      <w:pPr>
        <w:keepNext/>
        <w:tabs>
          <w:tab w:val="left" w:pos="567"/>
          <w:tab w:val="left" w:pos="1418"/>
          <w:tab w:val="left" w:pos="2268"/>
          <w:tab w:val="left" w:pos="2552"/>
        </w:tabs>
        <w:spacing w:after="0" w:line="240" w:lineRule="auto"/>
        <w:jc w:val="center"/>
      </w:pPr>
      <w:r w:rsidRPr="009F7AC5">
        <w:rPr>
          <w:rFonts w:ascii="TH SarabunPSK" w:hAnsi="TH SarabunPSK" w:cs="TH SarabunPSK" w:hint="cs"/>
          <w:noProof/>
          <w:color w:val="0D0D0D" w:themeColor="text1" w:themeTint="F2"/>
          <w:sz w:val="32"/>
          <w:szCs w:val="32"/>
        </w:rPr>
        <w:drawing>
          <wp:inline distT="0" distB="0" distL="0" distR="0" wp14:anchorId="683DCDC6" wp14:editId="5BDB6015">
            <wp:extent cx="3242310" cy="1517015"/>
            <wp:effectExtent l="0" t="0" r="0" b="6985"/>
            <wp:docPr id="601768896"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42310" cy="1517015"/>
                    </a:xfrm>
                    <a:prstGeom prst="rect">
                      <a:avLst/>
                    </a:prstGeom>
                    <a:noFill/>
                    <a:ln>
                      <a:noFill/>
                    </a:ln>
                  </pic:spPr>
                </pic:pic>
              </a:graphicData>
            </a:graphic>
          </wp:inline>
        </w:drawing>
      </w:r>
    </w:p>
    <w:p w14:paraId="7AF88E39" w14:textId="4E19F9F2" w:rsidR="00582E68" w:rsidRPr="00706B21" w:rsidRDefault="00330E8C" w:rsidP="00330E8C">
      <w:pPr>
        <w:pStyle w:val="af3"/>
        <w:jc w:val="center"/>
        <w:rPr>
          <w:rFonts w:ascii="TH Sarabun New" w:hAnsi="TH Sarabun New" w:cs="TH Sarabun New"/>
          <w:i w:val="0"/>
          <w:iCs w:val="0"/>
          <w:color w:val="auto"/>
          <w:sz w:val="32"/>
          <w:szCs w:val="32"/>
          <w:cs/>
        </w:rPr>
      </w:pPr>
      <w:bookmarkStart w:id="70" w:name="_Toc225441448"/>
      <w:bookmarkStart w:id="71" w:name="_Toc237892332"/>
      <w:r w:rsidRPr="00706B21">
        <w:rPr>
          <w:rFonts w:ascii="TH Sarabun New" w:hAnsi="TH Sarabun New" w:cs="TH Sarabun New"/>
          <w:b/>
          <w:bCs/>
          <w:i w:val="0"/>
          <w:iCs w:val="0"/>
          <w:color w:val="auto"/>
          <w:sz w:val="32"/>
          <w:szCs w:val="32"/>
          <w:cs/>
        </w:rPr>
        <w:t xml:space="preserve">ภาพประกอบที่ </w:t>
      </w:r>
      <w:r w:rsidRPr="00706B21">
        <w:rPr>
          <w:rFonts w:ascii="TH Sarabun New" w:hAnsi="TH Sarabun New" w:cs="TH Sarabun New"/>
          <w:b/>
          <w:bCs/>
          <w:i w:val="0"/>
          <w:iCs w:val="0"/>
          <w:color w:val="auto"/>
          <w:sz w:val="32"/>
          <w:szCs w:val="32"/>
        </w:rPr>
        <w:t>2.</w:t>
      </w:r>
      <w:r w:rsidRPr="00706B21">
        <w:rPr>
          <w:rFonts w:ascii="TH Sarabun New" w:hAnsi="TH Sarabun New" w:cs="TH Sarabun New"/>
          <w:b/>
          <w:bCs/>
          <w:i w:val="0"/>
          <w:iCs w:val="0"/>
          <w:color w:val="auto"/>
          <w:sz w:val="32"/>
          <w:szCs w:val="32"/>
        </w:rPr>
        <w:fldChar w:fldCharType="begin"/>
      </w:r>
      <w:r w:rsidRPr="00706B21">
        <w:rPr>
          <w:rFonts w:ascii="TH Sarabun New" w:hAnsi="TH Sarabun New" w:cs="TH Sarabun New"/>
          <w:b/>
          <w:bCs/>
          <w:i w:val="0"/>
          <w:iCs w:val="0"/>
          <w:color w:val="auto"/>
          <w:sz w:val="32"/>
          <w:szCs w:val="32"/>
        </w:rPr>
        <w:instrText xml:space="preserve"> SEQ </w:instrText>
      </w:r>
      <w:r w:rsidRPr="00706B21">
        <w:rPr>
          <w:rFonts w:ascii="TH Sarabun New" w:hAnsi="TH Sarabun New" w:cs="TH Sarabun New"/>
          <w:b/>
          <w:bCs/>
          <w:i w:val="0"/>
          <w:iCs w:val="0"/>
          <w:color w:val="auto"/>
          <w:sz w:val="32"/>
          <w:szCs w:val="32"/>
          <w:cs/>
        </w:rPr>
        <w:instrText>ภาพประกอบที่</w:instrText>
      </w:r>
      <w:r w:rsidRPr="00706B21">
        <w:rPr>
          <w:rFonts w:ascii="TH Sarabun New" w:hAnsi="TH Sarabun New" w:cs="TH Sarabun New"/>
          <w:b/>
          <w:bCs/>
          <w:i w:val="0"/>
          <w:iCs w:val="0"/>
          <w:color w:val="auto"/>
          <w:sz w:val="32"/>
          <w:szCs w:val="32"/>
        </w:rPr>
        <w:instrText xml:space="preserve">_2. \* ARABIC </w:instrText>
      </w:r>
      <w:r w:rsidRPr="00706B21">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3</w:t>
      </w:r>
      <w:r w:rsidRPr="00706B21">
        <w:rPr>
          <w:rFonts w:ascii="TH Sarabun New" w:hAnsi="TH Sarabun New" w:cs="TH Sarabun New"/>
          <w:b/>
          <w:bCs/>
          <w:i w:val="0"/>
          <w:iCs w:val="0"/>
          <w:color w:val="auto"/>
          <w:sz w:val="32"/>
          <w:szCs w:val="32"/>
        </w:rPr>
        <w:fldChar w:fldCharType="end"/>
      </w:r>
      <w:r w:rsidR="00706B21" w:rsidRPr="00706B21">
        <w:rPr>
          <w:rFonts w:ascii="TH Sarabun New" w:hAnsi="TH Sarabun New" w:cs="TH Sarabun New"/>
          <w:i w:val="0"/>
          <w:iCs w:val="0"/>
          <w:color w:val="auto"/>
          <w:sz w:val="32"/>
          <w:szCs w:val="32"/>
          <w:cs/>
        </w:rPr>
        <w:t xml:space="preserve"> เกม </w:t>
      </w:r>
      <w:r w:rsidR="00706B21" w:rsidRPr="00706B21">
        <w:rPr>
          <w:rFonts w:ascii="TH Sarabun New" w:hAnsi="TH Sarabun New" w:cs="TH Sarabun New"/>
          <w:i w:val="0"/>
          <w:iCs w:val="0"/>
          <w:color w:val="auto"/>
          <w:sz w:val="32"/>
          <w:szCs w:val="32"/>
        </w:rPr>
        <w:t>DarkOrbit Reloaded</w:t>
      </w:r>
      <w:bookmarkEnd w:id="70"/>
      <w:bookmarkEnd w:id="71"/>
    </w:p>
    <w:p w14:paraId="7F569920" w14:textId="21FBA423" w:rsidR="00C142C8" w:rsidRPr="009F7AC5" w:rsidRDefault="008C07D6"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ab/>
      </w:r>
      <w:r w:rsidR="00C0539B">
        <w:rPr>
          <w:rFonts w:ascii="TH SarabunPSK" w:hAnsi="TH SarabunPSK" w:cs="TH SarabunPSK"/>
          <w:color w:val="0D0D0D" w:themeColor="text1" w:themeTint="F2"/>
          <w:sz w:val="32"/>
          <w:szCs w:val="32"/>
        </w:rPr>
        <w:t xml:space="preserve">  </w:t>
      </w:r>
      <w:r w:rsidR="007A7AB8" w:rsidRPr="009F7AC5">
        <w:rPr>
          <w:rFonts w:ascii="TH SarabunPSK" w:hAnsi="TH SarabunPSK" w:cs="TH SarabunPSK" w:hint="cs"/>
          <w:color w:val="0D0D0D" w:themeColor="text1" w:themeTint="F2"/>
          <w:sz w:val="32"/>
          <w:szCs w:val="32"/>
        </w:rPr>
        <w:t>DarkOrbitReloaded [</w:t>
      </w:r>
      <w:r w:rsidR="00791F62" w:rsidRPr="009F7AC5">
        <w:rPr>
          <w:rFonts w:ascii="TH SarabunPSK" w:hAnsi="TH SarabunPSK" w:cs="TH SarabunPSK" w:hint="cs"/>
          <w:color w:val="0D0D0D" w:themeColor="text1" w:themeTint="F2"/>
          <w:sz w:val="32"/>
          <w:szCs w:val="32"/>
        </w:rPr>
        <w:t>12</w:t>
      </w:r>
      <w:r w:rsidR="007A7AB8" w:rsidRPr="009F7AC5">
        <w:rPr>
          <w:rFonts w:ascii="TH SarabunPSK" w:hAnsi="TH SarabunPSK" w:cs="TH SarabunPSK" w:hint="cs"/>
          <w:color w:val="0D0D0D" w:themeColor="text1" w:themeTint="F2"/>
          <w:sz w:val="32"/>
          <w:szCs w:val="32"/>
        </w:rPr>
        <w:t>]</w:t>
      </w:r>
      <w:r w:rsidR="007A7AB8" w:rsidRPr="009F7AC5">
        <w:rPr>
          <w:rFonts w:ascii="TH SarabunPSK" w:hAnsi="TH SarabunPSK" w:cs="TH SarabunPSK" w:hint="cs"/>
          <w:color w:val="0D0D0D" w:themeColor="text1" w:themeTint="F2"/>
          <w:sz w:val="32"/>
          <w:szCs w:val="32"/>
          <w:cs/>
        </w:rPr>
        <w:t xml:space="preserve"> </w:t>
      </w:r>
      <w:r w:rsidR="00B60108" w:rsidRPr="009F7AC5">
        <w:rPr>
          <w:rFonts w:ascii="TH SarabunPSK" w:hAnsi="TH SarabunPSK" w:cs="TH SarabunPSK" w:hint="cs"/>
          <w:color w:val="0D0D0D" w:themeColor="text1" w:themeTint="F2"/>
          <w:sz w:val="32"/>
          <w:szCs w:val="32"/>
          <w:cs/>
        </w:rPr>
        <w:t>รายละเอียด</w:t>
      </w:r>
      <w:r w:rsidR="00B60108" w:rsidRPr="009F7AC5">
        <w:rPr>
          <w:rFonts w:ascii="TH SarabunPSK" w:hAnsi="TH SarabunPSK" w:cs="TH SarabunPSK" w:hint="cs"/>
          <w:color w:val="0D0D0D" w:themeColor="text1" w:themeTint="F2"/>
          <w:sz w:val="32"/>
          <w:szCs w:val="32"/>
        </w:rPr>
        <w:t xml:space="preserve">: </w:t>
      </w:r>
      <w:r w:rsidR="00FE79BB" w:rsidRPr="009F7AC5">
        <w:rPr>
          <w:rFonts w:ascii="TH SarabunPSK" w:hAnsi="TH SarabunPSK" w:cs="TH SarabunPSK" w:hint="cs"/>
          <w:color w:val="0D0D0D" w:themeColor="text1" w:themeTint="F2"/>
          <w:sz w:val="32"/>
          <w:szCs w:val="32"/>
          <w:cs/>
        </w:rPr>
        <w:t xml:space="preserve">เป็นเกมแนว </w:t>
      </w:r>
      <w:r w:rsidR="00FE79BB" w:rsidRPr="009F7AC5">
        <w:rPr>
          <w:rFonts w:ascii="TH SarabunPSK" w:hAnsi="TH SarabunPSK" w:cs="TH SarabunPSK" w:hint="cs"/>
          <w:color w:val="0D0D0D" w:themeColor="text1" w:themeTint="F2"/>
          <w:sz w:val="32"/>
          <w:szCs w:val="32"/>
        </w:rPr>
        <w:t xml:space="preserve">MMO (Massively Multiplayer Online) Action Shooter </w:t>
      </w:r>
      <w:r w:rsidR="00FE79BB" w:rsidRPr="009F7AC5">
        <w:rPr>
          <w:rFonts w:ascii="TH SarabunPSK" w:hAnsi="TH SarabunPSK" w:cs="TH SarabunPSK" w:hint="cs"/>
          <w:color w:val="0D0D0D" w:themeColor="text1" w:themeTint="F2"/>
          <w:sz w:val="32"/>
          <w:szCs w:val="32"/>
          <w:cs/>
        </w:rPr>
        <w:t xml:space="preserve">ที่ให้ผู้เล่นสวมบทบาทนักบินอวกาศ ทำภารกิจ และต่อสู้กับผู้เล่นอื่นแบบ </w:t>
      </w:r>
      <w:r w:rsidR="00FE79BB" w:rsidRPr="009F7AC5">
        <w:rPr>
          <w:rFonts w:ascii="TH SarabunPSK" w:hAnsi="TH SarabunPSK" w:cs="TH SarabunPSK" w:hint="cs"/>
          <w:color w:val="0D0D0D" w:themeColor="text1" w:themeTint="F2"/>
          <w:sz w:val="32"/>
          <w:szCs w:val="32"/>
        </w:rPr>
        <w:t xml:space="preserve">Real-time </w:t>
      </w:r>
      <w:r w:rsidR="00FE79BB" w:rsidRPr="009F7AC5">
        <w:rPr>
          <w:rFonts w:ascii="TH SarabunPSK" w:hAnsi="TH SarabunPSK" w:cs="TH SarabunPSK" w:hint="cs"/>
          <w:color w:val="0D0D0D" w:themeColor="text1" w:themeTint="F2"/>
          <w:sz w:val="32"/>
          <w:szCs w:val="32"/>
          <w:cs/>
        </w:rPr>
        <w:t>บนแผนที่ขนาดใหญ่ มีระบบเศรษฐกิจและการจัดการไอเทมที่ซับซ้อน</w:t>
      </w:r>
    </w:p>
    <w:p w14:paraId="0F7557C9" w14:textId="11F44238" w:rsidR="00F15628" w:rsidRPr="009F7AC5" w:rsidRDefault="00F15628"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p>
    <w:p w14:paraId="482F0F58" w14:textId="048750CB" w:rsidR="00FE79BB" w:rsidRPr="009F7AC5" w:rsidRDefault="00F15628"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00CB17D7">
        <w:rPr>
          <w:rFonts w:ascii="TH SarabunPSK" w:hAnsi="TH SarabunPSK" w:cs="TH SarabunPSK" w:hint="cs"/>
          <w:color w:val="0D0D0D" w:themeColor="text1" w:themeTint="F2"/>
          <w:sz w:val="32"/>
          <w:szCs w:val="32"/>
          <w:cs/>
        </w:rPr>
        <w:t xml:space="preserve"> </w:t>
      </w:r>
      <w:r w:rsidR="00525B9E" w:rsidRPr="009F7AC5">
        <w:rPr>
          <w:rFonts w:ascii="TH SarabunPSK" w:hAnsi="TH SarabunPSK" w:cs="TH SarabunPSK" w:hint="cs"/>
          <w:color w:val="0D0D0D" w:themeColor="text1" w:themeTint="F2"/>
          <w:sz w:val="32"/>
          <w:szCs w:val="32"/>
          <w:cs/>
        </w:rPr>
        <w:t xml:space="preserve">- </w:t>
      </w:r>
      <w:r w:rsidR="00BE24CF" w:rsidRPr="009F7AC5">
        <w:rPr>
          <w:rFonts w:ascii="TH SarabunPSK" w:hAnsi="TH SarabunPSK" w:cs="TH SarabunPSK" w:hint="cs"/>
          <w:color w:val="0D0D0D" w:themeColor="text1" w:themeTint="F2"/>
          <w:sz w:val="32"/>
          <w:szCs w:val="32"/>
          <w:cs/>
        </w:rPr>
        <w:t>ข้อ</w:t>
      </w:r>
      <w:r w:rsidR="00C142C8" w:rsidRPr="009F7AC5">
        <w:rPr>
          <w:rFonts w:ascii="TH SarabunPSK" w:hAnsi="TH SarabunPSK" w:cs="TH SarabunPSK" w:hint="cs"/>
          <w:color w:val="0D0D0D" w:themeColor="text1" w:themeTint="F2"/>
          <w:sz w:val="32"/>
          <w:szCs w:val="32"/>
          <w:cs/>
        </w:rPr>
        <w:t>ดี</w:t>
      </w:r>
      <w:r w:rsidR="00C142C8" w:rsidRPr="009F7AC5">
        <w:rPr>
          <w:rFonts w:ascii="TH SarabunPSK" w:hAnsi="TH SarabunPSK" w:cs="TH SarabunPSK" w:hint="cs"/>
          <w:color w:val="0D0D0D" w:themeColor="text1" w:themeTint="F2"/>
          <w:sz w:val="32"/>
          <w:szCs w:val="32"/>
        </w:rPr>
        <w:t>:</w:t>
      </w:r>
    </w:p>
    <w:p w14:paraId="4E4BB7FB" w14:textId="6AB34966" w:rsidR="00525B9E" w:rsidRPr="009F7AC5" w:rsidRDefault="00BB1614" w:rsidP="00CB17D7">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CB17D7">
        <w:rPr>
          <w:rFonts w:ascii="TH SarabunPSK" w:hAnsi="TH SarabunPSK" w:cs="TH SarabunPSK" w:hint="cs"/>
          <w:color w:val="0D0D0D" w:themeColor="text1" w:themeTint="F2"/>
          <w:sz w:val="32"/>
          <w:szCs w:val="32"/>
          <w:cs/>
        </w:rPr>
        <w:t xml:space="preserve">         </w:t>
      </w:r>
      <w:r w:rsidR="00525B9E" w:rsidRPr="009F7AC5">
        <w:rPr>
          <w:rFonts w:ascii="TH SarabunPSK" w:hAnsi="TH SarabunPSK" w:cs="TH SarabunPSK" w:hint="cs"/>
          <w:color w:val="0D0D0D" w:themeColor="text1" w:themeTint="F2"/>
          <w:sz w:val="32"/>
          <w:szCs w:val="32"/>
        </w:rPr>
        <w:t xml:space="preserve">1. Persistent Data: </w:t>
      </w:r>
      <w:r w:rsidR="00525B9E" w:rsidRPr="009F7AC5">
        <w:rPr>
          <w:rFonts w:ascii="TH SarabunPSK" w:hAnsi="TH SarabunPSK" w:cs="TH SarabunPSK" w:hint="cs"/>
          <w:color w:val="0D0D0D" w:themeColor="text1" w:themeTint="F2"/>
          <w:sz w:val="32"/>
          <w:szCs w:val="32"/>
          <w:cs/>
        </w:rPr>
        <w:t>มีระบบฐานข้อมูลที่แข็งแรงมาก ข้อมูลทุกอย่าง (เงิน</w:t>
      </w:r>
      <w:r w:rsidR="00525B9E" w:rsidRPr="009F7AC5">
        <w:rPr>
          <w:rFonts w:ascii="TH SarabunPSK" w:hAnsi="TH SarabunPSK" w:cs="TH SarabunPSK" w:hint="cs"/>
          <w:color w:val="0D0D0D" w:themeColor="text1" w:themeTint="F2"/>
          <w:sz w:val="32"/>
          <w:szCs w:val="32"/>
        </w:rPr>
        <w:t xml:space="preserve">, </w:t>
      </w:r>
      <w:r w:rsidR="00525B9E" w:rsidRPr="009F7AC5">
        <w:rPr>
          <w:rFonts w:ascii="TH SarabunPSK" w:hAnsi="TH SarabunPSK" w:cs="TH SarabunPSK" w:hint="cs"/>
          <w:color w:val="0D0D0D" w:themeColor="text1" w:themeTint="F2"/>
          <w:sz w:val="32"/>
          <w:szCs w:val="32"/>
          <w:cs/>
        </w:rPr>
        <w:t>ยาน</w:t>
      </w:r>
      <w:r w:rsidR="00525B9E" w:rsidRPr="009F7AC5">
        <w:rPr>
          <w:rFonts w:ascii="TH SarabunPSK" w:hAnsi="TH SarabunPSK" w:cs="TH SarabunPSK" w:hint="cs"/>
          <w:color w:val="0D0D0D" w:themeColor="text1" w:themeTint="F2"/>
          <w:sz w:val="32"/>
          <w:szCs w:val="32"/>
        </w:rPr>
        <w:t>,</w:t>
      </w:r>
      <w:r w:rsidRPr="009F7AC5">
        <w:rPr>
          <w:rFonts w:ascii="TH SarabunPSK" w:hAnsi="TH SarabunPSK" w:cs="TH SarabunPSK" w:hint="cs"/>
          <w:color w:val="0D0D0D" w:themeColor="text1" w:themeTint="F2"/>
          <w:sz w:val="32"/>
          <w:szCs w:val="32"/>
        </w:rPr>
        <w:t xml:space="preserve"> </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CB17D7">
        <w:rPr>
          <w:rFonts w:ascii="TH SarabunPSK" w:hAnsi="TH SarabunPSK" w:cs="TH SarabunPSK" w:hint="cs"/>
          <w:color w:val="0D0D0D" w:themeColor="text1" w:themeTint="F2"/>
          <w:sz w:val="32"/>
          <w:szCs w:val="32"/>
          <w:cs/>
        </w:rPr>
        <w:t xml:space="preserve">             </w:t>
      </w:r>
      <w:r w:rsidR="00525B9E" w:rsidRPr="009F7AC5">
        <w:rPr>
          <w:rFonts w:ascii="TH SarabunPSK" w:hAnsi="TH SarabunPSK" w:cs="TH SarabunPSK" w:hint="cs"/>
          <w:color w:val="0D0D0D" w:themeColor="text1" w:themeTint="F2"/>
          <w:sz w:val="32"/>
          <w:szCs w:val="32"/>
          <w:cs/>
        </w:rPr>
        <w:t>ไอเทม) ถูกบันทึกไว้ถาวร ผู้เล่นสามารถกลับมาเล่นต่อจากเดิมได้เสมอ</w:t>
      </w:r>
    </w:p>
    <w:p w14:paraId="49DDF34C" w14:textId="394F84C4" w:rsidR="00525B9E" w:rsidRPr="009F7AC5" w:rsidRDefault="00BB1614" w:rsidP="00CB17D7">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CB17D7">
        <w:rPr>
          <w:rFonts w:ascii="TH SarabunPSK" w:hAnsi="TH SarabunPSK" w:cs="TH SarabunPSK" w:hint="cs"/>
          <w:color w:val="0D0D0D" w:themeColor="text1" w:themeTint="F2"/>
          <w:sz w:val="32"/>
          <w:szCs w:val="32"/>
          <w:cs/>
        </w:rPr>
        <w:t xml:space="preserve">         </w:t>
      </w:r>
      <w:r w:rsidR="00525B9E" w:rsidRPr="009F7AC5">
        <w:rPr>
          <w:rFonts w:ascii="TH SarabunPSK" w:hAnsi="TH SarabunPSK" w:cs="TH SarabunPSK" w:hint="cs"/>
          <w:color w:val="0D0D0D" w:themeColor="text1" w:themeTint="F2"/>
          <w:sz w:val="32"/>
          <w:szCs w:val="32"/>
        </w:rPr>
        <w:t xml:space="preserve">2. Social System: </w:t>
      </w:r>
      <w:r w:rsidR="00525B9E" w:rsidRPr="009F7AC5">
        <w:rPr>
          <w:rFonts w:ascii="TH SarabunPSK" w:hAnsi="TH SarabunPSK" w:cs="TH SarabunPSK" w:hint="cs"/>
          <w:color w:val="0D0D0D" w:themeColor="text1" w:themeTint="F2"/>
          <w:sz w:val="32"/>
          <w:szCs w:val="32"/>
          <w:cs/>
        </w:rPr>
        <w:t xml:space="preserve">มีระบบ </w:t>
      </w:r>
      <w:r w:rsidR="00525B9E" w:rsidRPr="009F7AC5">
        <w:rPr>
          <w:rFonts w:ascii="TH SarabunPSK" w:hAnsi="TH SarabunPSK" w:cs="TH SarabunPSK" w:hint="cs"/>
          <w:color w:val="0D0D0D" w:themeColor="text1" w:themeTint="F2"/>
          <w:sz w:val="32"/>
          <w:szCs w:val="32"/>
        </w:rPr>
        <w:t xml:space="preserve">Clan </w:t>
      </w:r>
      <w:r w:rsidR="00525B9E" w:rsidRPr="009F7AC5">
        <w:rPr>
          <w:rFonts w:ascii="TH SarabunPSK" w:hAnsi="TH SarabunPSK" w:cs="TH SarabunPSK" w:hint="cs"/>
          <w:color w:val="0D0D0D" w:themeColor="text1" w:themeTint="F2"/>
          <w:sz w:val="32"/>
          <w:szCs w:val="32"/>
          <w:cs/>
        </w:rPr>
        <w:t xml:space="preserve">และระบบ </w:t>
      </w:r>
      <w:r w:rsidR="00525B9E" w:rsidRPr="009F7AC5">
        <w:rPr>
          <w:rFonts w:ascii="TH SarabunPSK" w:hAnsi="TH SarabunPSK" w:cs="TH SarabunPSK" w:hint="cs"/>
          <w:color w:val="0D0D0D" w:themeColor="text1" w:themeTint="F2"/>
          <w:sz w:val="32"/>
          <w:szCs w:val="32"/>
        </w:rPr>
        <w:t xml:space="preserve">Chat </w:t>
      </w:r>
      <w:r w:rsidR="00525B9E" w:rsidRPr="009F7AC5">
        <w:rPr>
          <w:rFonts w:ascii="TH SarabunPSK" w:hAnsi="TH SarabunPSK" w:cs="TH SarabunPSK" w:hint="cs"/>
          <w:color w:val="0D0D0D" w:themeColor="text1" w:themeTint="F2"/>
          <w:sz w:val="32"/>
          <w:szCs w:val="32"/>
          <w:cs/>
        </w:rPr>
        <w:t>ที่ดี รองรับสังคมผู้เล่นขนาด</w:t>
      </w:r>
      <w:r w:rsidR="00F3130D" w:rsidRPr="009F7AC5">
        <w:rPr>
          <w:rFonts w:ascii="TH SarabunPSK" w:hAnsi="TH SarabunPSK" w:cs="TH SarabunPSK" w:hint="cs"/>
          <w:color w:val="0D0D0D" w:themeColor="text1" w:themeTint="F2"/>
          <w:sz w:val="32"/>
          <w:szCs w:val="32"/>
          <w:cs/>
        </w:rPr>
        <w:t xml:space="preserve"> </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CB17D7">
        <w:rPr>
          <w:rFonts w:ascii="TH SarabunPSK" w:hAnsi="TH SarabunPSK" w:cs="TH SarabunPSK" w:hint="cs"/>
          <w:color w:val="0D0D0D" w:themeColor="text1" w:themeTint="F2"/>
          <w:sz w:val="32"/>
          <w:szCs w:val="32"/>
          <w:cs/>
        </w:rPr>
        <w:t xml:space="preserve">             </w:t>
      </w:r>
      <w:r w:rsidR="00525B9E" w:rsidRPr="009F7AC5">
        <w:rPr>
          <w:rFonts w:ascii="TH SarabunPSK" w:hAnsi="TH SarabunPSK" w:cs="TH SarabunPSK" w:hint="cs"/>
          <w:color w:val="0D0D0D" w:themeColor="text1" w:themeTint="F2"/>
          <w:sz w:val="32"/>
          <w:szCs w:val="32"/>
          <w:cs/>
        </w:rPr>
        <w:t>ใหญ่</w:t>
      </w:r>
    </w:p>
    <w:p w14:paraId="38D69746" w14:textId="67309EE5" w:rsidR="00677203" w:rsidRPr="009F7AC5" w:rsidRDefault="00BB1614" w:rsidP="00CB17D7">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CB17D7">
        <w:rPr>
          <w:rFonts w:ascii="TH SarabunPSK" w:hAnsi="TH SarabunPSK" w:cs="TH SarabunPSK" w:hint="cs"/>
          <w:color w:val="0D0D0D" w:themeColor="text1" w:themeTint="F2"/>
          <w:sz w:val="32"/>
          <w:szCs w:val="32"/>
          <w:cs/>
        </w:rPr>
        <w:t xml:space="preserve">         </w:t>
      </w:r>
      <w:r w:rsidR="00525B9E" w:rsidRPr="009F7AC5">
        <w:rPr>
          <w:rFonts w:ascii="TH SarabunPSK" w:hAnsi="TH SarabunPSK" w:cs="TH SarabunPSK" w:hint="cs"/>
          <w:color w:val="0D0D0D" w:themeColor="text1" w:themeTint="F2"/>
          <w:sz w:val="32"/>
          <w:szCs w:val="32"/>
        </w:rPr>
        <w:t xml:space="preserve">3. Content Depth: </w:t>
      </w:r>
      <w:r w:rsidR="00525B9E" w:rsidRPr="009F7AC5">
        <w:rPr>
          <w:rFonts w:ascii="TH SarabunPSK" w:hAnsi="TH SarabunPSK" w:cs="TH SarabunPSK" w:hint="cs"/>
          <w:color w:val="0D0D0D" w:themeColor="text1" w:themeTint="F2"/>
          <w:sz w:val="32"/>
          <w:szCs w:val="32"/>
          <w:cs/>
        </w:rPr>
        <w:t>มีความลึกของเนื้อหา มีการปรับแต่งยาน (</w:t>
      </w:r>
      <w:r w:rsidR="00525B9E" w:rsidRPr="009F7AC5">
        <w:rPr>
          <w:rFonts w:ascii="TH SarabunPSK" w:hAnsi="TH SarabunPSK" w:cs="TH SarabunPSK" w:hint="cs"/>
          <w:color w:val="0D0D0D" w:themeColor="text1" w:themeTint="F2"/>
          <w:sz w:val="32"/>
          <w:szCs w:val="32"/>
        </w:rPr>
        <w:t xml:space="preserve">Customization) </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525B9E" w:rsidRPr="009F7AC5">
        <w:rPr>
          <w:rFonts w:ascii="TH SarabunPSK" w:hAnsi="TH SarabunPSK" w:cs="TH SarabunPSK" w:hint="cs"/>
          <w:color w:val="0D0D0D" w:themeColor="text1" w:themeTint="F2"/>
          <w:sz w:val="32"/>
          <w:szCs w:val="32"/>
          <w:cs/>
        </w:rPr>
        <w:t>ได้หลากหลาย</w:t>
      </w:r>
    </w:p>
    <w:p w14:paraId="3BD3A73C" w14:textId="77777777" w:rsidR="002829B9" w:rsidRPr="009F7AC5" w:rsidRDefault="002829B9"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p>
    <w:p w14:paraId="17145BBE" w14:textId="760EEA4E" w:rsidR="002829B9" w:rsidRPr="009F7AC5" w:rsidRDefault="00304843"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CB17D7">
        <w:rPr>
          <w:rFonts w:ascii="TH SarabunPSK" w:hAnsi="TH SarabunPSK" w:cs="TH SarabunPSK" w:hint="cs"/>
          <w:color w:val="0D0D0D" w:themeColor="text1" w:themeTint="F2"/>
          <w:sz w:val="32"/>
          <w:szCs w:val="32"/>
          <w:cs/>
        </w:rPr>
        <w:t xml:space="preserve"> </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ข้อด้อย</w:t>
      </w:r>
      <w:r w:rsidRPr="009F7AC5">
        <w:rPr>
          <w:rFonts w:ascii="TH SarabunPSK" w:hAnsi="TH SarabunPSK" w:cs="TH SarabunPSK" w:hint="cs"/>
          <w:color w:val="0D0D0D" w:themeColor="text1" w:themeTint="F2"/>
          <w:sz w:val="32"/>
          <w:szCs w:val="32"/>
        </w:rPr>
        <w:t>:</w:t>
      </w:r>
    </w:p>
    <w:p w14:paraId="40FE3F82" w14:textId="30382C79" w:rsidR="00B74B5A" w:rsidRPr="009F7AC5" w:rsidRDefault="00304843"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r>
      <w:r w:rsidR="00B74B5A" w:rsidRPr="009F7AC5">
        <w:rPr>
          <w:rFonts w:ascii="TH SarabunPSK" w:hAnsi="TH SarabunPSK" w:cs="TH SarabunPSK" w:hint="cs"/>
          <w:color w:val="0D0D0D" w:themeColor="text1" w:themeTint="F2"/>
          <w:sz w:val="32"/>
          <w:szCs w:val="32"/>
        </w:rPr>
        <w:t xml:space="preserve">1. Complexity &amp; UI: </w:t>
      </w:r>
      <w:r w:rsidR="00B74B5A" w:rsidRPr="009F7AC5">
        <w:rPr>
          <w:rFonts w:ascii="TH SarabunPSK" w:hAnsi="TH SarabunPSK" w:cs="TH SarabunPSK" w:hint="cs"/>
          <w:color w:val="0D0D0D" w:themeColor="text1" w:themeTint="F2"/>
          <w:sz w:val="32"/>
          <w:szCs w:val="32"/>
          <w:cs/>
        </w:rPr>
        <w:t>หน้าจอการใช้งาน (</w:t>
      </w:r>
      <w:r w:rsidR="00B74B5A" w:rsidRPr="009F7AC5">
        <w:rPr>
          <w:rFonts w:ascii="TH SarabunPSK" w:hAnsi="TH SarabunPSK" w:cs="TH SarabunPSK" w:hint="cs"/>
          <w:color w:val="0D0D0D" w:themeColor="text1" w:themeTint="F2"/>
          <w:sz w:val="32"/>
          <w:szCs w:val="32"/>
        </w:rPr>
        <w:t xml:space="preserve">User Interface) </w:t>
      </w:r>
      <w:r w:rsidR="00B74B5A" w:rsidRPr="009F7AC5">
        <w:rPr>
          <w:rFonts w:ascii="TH SarabunPSK" w:hAnsi="TH SarabunPSK" w:cs="TH SarabunPSK" w:hint="cs"/>
          <w:color w:val="0D0D0D" w:themeColor="text1" w:themeTint="F2"/>
          <w:sz w:val="32"/>
          <w:szCs w:val="32"/>
          <w:cs/>
        </w:rPr>
        <w:t>มีความซับซ้อนและ</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B74B5A" w:rsidRPr="009F7AC5">
        <w:rPr>
          <w:rFonts w:ascii="TH SarabunPSK" w:hAnsi="TH SarabunPSK" w:cs="TH SarabunPSK" w:hint="cs"/>
          <w:color w:val="0D0D0D" w:themeColor="text1" w:themeTint="F2"/>
          <w:sz w:val="32"/>
          <w:szCs w:val="32"/>
          <w:cs/>
        </w:rPr>
        <w:t>รกเกินไปสำหรับผู้เล่นใหม่ (</w:t>
      </w:r>
      <w:r w:rsidR="00B74B5A" w:rsidRPr="009F7AC5">
        <w:rPr>
          <w:rFonts w:ascii="TH SarabunPSK" w:hAnsi="TH SarabunPSK" w:cs="TH SarabunPSK" w:hint="cs"/>
          <w:color w:val="0D0D0D" w:themeColor="text1" w:themeTint="F2"/>
          <w:sz w:val="32"/>
          <w:szCs w:val="32"/>
        </w:rPr>
        <w:t xml:space="preserve">Overwhelmed UI) </w:t>
      </w:r>
      <w:r w:rsidR="00B74B5A" w:rsidRPr="009F7AC5">
        <w:rPr>
          <w:rFonts w:ascii="TH SarabunPSK" w:hAnsi="TH SarabunPSK" w:cs="TH SarabunPSK" w:hint="cs"/>
          <w:color w:val="0D0D0D" w:themeColor="text1" w:themeTint="F2"/>
          <w:sz w:val="32"/>
          <w:szCs w:val="32"/>
          <w:cs/>
        </w:rPr>
        <w:t>ทำให้เรียนรู้ระบบได้ยาก</w:t>
      </w:r>
    </w:p>
    <w:p w14:paraId="74D7428D" w14:textId="353FB610" w:rsidR="00B74B5A" w:rsidRPr="009F7AC5" w:rsidRDefault="00B74B5A"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 xml:space="preserve">2. Performance Load: </w:t>
      </w:r>
      <w:r w:rsidRPr="009F7AC5">
        <w:rPr>
          <w:rFonts w:ascii="TH SarabunPSK" w:hAnsi="TH SarabunPSK" w:cs="TH SarabunPSK" w:hint="cs"/>
          <w:color w:val="0D0D0D" w:themeColor="text1" w:themeTint="F2"/>
          <w:sz w:val="32"/>
          <w:szCs w:val="32"/>
          <w:cs/>
        </w:rPr>
        <w:t xml:space="preserve">ตัวเกมใช้ทรัพยากรค่อนข้างสูงในการโหลด </w:t>
      </w:r>
      <w:r w:rsidRPr="009F7AC5">
        <w:rPr>
          <w:rFonts w:ascii="TH SarabunPSK" w:hAnsi="TH SarabunPSK" w:cs="TH SarabunPSK" w:hint="cs"/>
          <w:color w:val="0D0D0D" w:themeColor="text1" w:themeTint="F2"/>
          <w:sz w:val="32"/>
          <w:szCs w:val="32"/>
        </w:rPr>
        <w:t xml:space="preserve">Asset </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จำนวนมาก ทำให้เครื่องสเปคต่ำอาจประสบปัญหาเฟรมเรตตก</w:t>
      </w:r>
    </w:p>
    <w:p w14:paraId="189C1761" w14:textId="683843E0" w:rsidR="002829B9" w:rsidRPr="009F7AC5" w:rsidRDefault="00B74B5A"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r>
      <w:r w:rsidR="00AB3B8B" w:rsidRPr="009F7AC5">
        <w:rPr>
          <w:rFonts w:ascii="TH SarabunPSK" w:hAnsi="TH SarabunPSK" w:cs="TH SarabunPSK" w:hint="cs"/>
          <w:color w:val="0D0D0D" w:themeColor="text1" w:themeTint="F2"/>
          <w:sz w:val="32"/>
          <w:szCs w:val="32"/>
        </w:rPr>
        <w:t xml:space="preserve">3. </w:t>
      </w:r>
      <w:r w:rsidRPr="009F7AC5">
        <w:rPr>
          <w:rFonts w:ascii="TH SarabunPSK" w:hAnsi="TH SarabunPSK" w:cs="TH SarabunPSK" w:hint="cs"/>
          <w:color w:val="0D0D0D" w:themeColor="text1" w:themeTint="F2"/>
          <w:sz w:val="32"/>
          <w:szCs w:val="32"/>
        </w:rPr>
        <w:t xml:space="preserve">Pay-to-Win Mechanics: </w:t>
      </w:r>
      <w:r w:rsidRPr="009F7AC5">
        <w:rPr>
          <w:rFonts w:ascii="TH SarabunPSK" w:hAnsi="TH SarabunPSK" w:cs="TH SarabunPSK" w:hint="cs"/>
          <w:color w:val="0D0D0D" w:themeColor="text1" w:themeTint="F2"/>
          <w:sz w:val="32"/>
          <w:szCs w:val="32"/>
          <w:cs/>
        </w:rPr>
        <w:t>รูปแบบเกมเน้นการเติมเงินเพื่อความเก่ง ทำให้</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สมดุลเกม (</w:t>
      </w:r>
      <w:r w:rsidRPr="009F7AC5">
        <w:rPr>
          <w:rFonts w:ascii="TH SarabunPSK" w:hAnsi="TH SarabunPSK" w:cs="TH SarabunPSK" w:hint="cs"/>
          <w:color w:val="0D0D0D" w:themeColor="text1" w:themeTint="F2"/>
          <w:sz w:val="32"/>
          <w:szCs w:val="32"/>
        </w:rPr>
        <w:t xml:space="preserve">Game Balance) </w:t>
      </w:r>
      <w:r w:rsidRPr="009F7AC5">
        <w:rPr>
          <w:rFonts w:ascii="TH SarabunPSK" w:hAnsi="TH SarabunPSK" w:cs="TH SarabunPSK" w:hint="cs"/>
          <w:color w:val="0D0D0D" w:themeColor="text1" w:themeTint="F2"/>
          <w:sz w:val="32"/>
          <w:szCs w:val="32"/>
          <w:cs/>
        </w:rPr>
        <w:t>เสียไปสำหรับสายฟรี</w:t>
      </w:r>
    </w:p>
    <w:p w14:paraId="44FAA341" w14:textId="77777777" w:rsidR="00C26E02" w:rsidRPr="009F7AC5" w:rsidRDefault="00C26E02"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p>
    <w:p w14:paraId="1E5F387C" w14:textId="77777777" w:rsidR="00C26E02" w:rsidRPr="00CB17D7" w:rsidRDefault="00C26E02"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p>
    <w:p w14:paraId="7F8808E0" w14:textId="77777777" w:rsidR="00EF3E5B" w:rsidRPr="009F7AC5" w:rsidRDefault="00EF3E5B"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p>
    <w:p w14:paraId="075D3344" w14:textId="6DECE592" w:rsidR="00254C77" w:rsidRPr="009F7AC5" w:rsidRDefault="004B3907" w:rsidP="0027410C">
      <w:pPr>
        <w:tabs>
          <w:tab w:val="left" w:pos="567"/>
          <w:tab w:val="left" w:pos="1418"/>
          <w:tab w:val="left" w:pos="2268"/>
          <w:tab w:val="left" w:pos="2552"/>
        </w:tabs>
        <w:spacing w:after="0" w:line="240" w:lineRule="auto"/>
        <w:jc w:val="thaiDistribute"/>
        <w:rPr>
          <w:rFonts w:ascii="TH SarabunPSK" w:hAnsi="TH SarabunPSK" w:cs="TH SarabunPSK"/>
          <w:b/>
          <w:bCs/>
          <w:color w:val="0D0D0D" w:themeColor="text1" w:themeTint="F2"/>
          <w:sz w:val="32"/>
          <w:szCs w:val="32"/>
        </w:rPr>
      </w:pPr>
      <w:r>
        <w:rPr>
          <w:rFonts w:ascii="TH SarabunPSK" w:hAnsi="TH SarabunPSK" w:cs="TH SarabunPSK"/>
          <w:b/>
          <w:bCs/>
          <w:color w:val="0D0D0D" w:themeColor="text1" w:themeTint="F2"/>
          <w:sz w:val="32"/>
          <w:szCs w:val="32"/>
        </w:rPr>
        <w:lastRenderedPageBreak/>
        <w:t xml:space="preserve">    </w:t>
      </w:r>
      <w:r w:rsidR="00AA626F" w:rsidRPr="009F7AC5">
        <w:rPr>
          <w:rFonts w:ascii="TH SarabunPSK" w:hAnsi="TH SarabunPSK" w:cs="TH SarabunPSK" w:hint="cs"/>
          <w:b/>
          <w:bCs/>
          <w:color w:val="0D0D0D" w:themeColor="text1" w:themeTint="F2"/>
          <w:sz w:val="32"/>
          <w:szCs w:val="32"/>
        </w:rPr>
        <w:t>2.2.3</w:t>
      </w:r>
      <w:r w:rsidR="003F1BB5">
        <w:rPr>
          <w:rFonts w:ascii="TH SarabunPSK" w:hAnsi="TH SarabunPSK" w:cs="TH SarabunPSK" w:hint="cs"/>
          <w:b/>
          <w:bCs/>
          <w:color w:val="0D0D0D" w:themeColor="text1" w:themeTint="F2"/>
          <w:sz w:val="32"/>
          <w:szCs w:val="32"/>
          <w:cs/>
        </w:rPr>
        <w:t xml:space="preserve"> </w:t>
      </w:r>
      <w:r w:rsidR="00254C77" w:rsidRPr="009F7AC5">
        <w:rPr>
          <w:rFonts w:ascii="TH SarabunPSK" w:hAnsi="TH SarabunPSK" w:cs="TH SarabunPSK" w:hint="cs"/>
          <w:b/>
          <w:bCs/>
          <w:color w:val="0D0D0D" w:themeColor="text1" w:themeTint="F2"/>
          <w:sz w:val="32"/>
          <w:szCs w:val="32"/>
          <w:cs/>
        </w:rPr>
        <w:t xml:space="preserve">ระบบที่ </w:t>
      </w:r>
      <w:r w:rsidR="00254C77" w:rsidRPr="009F7AC5">
        <w:rPr>
          <w:rFonts w:ascii="TH SarabunPSK" w:hAnsi="TH SarabunPSK" w:cs="TH SarabunPSK" w:hint="cs"/>
          <w:b/>
          <w:bCs/>
          <w:color w:val="0D0D0D" w:themeColor="text1" w:themeTint="F2"/>
          <w:sz w:val="32"/>
          <w:szCs w:val="32"/>
        </w:rPr>
        <w:t>3 Space Shooter</w:t>
      </w:r>
      <w:r w:rsidR="00674434" w:rsidRPr="009F7AC5">
        <w:rPr>
          <w:rFonts w:ascii="TH SarabunPSK" w:hAnsi="TH SarabunPSK" w:cs="TH SarabunPSK" w:hint="cs"/>
          <w:b/>
          <w:bCs/>
          <w:color w:val="0D0D0D" w:themeColor="text1" w:themeTint="F2"/>
          <w:sz w:val="32"/>
          <w:szCs w:val="32"/>
        </w:rPr>
        <w:t xml:space="preserve"> </w:t>
      </w:r>
      <w:r w:rsidR="00254C77" w:rsidRPr="009F7AC5">
        <w:rPr>
          <w:rFonts w:ascii="TH SarabunPSK" w:hAnsi="TH SarabunPSK" w:cs="TH SarabunPSK" w:hint="cs"/>
          <w:b/>
          <w:bCs/>
          <w:color w:val="0D0D0D" w:themeColor="text1" w:themeTint="F2"/>
          <w:sz w:val="32"/>
          <w:szCs w:val="32"/>
        </w:rPr>
        <w:t>Galaxy Attack</w:t>
      </w:r>
      <w:r w:rsidR="00E05517" w:rsidRPr="009F7AC5">
        <w:rPr>
          <w:rFonts w:ascii="TH SarabunPSK" w:hAnsi="TH SarabunPSK" w:cs="TH SarabunPSK" w:hint="cs"/>
          <w:b/>
          <w:bCs/>
          <w:color w:val="0D0D0D" w:themeColor="text1" w:themeTint="F2"/>
          <w:sz w:val="32"/>
          <w:szCs w:val="32"/>
        </w:rPr>
        <w:t xml:space="preserve"> </w:t>
      </w:r>
    </w:p>
    <w:p w14:paraId="6915CA9D" w14:textId="77777777" w:rsidR="003B2BDF" w:rsidRDefault="00BF0CE1" w:rsidP="003B2BDF">
      <w:pPr>
        <w:keepNext/>
        <w:tabs>
          <w:tab w:val="left" w:pos="567"/>
          <w:tab w:val="left" w:pos="1418"/>
          <w:tab w:val="left" w:pos="2268"/>
          <w:tab w:val="left" w:pos="2552"/>
        </w:tabs>
        <w:spacing w:after="0" w:line="240" w:lineRule="auto"/>
        <w:jc w:val="center"/>
      </w:pPr>
      <w:r w:rsidRPr="009F7AC5">
        <w:rPr>
          <w:rFonts w:ascii="TH SarabunPSK" w:hAnsi="TH SarabunPSK" w:cs="TH SarabunPSK" w:hint="cs"/>
          <w:noProof/>
          <w:color w:val="0D0D0D" w:themeColor="text1" w:themeTint="F2"/>
          <w:sz w:val="32"/>
          <w:szCs w:val="32"/>
        </w:rPr>
        <w:drawing>
          <wp:inline distT="0" distB="0" distL="0" distR="0" wp14:anchorId="10B2EF79" wp14:editId="13B1DCD8">
            <wp:extent cx="3133725" cy="1763395"/>
            <wp:effectExtent l="0" t="0" r="9525" b="8255"/>
            <wp:docPr id="70625757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57573" name=""/>
                    <pic:cNvPicPr/>
                  </pic:nvPicPr>
                  <pic:blipFill>
                    <a:blip r:embed="rId42">
                      <a:extLst>
                        <a:ext uri="{28A0092B-C50C-407E-A947-70E740481C1C}">
                          <a14:useLocalDpi xmlns:a14="http://schemas.microsoft.com/office/drawing/2010/main" val="0"/>
                        </a:ext>
                      </a:extLst>
                    </a:blip>
                    <a:stretch>
                      <a:fillRect/>
                    </a:stretch>
                  </pic:blipFill>
                  <pic:spPr>
                    <a:xfrm>
                      <a:off x="0" y="0"/>
                      <a:ext cx="3133725" cy="1763395"/>
                    </a:xfrm>
                    <a:prstGeom prst="rect">
                      <a:avLst/>
                    </a:prstGeom>
                  </pic:spPr>
                </pic:pic>
              </a:graphicData>
            </a:graphic>
          </wp:inline>
        </w:drawing>
      </w:r>
    </w:p>
    <w:p w14:paraId="67630EEF" w14:textId="213F2369" w:rsidR="00582E68" w:rsidRPr="003B2BDF" w:rsidRDefault="003B2BDF" w:rsidP="003B2BDF">
      <w:pPr>
        <w:pStyle w:val="af3"/>
        <w:jc w:val="center"/>
        <w:rPr>
          <w:rFonts w:ascii="TH Sarabun New" w:hAnsi="TH Sarabun New" w:cs="TH Sarabun New"/>
          <w:i w:val="0"/>
          <w:iCs w:val="0"/>
          <w:color w:val="auto"/>
          <w:sz w:val="32"/>
          <w:szCs w:val="32"/>
          <w:cs/>
        </w:rPr>
      </w:pPr>
      <w:bookmarkStart w:id="72" w:name="_Toc225441449"/>
      <w:bookmarkStart w:id="73" w:name="_Toc237892333"/>
      <w:r w:rsidRPr="003B2BDF">
        <w:rPr>
          <w:rFonts w:ascii="TH Sarabun New" w:hAnsi="TH Sarabun New" w:cs="TH Sarabun New"/>
          <w:b/>
          <w:bCs/>
          <w:i w:val="0"/>
          <w:iCs w:val="0"/>
          <w:color w:val="auto"/>
          <w:sz w:val="32"/>
          <w:szCs w:val="32"/>
          <w:cs/>
        </w:rPr>
        <w:t xml:space="preserve">ภาพประกอบที่ </w:t>
      </w:r>
      <w:r w:rsidRPr="003B2BDF">
        <w:rPr>
          <w:rFonts w:ascii="TH Sarabun New" w:hAnsi="TH Sarabun New" w:cs="TH Sarabun New"/>
          <w:b/>
          <w:bCs/>
          <w:i w:val="0"/>
          <w:iCs w:val="0"/>
          <w:color w:val="auto"/>
          <w:sz w:val="32"/>
          <w:szCs w:val="32"/>
        </w:rPr>
        <w:t>2.</w:t>
      </w:r>
      <w:r w:rsidRPr="003B2BDF">
        <w:rPr>
          <w:rFonts w:ascii="TH Sarabun New" w:hAnsi="TH Sarabun New" w:cs="TH Sarabun New"/>
          <w:b/>
          <w:bCs/>
          <w:i w:val="0"/>
          <w:iCs w:val="0"/>
          <w:color w:val="auto"/>
          <w:sz w:val="32"/>
          <w:szCs w:val="32"/>
        </w:rPr>
        <w:fldChar w:fldCharType="begin"/>
      </w:r>
      <w:r w:rsidRPr="003B2BDF">
        <w:rPr>
          <w:rFonts w:ascii="TH Sarabun New" w:hAnsi="TH Sarabun New" w:cs="TH Sarabun New"/>
          <w:b/>
          <w:bCs/>
          <w:i w:val="0"/>
          <w:iCs w:val="0"/>
          <w:color w:val="auto"/>
          <w:sz w:val="32"/>
          <w:szCs w:val="32"/>
        </w:rPr>
        <w:instrText xml:space="preserve"> SEQ </w:instrText>
      </w:r>
      <w:r w:rsidRPr="003B2BDF">
        <w:rPr>
          <w:rFonts w:ascii="TH Sarabun New" w:hAnsi="TH Sarabun New" w:cs="TH Sarabun New"/>
          <w:b/>
          <w:bCs/>
          <w:i w:val="0"/>
          <w:iCs w:val="0"/>
          <w:color w:val="auto"/>
          <w:sz w:val="32"/>
          <w:szCs w:val="32"/>
          <w:cs/>
        </w:rPr>
        <w:instrText>ภาพประกอบที่</w:instrText>
      </w:r>
      <w:r w:rsidRPr="003B2BDF">
        <w:rPr>
          <w:rFonts w:ascii="TH Sarabun New" w:hAnsi="TH Sarabun New" w:cs="TH Sarabun New"/>
          <w:b/>
          <w:bCs/>
          <w:i w:val="0"/>
          <w:iCs w:val="0"/>
          <w:color w:val="auto"/>
          <w:sz w:val="32"/>
          <w:szCs w:val="32"/>
        </w:rPr>
        <w:instrText xml:space="preserve">_2. \* ARABIC </w:instrText>
      </w:r>
      <w:r w:rsidRPr="003B2BDF">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4</w:t>
      </w:r>
      <w:r w:rsidRPr="003B2BDF">
        <w:rPr>
          <w:rFonts w:ascii="TH Sarabun New" w:hAnsi="TH Sarabun New" w:cs="TH Sarabun New"/>
          <w:b/>
          <w:bCs/>
          <w:i w:val="0"/>
          <w:iCs w:val="0"/>
          <w:color w:val="auto"/>
          <w:sz w:val="32"/>
          <w:szCs w:val="32"/>
        </w:rPr>
        <w:fldChar w:fldCharType="end"/>
      </w:r>
      <w:r w:rsidRPr="003B2BDF">
        <w:rPr>
          <w:rFonts w:ascii="TH Sarabun New" w:hAnsi="TH Sarabun New" w:cs="TH Sarabun New"/>
          <w:i w:val="0"/>
          <w:iCs w:val="0"/>
          <w:color w:val="auto"/>
          <w:sz w:val="32"/>
          <w:szCs w:val="32"/>
          <w:cs/>
        </w:rPr>
        <w:t xml:space="preserve"> เกม </w:t>
      </w:r>
      <w:r w:rsidRPr="003B2BDF">
        <w:rPr>
          <w:rFonts w:ascii="TH Sarabun New" w:hAnsi="TH Sarabun New" w:cs="TH Sarabun New"/>
          <w:i w:val="0"/>
          <w:iCs w:val="0"/>
          <w:color w:val="auto"/>
          <w:sz w:val="32"/>
          <w:szCs w:val="32"/>
        </w:rPr>
        <w:t>Space Shooter: Galaxy Attack</w:t>
      </w:r>
      <w:bookmarkEnd w:id="72"/>
      <w:bookmarkEnd w:id="73"/>
    </w:p>
    <w:p w14:paraId="0BAF9DDD" w14:textId="11630FCD" w:rsidR="00CC62F4" w:rsidRPr="009F7AC5" w:rsidRDefault="00677203"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3F1BB5">
        <w:rPr>
          <w:rFonts w:ascii="TH SarabunPSK" w:hAnsi="TH SarabunPSK" w:cs="TH SarabunPSK" w:hint="cs"/>
          <w:color w:val="0D0D0D" w:themeColor="text1" w:themeTint="F2"/>
          <w:sz w:val="32"/>
          <w:szCs w:val="32"/>
          <w:cs/>
        </w:rPr>
        <w:t xml:space="preserve"> </w:t>
      </w:r>
      <w:r w:rsidR="007A7AB8" w:rsidRPr="009F7AC5">
        <w:rPr>
          <w:rFonts w:ascii="TH SarabunPSK" w:hAnsi="TH SarabunPSK" w:cs="TH SarabunPSK" w:hint="cs"/>
          <w:color w:val="0D0D0D" w:themeColor="text1" w:themeTint="F2"/>
          <w:sz w:val="32"/>
          <w:szCs w:val="32"/>
        </w:rPr>
        <w:t>Space Shooter Galaxy Attack [</w:t>
      </w:r>
      <w:r w:rsidR="00D67499" w:rsidRPr="009F7AC5">
        <w:rPr>
          <w:rFonts w:ascii="TH SarabunPSK" w:hAnsi="TH SarabunPSK" w:cs="TH SarabunPSK" w:hint="cs"/>
          <w:color w:val="0D0D0D" w:themeColor="text1" w:themeTint="F2"/>
          <w:sz w:val="32"/>
          <w:szCs w:val="32"/>
        </w:rPr>
        <w:t>1</w:t>
      </w:r>
      <w:r w:rsidR="00791F62" w:rsidRPr="009F7AC5">
        <w:rPr>
          <w:rFonts w:ascii="TH SarabunPSK" w:hAnsi="TH SarabunPSK" w:cs="TH SarabunPSK" w:hint="cs"/>
          <w:color w:val="0D0D0D" w:themeColor="text1" w:themeTint="F2"/>
          <w:sz w:val="32"/>
          <w:szCs w:val="32"/>
        </w:rPr>
        <w:t>3</w:t>
      </w:r>
      <w:r w:rsidR="007A7AB8" w:rsidRPr="009F7AC5">
        <w:rPr>
          <w:rFonts w:ascii="TH SarabunPSK" w:hAnsi="TH SarabunPSK" w:cs="TH SarabunPSK" w:hint="cs"/>
          <w:color w:val="0D0D0D" w:themeColor="text1" w:themeTint="F2"/>
          <w:sz w:val="32"/>
          <w:szCs w:val="32"/>
        </w:rPr>
        <w:t>]</w:t>
      </w:r>
      <w:r w:rsidR="007A7AB8" w:rsidRPr="009F7AC5">
        <w:rPr>
          <w:rFonts w:ascii="TH SarabunPSK" w:hAnsi="TH SarabunPSK" w:cs="TH SarabunPSK" w:hint="cs"/>
          <w:color w:val="0D0D0D" w:themeColor="text1" w:themeTint="F2"/>
          <w:sz w:val="32"/>
          <w:szCs w:val="32"/>
          <w:cs/>
        </w:rPr>
        <w:t xml:space="preserve"> </w:t>
      </w:r>
      <w:r w:rsidR="00674434" w:rsidRPr="009F7AC5">
        <w:rPr>
          <w:rFonts w:ascii="TH SarabunPSK" w:hAnsi="TH SarabunPSK" w:cs="TH SarabunPSK" w:hint="cs"/>
          <w:color w:val="0D0D0D" w:themeColor="text1" w:themeTint="F2"/>
          <w:sz w:val="32"/>
          <w:szCs w:val="32"/>
          <w:cs/>
        </w:rPr>
        <w:t>รายละเอียด</w:t>
      </w:r>
      <w:r w:rsidR="00674434" w:rsidRPr="009F7AC5">
        <w:rPr>
          <w:rFonts w:ascii="TH SarabunPSK" w:hAnsi="TH SarabunPSK" w:cs="TH SarabunPSK" w:hint="cs"/>
          <w:color w:val="0D0D0D" w:themeColor="text1" w:themeTint="F2"/>
          <w:sz w:val="32"/>
          <w:szCs w:val="32"/>
        </w:rPr>
        <w:t xml:space="preserve">: </w:t>
      </w:r>
      <w:r w:rsidR="004B5F8F" w:rsidRPr="009F7AC5">
        <w:rPr>
          <w:rFonts w:ascii="TH SarabunPSK" w:hAnsi="TH SarabunPSK" w:cs="TH SarabunPSK" w:hint="cs"/>
          <w:color w:val="0D0D0D" w:themeColor="text1" w:themeTint="F2"/>
          <w:sz w:val="32"/>
          <w:szCs w:val="32"/>
          <w:cs/>
        </w:rPr>
        <w:t>เป็นเกมมือถือแนวตั้ง (</w:t>
      </w:r>
      <w:r w:rsidR="004B5F8F" w:rsidRPr="009F7AC5">
        <w:rPr>
          <w:rFonts w:ascii="TH SarabunPSK" w:hAnsi="TH SarabunPSK" w:cs="TH SarabunPSK" w:hint="cs"/>
          <w:color w:val="0D0D0D" w:themeColor="text1" w:themeTint="F2"/>
          <w:sz w:val="32"/>
          <w:szCs w:val="32"/>
        </w:rPr>
        <w:t xml:space="preserve">Vertical Scrolling Shooter) </w:t>
      </w:r>
      <w:r w:rsidR="004B5F8F" w:rsidRPr="009F7AC5">
        <w:rPr>
          <w:rFonts w:ascii="TH SarabunPSK" w:hAnsi="TH SarabunPSK" w:cs="TH SarabunPSK" w:hint="cs"/>
          <w:color w:val="0D0D0D" w:themeColor="text1" w:themeTint="F2"/>
          <w:sz w:val="32"/>
          <w:szCs w:val="32"/>
          <w:cs/>
        </w:rPr>
        <w:t xml:space="preserve">ยอดนิยม ที่ถึงแม้จะเป็นเกมตะลุยด่าน แต่ก็มีโหมด </w:t>
      </w:r>
      <w:r w:rsidR="004B5F8F" w:rsidRPr="009F7AC5">
        <w:rPr>
          <w:rFonts w:ascii="TH SarabunPSK" w:hAnsi="TH SarabunPSK" w:cs="TH SarabunPSK" w:hint="cs"/>
          <w:color w:val="0D0D0D" w:themeColor="text1" w:themeTint="F2"/>
          <w:sz w:val="32"/>
          <w:szCs w:val="32"/>
        </w:rPr>
        <w:t xml:space="preserve">PVP (Player vs Player) </w:t>
      </w:r>
      <w:r w:rsidR="004B5F8F" w:rsidRPr="009F7AC5">
        <w:rPr>
          <w:rFonts w:ascii="TH SarabunPSK" w:hAnsi="TH SarabunPSK" w:cs="TH SarabunPSK" w:hint="cs"/>
          <w:color w:val="0D0D0D" w:themeColor="text1" w:themeTint="F2"/>
          <w:sz w:val="32"/>
          <w:szCs w:val="32"/>
          <w:cs/>
        </w:rPr>
        <w:t>ให้ผู้เล่นแข่งกันทำคะแนน</w:t>
      </w:r>
    </w:p>
    <w:p w14:paraId="58F5750E" w14:textId="77777777" w:rsidR="00F15628" w:rsidRPr="009F7AC5" w:rsidRDefault="00F15628"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p>
    <w:p w14:paraId="52AE1436" w14:textId="6AD6D31C" w:rsidR="004B5F8F" w:rsidRPr="009F7AC5" w:rsidRDefault="004B5F8F"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003F1BB5">
        <w:rPr>
          <w:rFonts w:ascii="TH SarabunPSK" w:hAnsi="TH SarabunPSK" w:cs="TH SarabunPSK" w:hint="cs"/>
          <w:color w:val="0D0D0D" w:themeColor="text1" w:themeTint="F2"/>
          <w:sz w:val="32"/>
          <w:szCs w:val="32"/>
          <w:cs/>
        </w:rPr>
        <w:t xml:space="preserve">   </w:t>
      </w:r>
      <w:r w:rsidR="00BB3EA7"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ข้อดี:</w:t>
      </w:r>
    </w:p>
    <w:p w14:paraId="0ADE9FED" w14:textId="4E6DB6C2" w:rsidR="004B5F8F" w:rsidRPr="009F7AC5" w:rsidRDefault="004B5F8F" w:rsidP="003F1BB5">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 xml:space="preserve">1. User Friendly: </w:t>
      </w:r>
      <w:r w:rsidRPr="009F7AC5">
        <w:rPr>
          <w:rFonts w:ascii="TH SarabunPSK" w:hAnsi="TH SarabunPSK" w:cs="TH SarabunPSK" w:hint="cs"/>
          <w:color w:val="0D0D0D" w:themeColor="text1" w:themeTint="F2"/>
          <w:sz w:val="32"/>
          <w:szCs w:val="32"/>
          <w:cs/>
        </w:rPr>
        <w:t>ระบบออกแบบมาให้เล่นง่าย เข้าใจง่าย (</w:t>
      </w:r>
      <w:r w:rsidRPr="009F7AC5">
        <w:rPr>
          <w:rFonts w:ascii="TH SarabunPSK" w:hAnsi="TH SarabunPSK" w:cs="TH SarabunPSK" w:hint="cs"/>
          <w:color w:val="0D0D0D" w:themeColor="text1" w:themeTint="F2"/>
          <w:sz w:val="32"/>
          <w:szCs w:val="32"/>
        </w:rPr>
        <w:t xml:space="preserve">Casual Friendly) </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 xml:space="preserve">หน้าจอ </w:t>
      </w:r>
      <w:r w:rsidRPr="009F7AC5">
        <w:rPr>
          <w:rFonts w:ascii="TH SarabunPSK" w:hAnsi="TH SarabunPSK" w:cs="TH SarabunPSK" w:hint="cs"/>
          <w:color w:val="0D0D0D" w:themeColor="text1" w:themeTint="F2"/>
          <w:sz w:val="32"/>
          <w:szCs w:val="32"/>
        </w:rPr>
        <w:t xml:space="preserve">Lobby </w:t>
      </w:r>
      <w:r w:rsidRPr="009F7AC5">
        <w:rPr>
          <w:rFonts w:ascii="TH SarabunPSK" w:hAnsi="TH SarabunPSK" w:cs="TH SarabunPSK" w:hint="cs"/>
          <w:color w:val="0D0D0D" w:themeColor="text1" w:themeTint="F2"/>
          <w:sz w:val="32"/>
          <w:szCs w:val="32"/>
          <w:cs/>
        </w:rPr>
        <w:t>และการเข้าเล่นไม่ซับซ้อน</w:t>
      </w:r>
    </w:p>
    <w:p w14:paraId="19A9FE06" w14:textId="6209055E" w:rsidR="004B5F8F" w:rsidRPr="009F7AC5" w:rsidRDefault="004B5F8F" w:rsidP="003F1BB5">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 xml:space="preserve">2. Visual Feedback: </w:t>
      </w:r>
      <w:r w:rsidRPr="009F7AC5">
        <w:rPr>
          <w:rFonts w:ascii="TH SarabunPSK" w:hAnsi="TH SarabunPSK" w:cs="TH SarabunPSK" w:hint="cs"/>
          <w:color w:val="0D0D0D" w:themeColor="text1" w:themeTint="F2"/>
          <w:sz w:val="32"/>
          <w:szCs w:val="32"/>
          <w:cs/>
        </w:rPr>
        <w:t xml:space="preserve">เอฟเฟกต์กระสุนและการระเบิดมีความสวยงาม ชัดเจน </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ดึงดูดผู้เล่นได้ดี</w:t>
      </w:r>
    </w:p>
    <w:p w14:paraId="2B778DBE" w14:textId="54D326B0" w:rsidR="004B5F8F" w:rsidRPr="009F7AC5" w:rsidRDefault="004B5F8F" w:rsidP="003F1BB5">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 xml:space="preserve">3. Short Session: </w:t>
      </w:r>
      <w:r w:rsidRPr="009F7AC5">
        <w:rPr>
          <w:rFonts w:ascii="TH SarabunPSK" w:hAnsi="TH SarabunPSK" w:cs="TH SarabunPSK" w:hint="cs"/>
          <w:color w:val="0D0D0D" w:themeColor="text1" w:themeTint="F2"/>
          <w:sz w:val="32"/>
          <w:szCs w:val="32"/>
          <w:cs/>
        </w:rPr>
        <w:t>ออกแบบรอบการเล่นให้สั้น กระชับ เหมาะกับการเล่นฆ่า</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เวลา</w:t>
      </w:r>
    </w:p>
    <w:p w14:paraId="3022130D" w14:textId="77777777" w:rsidR="00677203" w:rsidRPr="009F7AC5" w:rsidRDefault="00677203"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p>
    <w:p w14:paraId="4073A93A" w14:textId="35613702" w:rsidR="004B5F8F" w:rsidRPr="009F7AC5" w:rsidRDefault="004B5F8F"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003F1BB5">
        <w:rPr>
          <w:rFonts w:ascii="TH SarabunPSK" w:hAnsi="TH SarabunPSK" w:cs="TH SarabunPSK" w:hint="cs"/>
          <w:color w:val="0D0D0D" w:themeColor="text1" w:themeTint="F2"/>
          <w:sz w:val="32"/>
          <w:szCs w:val="32"/>
          <w:cs/>
        </w:rPr>
        <w:t xml:space="preserve"> </w:t>
      </w:r>
      <w:r w:rsidR="00BB3EA7"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ข้อด้อย</w:t>
      </w:r>
      <w:r w:rsidRPr="009F7AC5">
        <w:rPr>
          <w:rFonts w:ascii="TH SarabunPSK" w:hAnsi="TH SarabunPSK" w:cs="TH SarabunPSK" w:hint="cs"/>
          <w:color w:val="0D0D0D" w:themeColor="text1" w:themeTint="F2"/>
          <w:sz w:val="32"/>
          <w:szCs w:val="32"/>
        </w:rPr>
        <w:t xml:space="preserve">: </w:t>
      </w:r>
    </w:p>
    <w:p w14:paraId="5110ECA0" w14:textId="53A45AB5" w:rsidR="00550554" w:rsidRPr="009F7AC5" w:rsidRDefault="00550554"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b/>
          <w:bCs/>
          <w:color w:val="0D0D0D" w:themeColor="text1" w:themeTint="F2"/>
          <w:sz w:val="32"/>
          <w:szCs w:val="32"/>
        </w:rPr>
        <w:tab/>
      </w:r>
      <w:r w:rsidRPr="009F7AC5">
        <w:rPr>
          <w:rFonts w:ascii="TH SarabunPSK" w:hAnsi="TH SarabunPSK" w:cs="TH SarabunPSK" w:hint="cs"/>
          <w:b/>
          <w:bCs/>
          <w:color w:val="0D0D0D" w:themeColor="text1" w:themeTint="F2"/>
          <w:sz w:val="32"/>
          <w:szCs w:val="32"/>
        </w:rPr>
        <w:tab/>
      </w:r>
      <w:r w:rsidRPr="009F7AC5">
        <w:rPr>
          <w:rFonts w:ascii="TH SarabunPSK" w:hAnsi="TH SarabunPSK" w:cs="TH SarabunPSK" w:hint="cs"/>
          <w:color w:val="0D0D0D" w:themeColor="text1" w:themeTint="F2"/>
          <w:sz w:val="32"/>
          <w:szCs w:val="32"/>
        </w:rPr>
        <w:t xml:space="preserve">1. Asynchronous PVP: </w:t>
      </w:r>
      <w:r w:rsidRPr="009F7AC5">
        <w:rPr>
          <w:rFonts w:ascii="TH SarabunPSK" w:hAnsi="TH SarabunPSK" w:cs="TH SarabunPSK" w:hint="cs"/>
          <w:color w:val="0D0D0D" w:themeColor="text1" w:themeTint="F2"/>
          <w:sz w:val="32"/>
          <w:szCs w:val="32"/>
          <w:cs/>
        </w:rPr>
        <w:t xml:space="preserve">โหมด </w:t>
      </w:r>
      <w:r w:rsidRPr="009F7AC5">
        <w:rPr>
          <w:rFonts w:ascii="TH SarabunPSK" w:hAnsi="TH SarabunPSK" w:cs="TH SarabunPSK" w:hint="cs"/>
          <w:color w:val="0D0D0D" w:themeColor="text1" w:themeTint="F2"/>
          <w:sz w:val="32"/>
          <w:szCs w:val="32"/>
        </w:rPr>
        <w:t xml:space="preserve">PVP </w:t>
      </w:r>
      <w:r w:rsidRPr="009F7AC5">
        <w:rPr>
          <w:rFonts w:ascii="TH SarabunPSK" w:hAnsi="TH SarabunPSK" w:cs="TH SarabunPSK" w:hint="cs"/>
          <w:color w:val="0D0D0D" w:themeColor="text1" w:themeTint="F2"/>
          <w:sz w:val="32"/>
          <w:szCs w:val="32"/>
          <w:cs/>
        </w:rPr>
        <w:t xml:space="preserve">ส่วนใหญ่ไม่ใช่การยิงกันแบบ </w:t>
      </w:r>
      <w:r w:rsidRPr="009F7AC5">
        <w:rPr>
          <w:rFonts w:ascii="TH SarabunPSK" w:hAnsi="TH SarabunPSK" w:cs="TH SarabunPSK" w:hint="cs"/>
          <w:color w:val="0D0D0D" w:themeColor="text1" w:themeTint="F2"/>
          <w:sz w:val="32"/>
          <w:szCs w:val="32"/>
        </w:rPr>
        <w:t xml:space="preserve">Real-time </w:t>
      </w:r>
      <w:r w:rsidR="00677203" w:rsidRPr="009F7AC5">
        <w:rPr>
          <w:rFonts w:ascii="TH SarabunPSK" w:hAnsi="TH SarabunPSK" w:cs="TH SarabunPSK" w:hint="cs"/>
          <w:color w:val="0D0D0D" w:themeColor="text1" w:themeTint="F2"/>
          <w:sz w:val="32"/>
          <w:szCs w:val="32"/>
        </w:rPr>
        <w:tab/>
      </w:r>
      <w:r w:rsidR="00677203" w:rsidRPr="009F7AC5">
        <w:rPr>
          <w:rFonts w:ascii="TH SarabunPSK" w:hAnsi="TH SarabunPSK" w:cs="TH SarabunPSK" w:hint="cs"/>
          <w:color w:val="0D0D0D" w:themeColor="text1" w:themeTint="F2"/>
          <w:sz w:val="32"/>
          <w:szCs w:val="32"/>
        </w:rPr>
        <w:tab/>
      </w:r>
      <w:r w:rsidR="00677203"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 xml:space="preserve">Face-to-Face </w:t>
      </w:r>
      <w:r w:rsidRPr="009F7AC5">
        <w:rPr>
          <w:rFonts w:ascii="TH SarabunPSK" w:hAnsi="TH SarabunPSK" w:cs="TH SarabunPSK" w:hint="cs"/>
          <w:color w:val="0D0D0D" w:themeColor="text1" w:themeTint="F2"/>
          <w:sz w:val="32"/>
          <w:szCs w:val="32"/>
          <w:cs/>
        </w:rPr>
        <w:t>จริงๆ แต่เป็นการแข่งกันทำคะแนน หรือสู้กับ "เงา" (</w:t>
      </w:r>
      <w:r w:rsidRPr="009F7AC5">
        <w:rPr>
          <w:rFonts w:ascii="TH SarabunPSK" w:hAnsi="TH SarabunPSK" w:cs="TH SarabunPSK" w:hint="cs"/>
          <w:color w:val="0D0D0D" w:themeColor="text1" w:themeTint="F2"/>
          <w:sz w:val="32"/>
          <w:szCs w:val="32"/>
        </w:rPr>
        <w:t xml:space="preserve">Ghost) </w:t>
      </w:r>
      <w:r w:rsidRPr="009F7AC5">
        <w:rPr>
          <w:rFonts w:ascii="TH SarabunPSK" w:hAnsi="TH SarabunPSK" w:cs="TH SarabunPSK" w:hint="cs"/>
          <w:color w:val="0D0D0D" w:themeColor="text1" w:themeTint="F2"/>
          <w:sz w:val="32"/>
          <w:szCs w:val="32"/>
          <w:cs/>
        </w:rPr>
        <w:t>ของผู้</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เล่นอื่น ซึ่งขาดอรรถรสของการต่อสู้แบบทันทีทันใด</w:t>
      </w:r>
    </w:p>
    <w:p w14:paraId="1152A4B9" w14:textId="6D8829E1" w:rsidR="00550554" w:rsidRPr="009F7AC5" w:rsidRDefault="00550554" w:rsidP="0027410C">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 xml:space="preserve">2. Limited Movement: </w:t>
      </w:r>
      <w:r w:rsidRPr="009F7AC5">
        <w:rPr>
          <w:rFonts w:ascii="TH SarabunPSK" w:hAnsi="TH SarabunPSK" w:cs="TH SarabunPSK" w:hint="cs"/>
          <w:color w:val="0D0D0D" w:themeColor="text1" w:themeTint="F2"/>
          <w:sz w:val="32"/>
          <w:szCs w:val="32"/>
          <w:cs/>
        </w:rPr>
        <w:t>การเคลื่อนที่ถูกจำกัดแค่ซ้าย-ขวา หรือขึ้น-ลง ใน</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 xml:space="preserve">กรอบสี่เหลี่ยม ไม่ใช่อิสระแบบ </w:t>
      </w:r>
      <w:r w:rsidRPr="009F7AC5">
        <w:rPr>
          <w:rFonts w:ascii="TH SarabunPSK" w:hAnsi="TH SarabunPSK" w:cs="TH SarabunPSK" w:hint="cs"/>
          <w:color w:val="0D0D0D" w:themeColor="text1" w:themeTint="F2"/>
          <w:sz w:val="32"/>
          <w:szCs w:val="32"/>
        </w:rPr>
        <w:t xml:space="preserve">360 </w:t>
      </w:r>
      <w:r w:rsidRPr="009F7AC5">
        <w:rPr>
          <w:rFonts w:ascii="TH SarabunPSK" w:hAnsi="TH SarabunPSK" w:cs="TH SarabunPSK" w:hint="cs"/>
          <w:color w:val="0D0D0D" w:themeColor="text1" w:themeTint="F2"/>
          <w:sz w:val="32"/>
          <w:szCs w:val="32"/>
          <w:cs/>
        </w:rPr>
        <w:t>องศา (</w:t>
      </w:r>
      <w:r w:rsidRPr="009F7AC5">
        <w:rPr>
          <w:rFonts w:ascii="TH SarabunPSK" w:hAnsi="TH SarabunPSK" w:cs="TH SarabunPSK" w:hint="cs"/>
          <w:color w:val="0D0D0D" w:themeColor="text1" w:themeTint="F2"/>
          <w:sz w:val="32"/>
          <w:szCs w:val="32"/>
        </w:rPr>
        <w:t>Open Arena)</w:t>
      </w:r>
    </w:p>
    <w:p w14:paraId="017A552A" w14:textId="1BBB9AFF" w:rsidR="00761045" w:rsidRPr="009F7AC5" w:rsidRDefault="00550554" w:rsidP="00761045">
      <w:pPr>
        <w:tabs>
          <w:tab w:val="left" w:pos="567"/>
          <w:tab w:val="left" w:pos="1418"/>
          <w:tab w:val="left" w:pos="2268"/>
          <w:tab w:val="left" w:pos="2552"/>
        </w:tabs>
        <w:spacing w:after="0" w:line="240" w:lineRule="auto"/>
        <w:jc w:val="thaiDistribute"/>
        <w:rPr>
          <w:rFonts w:ascii="TH SarabunPSK" w:hAnsi="TH SarabunPSK" w:cs="TH SarabunPSK"/>
          <w:color w:val="0D0D0D" w:themeColor="text1" w:themeTint="F2"/>
          <w:sz w:val="32"/>
          <w:szCs w:val="32"/>
          <w:cs/>
        </w:rPr>
        <w:sectPr w:rsidR="00761045" w:rsidRPr="009F7AC5" w:rsidSect="00B0508A">
          <w:headerReference w:type="default" r:id="rId43"/>
          <w:pgSz w:w="11906" w:h="16838"/>
          <w:pgMar w:top="1440" w:right="1440" w:bottom="1440" w:left="1440" w:header="708" w:footer="708" w:gutter="0"/>
          <w:pgNumType w:start="16"/>
          <w:cols w:space="708"/>
          <w:docGrid w:linePitch="360"/>
        </w:sect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 xml:space="preserve">3. Connection Stability: </w:t>
      </w:r>
      <w:r w:rsidRPr="009F7AC5">
        <w:rPr>
          <w:rFonts w:ascii="TH SarabunPSK" w:hAnsi="TH SarabunPSK" w:cs="TH SarabunPSK" w:hint="cs"/>
          <w:color w:val="0D0D0D" w:themeColor="text1" w:themeTint="F2"/>
          <w:sz w:val="32"/>
          <w:szCs w:val="32"/>
          <w:cs/>
        </w:rPr>
        <w:t>ในโหมดที่ต้องเชื่อมต่อกับผู้เล่นอื่น มักเจอปัญหา</w:t>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677203" w:rsidRPr="009F7AC5">
        <w:rPr>
          <w:rFonts w:ascii="TH SarabunPSK" w:hAnsi="TH SarabunPSK" w:cs="TH SarabunPSK" w:hint="cs"/>
          <w:color w:val="0D0D0D" w:themeColor="text1" w:themeTint="F2"/>
          <w:sz w:val="32"/>
          <w:szCs w:val="32"/>
          <w:cs/>
        </w:rPr>
        <w:tab/>
      </w:r>
      <w:r w:rsidR="003C6973"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หลุดการเชื่อมต่อ (</w:t>
      </w:r>
      <w:r w:rsidRPr="009F7AC5">
        <w:rPr>
          <w:rFonts w:ascii="TH SarabunPSK" w:hAnsi="TH SarabunPSK" w:cs="TH SarabunPSK" w:hint="cs"/>
          <w:color w:val="0D0D0D" w:themeColor="text1" w:themeTint="F2"/>
          <w:sz w:val="32"/>
          <w:szCs w:val="32"/>
        </w:rPr>
        <w:t xml:space="preserve">Disconnect) </w:t>
      </w:r>
      <w:r w:rsidRPr="009F7AC5">
        <w:rPr>
          <w:rFonts w:ascii="TH SarabunPSK" w:hAnsi="TH SarabunPSK" w:cs="TH SarabunPSK" w:hint="cs"/>
          <w:color w:val="0D0D0D" w:themeColor="text1" w:themeTint="F2"/>
          <w:sz w:val="32"/>
          <w:szCs w:val="32"/>
          <w:cs/>
        </w:rPr>
        <w:t>ได้ง่ายเมื่อเน็ตไม่เสถียร</w:t>
      </w:r>
    </w:p>
    <w:p w14:paraId="79A98EDE" w14:textId="5F99F646" w:rsidR="00187CB6" w:rsidRDefault="00711658" w:rsidP="007F50E0">
      <w:pPr>
        <w:pStyle w:val="1"/>
        <w:jc w:val="center"/>
        <w:rPr>
          <w:rFonts w:ascii="TH Sarabun New" w:hAnsi="TH Sarabun New" w:cs="TH Sarabun New"/>
          <w:b/>
          <w:bCs/>
          <w:color w:val="auto"/>
          <w:sz w:val="36"/>
          <w:szCs w:val="36"/>
        </w:rPr>
      </w:pPr>
      <w:bookmarkStart w:id="74" w:name="_Toc224850325"/>
      <w:bookmarkStart w:id="75" w:name="_Toc241852718"/>
      <w:r w:rsidRPr="007F50E0">
        <w:rPr>
          <w:rFonts w:ascii="TH Sarabun New" w:hAnsi="TH Sarabun New" w:cs="TH Sarabun New"/>
          <w:b/>
          <w:bCs/>
          <w:color w:val="auto"/>
          <w:sz w:val="36"/>
          <w:szCs w:val="36"/>
          <w:cs/>
        </w:rPr>
        <w:lastRenderedPageBreak/>
        <w:t>บทที่</w:t>
      </w:r>
      <w:r w:rsidRPr="007F50E0">
        <w:rPr>
          <w:rFonts w:ascii="TH Sarabun New" w:hAnsi="TH Sarabun New" w:cs="TH Sarabun New"/>
          <w:b/>
          <w:bCs/>
          <w:color w:val="auto"/>
          <w:sz w:val="36"/>
          <w:szCs w:val="36"/>
        </w:rPr>
        <w:t xml:space="preserve"> 3</w:t>
      </w:r>
      <w:r w:rsidR="00055FBE" w:rsidRPr="007F50E0">
        <w:rPr>
          <w:rFonts w:ascii="TH Sarabun New" w:hAnsi="TH Sarabun New" w:cs="TH Sarabun New"/>
          <w:b/>
          <w:bCs/>
          <w:color w:val="auto"/>
          <w:sz w:val="36"/>
          <w:szCs w:val="36"/>
        </w:rPr>
        <w:t xml:space="preserve"> </w:t>
      </w:r>
      <w:r w:rsidR="00F00048">
        <w:rPr>
          <w:rFonts w:ascii="TH Sarabun New" w:hAnsi="TH Sarabun New" w:cs="TH Sarabun New"/>
          <w:b/>
          <w:bCs/>
          <w:color w:val="auto"/>
          <w:sz w:val="36"/>
          <w:szCs w:val="36"/>
        </w:rPr>
        <w:br w:type="textWrapping" w:clear="all"/>
      </w:r>
      <w:r w:rsidRPr="007F50E0">
        <w:rPr>
          <w:rFonts w:ascii="TH Sarabun New" w:hAnsi="TH Sarabun New" w:cs="TH Sarabun New"/>
          <w:b/>
          <w:bCs/>
          <w:color w:val="auto"/>
          <w:sz w:val="36"/>
          <w:szCs w:val="36"/>
          <w:cs/>
        </w:rPr>
        <w:t>ขั้นตอนการดำเนินโครงกา</w:t>
      </w:r>
      <w:r w:rsidR="00187CB6" w:rsidRPr="007F50E0">
        <w:rPr>
          <w:rFonts w:ascii="TH Sarabun New" w:hAnsi="TH Sarabun New" w:cs="TH Sarabun New"/>
          <w:b/>
          <w:bCs/>
          <w:color w:val="auto"/>
          <w:sz w:val="36"/>
          <w:szCs w:val="36"/>
          <w:cs/>
        </w:rPr>
        <w:t>ร</w:t>
      </w:r>
      <w:bookmarkEnd w:id="74"/>
      <w:bookmarkEnd w:id="75"/>
    </w:p>
    <w:p w14:paraId="4A0040D2" w14:textId="77777777" w:rsidR="007A3AE3" w:rsidRPr="007A3AE3" w:rsidRDefault="007A3AE3" w:rsidP="007A3AE3"/>
    <w:p w14:paraId="78DAC558" w14:textId="08965871" w:rsidR="00187CB6" w:rsidRPr="009F7AC5" w:rsidRDefault="00187CB6" w:rsidP="00187CB6">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cs/>
        </w:rPr>
        <w:tab/>
      </w:r>
      <w:r w:rsidRPr="009F7AC5">
        <w:rPr>
          <w:rFonts w:ascii="TH SarabunPSK" w:hAnsi="TH SarabunPSK" w:cs="TH SarabunPSK" w:hint="cs"/>
          <w:color w:val="0D0D0D" w:themeColor="text1" w:themeTint="F2"/>
          <w:sz w:val="32"/>
          <w:szCs w:val="32"/>
          <w:cs/>
        </w:rPr>
        <w:t>ในบทนี้จะแสดงขั้นตอนการดำเนินการของเกม ซึ่งจะประกอบไปด</w:t>
      </w:r>
      <w:r w:rsidRPr="009F7AC5">
        <w:rPr>
          <w:rFonts w:ascii="TH SarabunPSK" w:eastAsia="TH Sarabun New" w:hAnsi="TH SarabunPSK" w:cs="TH SarabunPSK" w:hint="cs"/>
          <w:color w:val="0D0D0D" w:themeColor="text1" w:themeTint="F2"/>
          <w:sz w:val="32"/>
          <w:szCs w:val="32"/>
          <w:cs/>
        </w:rPr>
        <w:t>้</w:t>
      </w:r>
      <w:r w:rsidRPr="009F7AC5">
        <w:rPr>
          <w:rFonts w:ascii="TH SarabunPSK" w:hAnsi="TH SarabunPSK" w:cs="TH SarabunPSK" w:hint="cs"/>
          <w:color w:val="0D0D0D" w:themeColor="text1" w:themeTint="F2"/>
          <w:sz w:val="32"/>
          <w:szCs w:val="32"/>
          <w:cs/>
        </w:rPr>
        <w:t>วย ความต</w:t>
      </w:r>
      <w:r w:rsidRPr="009F7AC5">
        <w:rPr>
          <w:rFonts w:ascii="TH SarabunPSK" w:eastAsia="TH Sarabun New" w:hAnsi="TH SarabunPSK" w:cs="TH SarabunPSK" w:hint="cs"/>
          <w:color w:val="0D0D0D" w:themeColor="text1" w:themeTint="F2"/>
          <w:sz w:val="32"/>
          <w:szCs w:val="32"/>
          <w:cs/>
        </w:rPr>
        <w:t>้</w:t>
      </w:r>
      <w:r w:rsidRPr="009F7AC5">
        <w:rPr>
          <w:rFonts w:ascii="TH SarabunPSK" w:hAnsi="TH SarabunPSK" w:cs="TH SarabunPSK" w:hint="cs"/>
          <w:color w:val="0D0D0D" w:themeColor="text1" w:themeTint="F2"/>
          <w:sz w:val="32"/>
          <w:szCs w:val="32"/>
          <w:cs/>
        </w:rPr>
        <w:t>องการของผ</w:t>
      </w:r>
      <w:r w:rsidRPr="009F7AC5">
        <w:rPr>
          <w:rFonts w:ascii="TH SarabunPSK" w:eastAsia="TH Sarabun New" w:hAnsi="TH SarabunPSK" w:cs="TH SarabunPSK" w:hint="cs"/>
          <w:color w:val="0D0D0D" w:themeColor="text1" w:themeTint="F2"/>
          <w:sz w:val="32"/>
          <w:szCs w:val="32"/>
          <w:cs/>
        </w:rPr>
        <w:t>ู้</w:t>
      </w:r>
      <w:r w:rsidRPr="009F7AC5">
        <w:rPr>
          <w:rFonts w:ascii="TH SarabunPSK" w:hAnsi="TH SarabunPSK" w:cs="TH SarabunPSK" w:hint="cs"/>
          <w:color w:val="0D0D0D" w:themeColor="text1" w:themeTint="F2"/>
          <w:sz w:val="32"/>
          <w:szCs w:val="32"/>
          <w:cs/>
        </w:rPr>
        <w:t>ใช</w:t>
      </w:r>
      <w:r w:rsidRPr="009F7AC5">
        <w:rPr>
          <w:rFonts w:ascii="TH SarabunPSK" w:eastAsia="TH Sarabun New" w:hAnsi="TH SarabunPSK" w:cs="TH SarabunPSK" w:hint="cs"/>
          <w:color w:val="0D0D0D" w:themeColor="text1" w:themeTint="F2"/>
          <w:sz w:val="32"/>
          <w:szCs w:val="32"/>
          <w:cs/>
        </w:rPr>
        <w:t>้</w:t>
      </w:r>
      <w:r w:rsidRPr="009F7AC5">
        <w:rPr>
          <w:rFonts w:ascii="TH SarabunPSK" w:hAnsi="TH SarabunPSK" w:cs="TH SarabunPSK" w:hint="cs"/>
          <w:color w:val="0D0D0D" w:themeColor="text1" w:themeTint="F2"/>
          <w:sz w:val="32"/>
          <w:szCs w:val="32"/>
          <w:cs/>
        </w:rPr>
        <w:t>ระบบ</w:t>
      </w:r>
    </w:p>
    <w:p w14:paraId="7BD1B3FB" w14:textId="1912C56F" w:rsidR="00187CB6" w:rsidRPr="009F7AC5" w:rsidRDefault="00187CB6" w:rsidP="00187CB6">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และการวิเคราะห</w:t>
      </w:r>
      <w:r w:rsidRPr="009F7AC5">
        <w:rPr>
          <w:rFonts w:ascii="TH SarabunPSK" w:eastAsia="TH Sarabun New" w:hAnsi="TH SarabunPSK" w:cs="TH SarabunPSK" w:hint="cs"/>
          <w:color w:val="0D0D0D" w:themeColor="text1" w:themeTint="F2"/>
          <w:sz w:val="32"/>
          <w:szCs w:val="32"/>
          <w:cs/>
        </w:rPr>
        <w:t>์</w:t>
      </w:r>
      <w:r w:rsidRPr="009F7AC5">
        <w:rPr>
          <w:rFonts w:ascii="TH SarabunPSK" w:hAnsi="TH SarabunPSK" w:cs="TH SarabunPSK" w:hint="cs"/>
          <w:color w:val="0D0D0D" w:themeColor="text1" w:themeTint="F2"/>
          <w:sz w:val="32"/>
          <w:szCs w:val="32"/>
          <w:cs/>
        </w:rPr>
        <w:t>ระบบ การออกแบบระบบ การพัฒนาระบบ และการทดสอบระบบ โดยขั้นตอนการ</w:t>
      </w:r>
    </w:p>
    <w:p w14:paraId="36F29D7E" w14:textId="4ABED4C6" w:rsidR="00187CB6" w:rsidRPr="009F7AC5" w:rsidRDefault="00187CB6" w:rsidP="00187CB6">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ดำเนินการ งานมีรายละเอียดดังต</w:t>
      </w:r>
      <w:r w:rsidRPr="009F7AC5">
        <w:rPr>
          <w:rFonts w:ascii="TH SarabunPSK" w:eastAsia="TH Sarabun New" w:hAnsi="TH SarabunPSK" w:cs="TH SarabunPSK" w:hint="cs"/>
          <w:color w:val="0D0D0D" w:themeColor="text1" w:themeTint="F2"/>
          <w:sz w:val="32"/>
          <w:szCs w:val="32"/>
          <w:cs/>
        </w:rPr>
        <w:t>่</w:t>
      </w:r>
      <w:r w:rsidRPr="009F7AC5">
        <w:rPr>
          <w:rFonts w:ascii="TH SarabunPSK" w:hAnsi="TH SarabunPSK" w:cs="TH SarabunPSK" w:hint="cs"/>
          <w:color w:val="0D0D0D" w:themeColor="text1" w:themeTint="F2"/>
          <w:sz w:val="32"/>
          <w:szCs w:val="32"/>
          <w:cs/>
        </w:rPr>
        <w:t>อไปนี้</w:t>
      </w:r>
    </w:p>
    <w:p w14:paraId="1490C79D" w14:textId="6CA4A74D" w:rsidR="00187CB6" w:rsidRPr="002A496A" w:rsidRDefault="00187CB6" w:rsidP="002A496A">
      <w:pPr>
        <w:pStyle w:val="2"/>
        <w:rPr>
          <w:rFonts w:ascii="TH Sarabun New" w:hAnsi="TH Sarabun New" w:cs="TH Sarabun New"/>
          <w:b/>
          <w:bCs/>
          <w:color w:val="auto"/>
          <w:szCs w:val="32"/>
        </w:rPr>
      </w:pPr>
      <w:bookmarkStart w:id="76" w:name="_Toc224850326"/>
      <w:bookmarkStart w:id="77" w:name="_Toc241852719"/>
      <w:r w:rsidRPr="002A496A">
        <w:rPr>
          <w:rFonts w:ascii="TH Sarabun New" w:hAnsi="TH Sarabun New" w:cs="TH Sarabun New"/>
          <w:b/>
          <w:bCs/>
          <w:color w:val="auto"/>
          <w:szCs w:val="32"/>
          <w:cs/>
        </w:rPr>
        <w:t>3.1 ความต้องการของผู้ใช้ระบบ และการวิเคราะห์ระบบ</w:t>
      </w:r>
      <w:bookmarkEnd w:id="76"/>
      <w:bookmarkEnd w:id="77"/>
    </w:p>
    <w:p w14:paraId="1146878A" w14:textId="256579DA" w:rsidR="00187CB6" w:rsidRPr="009F7AC5" w:rsidRDefault="004F33CC" w:rsidP="007A3AE3">
      <w:pPr>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rPr>
        <mc:AlternateContent>
          <mc:Choice Requires="wps">
            <w:drawing>
              <wp:anchor distT="0" distB="0" distL="114300" distR="114300" simplePos="0" relativeHeight="251658262" behindDoc="0" locked="0" layoutInCell="1" allowOverlap="1" wp14:anchorId="129B68FC" wp14:editId="2F48638C">
                <wp:simplePos x="0" y="0"/>
                <wp:positionH relativeFrom="margin">
                  <wp:align>center</wp:align>
                </wp:positionH>
                <wp:positionV relativeFrom="paragraph">
                  <wp:posOffset>5725160</wp:posOffset>
                </wp:positionV>
                <wp:extent cx="2430780" cy="241300"/>
                <wp:effectExtent l="0" t="0" r="7620" b="6350"/>
                <wp:wrapSquare wrapText="bothSides"/>
                <wp:docPr id="91899074" name="Text Box 1"/>
                <wp:cNvGraphicFramePr/>
                <a:graphic xmlns:a="http://schemas.openxmlformats.org/drawingml/2006/main">
                  <a:graphicData uri="http://schemas.microsoft.com/office/word/2010/wordprocessingShape">
                    <wps:wsp>
                      <wps:cNvSpPr txBox="1"/>
                      <wps:spPr>
                        <a:xfrm>
                          <a:off x="0" y="0"/>
                          <a:ext cx="2430780" cy="241300"/>
                        </a:xfrm>
                        <a:prstGeom prst="rect">
                          <a:avLst/>
                        </a:prstGeom>
                        <a:solidFill>
                          <a:prstClr val="white"/>
                        </a:solidFill>
                        <a:ln>
                          <a:noFill/>
                        </a:ln>
                      </wps:spPr>
                      <wps:txbx>
                        <w:txbxContent>
                          <w:p w14:paraId="71E5083E" w14:textId="64C60926" w:rsidR="0080187A" w:rsidRPr="00DA30F4" w:rsidRDefault="0080187A" w:rsidP="00C11C01">
                            <w:pPr>
                              <w:pStyle w:val="af3"/>
                              <w:rPr>
                                <w:rFonts w:ascii="TH SarabunPSK" w:hAnsi="TH SarabunPSK" w:cs="TH SarabunPSK"/>
                                <w:i w:val="0"/>
                                <w:iCs w:val="0"/>
                                <w:noProof/>
                                <w:color w:val="auto"/>
                                <w:sz w:val="32"/>
                                <w:szCs w:val="32"/>
                              </w:rPr>
                            </w:pPr>
                            <w:bookmarkStart w:id="78" w:name="_Toc224763900"/>
                            <w:bookmarkStart w:id="79" w:name="_Toc224849830"/>
                            <w:bookmarkStart w:id="80" w:name="_Toc225290528"/>
                            <w:bookmarkStart w:id="81" w:name="_Toc225441473"/>
                            <w:bookmarkStart w:id="82" w:name="_Toc225441890"/>
                            <w:bookmarkStart w:id="83" w:name="_Toc225442405"/>
                            <w:bookmarkStart w:id="84" w:name="_Toc239772323"/>
                            <w:r w:rsidRPr="00DA30F4">
                              <w:rPr>
                                <w:rFonts w:ascii="TH SarabunPSK" w:hAnsi="TH SarabunPSK" w:cs="TH SarabunPSK" w:hint="cs"/>
                                <w:b/>
                                <w:bCs/>
                                <w:i w:val="0"/>
                                <w:iCs w:val="0"/>
                                <w:color w:val="auto"/>
                                <w:sz w:val="32"/>
                                <w:szCs w:val="32"/>
                                <w:cs/>
                              </w:rPr>
                              <w:t xml:space="preserve">ภาพประกอบที่ </w:t>
                            </w:r>
                            <w:r w:rsidRPr="00DA30F4">
                              <w:rPr>
                                <w:rFonts w:ascii="TH SarabunPSK" w:hAnsi="TH SarabunPSK" w:cs="TH SarabunPSK" w:hint="cs"/>
                                <w:b/>
                                <w:bCs/>
                                <w:i w:val="0"/>
                                <w:iCs w:val="0"/>
                                <w:color w:val="auto"/>
                                <w:sz w:val="32"/>
                                <w:szCs w:val="32"/>
                              </w:rPr>
                              <w:t>3.</w:t>
                            </w:r>
                            <w:r w:rsidRPr="00DA30F4">
                              <w:rPr>
                                <w:rFonts w:ascii="TH SarabunPSK" w:hAnsi="TH SarabunPSK" w:cs="TH SarabunPSK" w:hint="cs"/>
                                <w:b/>
                                <w:bCs/>
                                <w:i w:val="0"/>
                                <w:iCs w:val="0"/>
                                <w:noProof/>
                                <w:color w:val="auto"/>
                                <w:sz w:val="32"/>
                                <w:szCs w:val="32"/>
                              </w:rPr>
                              <w:fldChar w:fldCharType="begin"/>
                            </w:r>
                            <w:r w:rsidRPr="00DA30F4">
                              <w:rPr>
                                <w:rFonts w:ascii="TH SarabunPSK" w:hAnsi="TH SarabunPSK" w:cs="TH SarabunPSK" w:hint="cs"/>
                                <w:b/>
                                <w:bCs/>
                                <w:i w:val="0"/>
                                <w:iCs w:val="0"/>
                                <w:noProof/>
                                <w:color w:val="auto"/>
                                <w:sz w:val="32"/>
                                <w:szCs w:val="32"/>
                              </w:rPr>
                              <w:instrText xml:space="preserve"> SEQ </w:instrText>
                            </w:r>
                            <w:r w:rsidRPr="00DA30F4">
                              <w:rPr>
                                <w:rFonts w:ascii="TH SarabunPSK" w:hAnsi="TH SarabunPSK" w:cs="TH SarabunPSK" w:hint="cs"/>
                                <w:b/>
                                <w:bCs/>
                                <w:i w:val="0"/>
                                <w:iCs w:val="0"/>
                                <w:noProof/>
                                <w:color w:val="auto"/>
                                <w:sz w:val="32"/>
                                <w:szCs w:val="32"/>
                                <w:cs/>
                              </w:rPr>
                              <w:instrText>ภาพประกอบที่</w:instrText>
                            </w:r>
                            <w:r w:rsidRPr="00DA30F4">
                              <w:rPr>
                                <w:rFonts w:ascii="TH SarabunPSK" w:hAnsi="TH SarabunPSK" w:cs="TH SarabunPSK" w:hint="cs"/>
                                <w:b/>
                                <w:bCs/>
                                <w:i w:val="0"/>
                                <w:iCs w:val="0"/>
                                <w:noProof/>
                                <w:color w:val="auto"/>
                                <w:sz w:val="32"/>
                                <w:szCs w:val="32"/>
                              </w:rPr>
                              <w:instrText xml:space="preserve">_3. \* ARABIC </w:instrText>
                            </w:r>
                            <w:r w:rsidRPr="00DA30F4">
                              <w:rPr>
                                <w:rFonts w:ascii="TH SarabunPSK" w:hAnsi="TH SarabunPSK" w:cs="TH SarabunPSK" w:hint="cs"/>
                                <w:b/>
                                <w:bCs/>
                                <w:i w:val="0"/>
                                <w:iCs w:val="0"/>
                                <w:noProof/>
                                <w:color w:val="auto"/>
                                <w:sz w:val="32"/>
                                <w:szCs w:val="32"/>
                              </w:rPr>
                              <w:fldChar w:fldCharType="separate"/>
                            </w:r>
                            <w:r w:rsidR="00745CD2">
                              <w:rPr>
                                <w:rFonts w:ascii="TH SarabunPSK" w:hAnsi="TH SarabunPSK" w:cs="TH SarabunPSK"/>
                                <w:b/>
                                <w:bCs/>
                                <w:i w:val="0"/>
                                <w:iCs w:val="0"/>
                                <w:noProof/>
                                <w:color w:val="auto"/>
                                <w:sz w:val="32"/>
                                <w:szCs w:val="32"/>
                              </w:rPr>
                              <w:t>1</w:t>
                            </w:r>
                            <w:r w:rsidRPr="00DA30F4">
                              <w:rPr>
                                <w:rFonts w:ascii="TH SarabunPSK" w:hAnsi="TH SarabunPSK" w:cs="TH SarabunPSK" w:hint="cs"/>
                                <w:b/>
                                <w:bCs/>
                                <w:i w:val="0"/>
                                <w:iCs w:val="0"/>
                                <w:noProof/>
                                <w:color w:val="auto"/>
                                <w:sz w:val="32"/>
                                <w:szCs w:val="32"/>
                              </w:rPr>
                              <w:fldChar w:fldCharType="end"/>
                            </w:r>
                            <w:r w:rsidR="00C11C01" w:rsidRPr="00DA30F4">
                              <w:rPr>
                                <w:rFonts w:ascii="TH SarabunPSK" w:hAnsi="TH SarabunPSK" w:cs="TH SarabunPSK" w:hint="cs"/>
                                <w:i w:val="0"/>
                                <w:iCs w:val="0"/>
                                <w:noProof/>
                                <w:color w:val="auto"/>
                                <w:sz w:val="32"/>
                                <w:szCs w:val="32"/>
                              </w:rPr>
                              <w:t xml:space="preserve"> </w:t>
                            </w:r>
                            <w:r w:rsidR="00C11C01" w:rsidRPr="00DA30F4">
                              <w:rPr>
                                <w:rFonts w:ascii="TH SarabunPSK" w:hAnsi="TH SarabunPSK" w:cs="TH SarabunPSK" w:hint="cs"/>
                                <w:i w:val="0"/>
                                <w:iCs w:val="0"/>
                                <w:noProof/>
                                <w:color w:val="auto"/>
                                <w:sz w:val="32"/>
                                <w:szCs w:val="32"/>
                                <w:cs/>
                              </w:rPr>
                              <w:t>ผังงานระบบการเล่น</w:t>
                            </w:r>
                            <w:bookmarkEnd w:id="78"/>
                            <w:bookmarkEnd w:id="79"/>
                            <w:bookmarkEnd w:id="80"/>
                            <w:bookmarkEnd w:id="81"/>
                            <w:bookmarkEnd w:id="82"/>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B68FC" id="_x0000_s1035" type="#_x0000_t202" style="position:absolute;margin-left:0;margin-top:450.8pt;width:191.4pt;height:19pt;z-index:25165826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" stroked="f">
                <v:textbox inset="0,0,0,0">
                  <w:txbxContent>
                    <w:p w14:paraId="71E5083E" w14:textId="64C60926" w:rsidR="0080187A" w:rsidRPr="00DA30F4" w:rsidRDefault="0080187A" w:rsidP="00C11C01">
                      <w:pPr>
                        <w:pStyle w:val="af3"/>
                        <w:rPr>
                          <w:rFonts w:ascii="TH SarabunPSK" w:hAnsi="TH SarabunPSK" w:cs="TH SarabunPSK"/>
                          <w:i w:val="0"/>
                          <w:iCs w:val="0"/>
                          <w:noProof/>
                          <w:color w:val="auto"/>
                          <w:sz w:val="32"/>
                          <w:szCs w:val="32"/>
                        </w:rPr>
                      </w:pPr>
                      <w:bookmarkStart w:id="100" w:name="_Toc224763900"/>
                      <w:bookmarkStart w:id="101" w:name="_Toc224849830"/>
                      <w:bookmarkStart w:id="102" w:name="_Toc225290528"/>
                      <w:bookmarkStart w:id="103" w:name="_Toc225441473"/>
                      <w:bookmarkStart w:id="104" w:name="_Toc225441890"/>
                      <w:bookmarkStart w:id="105" w:name="_Toc225442405"/>
                      <w:bookmarkStart w:id="106" w:name="_Toc239772323"/>
                      <w:r w:rsidRPr="00DA30F4">
                        <w:rPr>
                          <w:rFonts w:ascii="TH SarabunPSK" w:hAnsi="TH SarabunPSK" w:cs="TH SarabunPSK" w:hint="cs"/>
                          <w:b/>
                          <w:bCs/>
                          <w:i w:val="0"/>
                          <w:iCs w:val="0"/>
                          <w:color w:val="auto"/>
                          <w:sz w:val="32"/>
                          <w:szCs w:val="32"/>
                          <w:cs/>
                        </w:rPr>
                        <w:t xml:space="preserve">ภาพประกอบที่ </w:t>
                      </w:r>
                      <w:r w:rsidRPr="00DA30F4">
                        <w:rPr>
                          <w:rFonts w:ascii="TH SarabunPSK" w:hAnsi="TH SarabunPSK" w:cs="TH SarabunPSK" w:hint="cs"/>
                          <w:b/>
                          <w:bCs/>
                          <w:i w:val="0"/>
                          <w:iCs w:val="0"/>
                          <w:color w:val="auto"/>
                          <w:sz w:val="32"/>
                          <w:szCs w:val="32"/>
                        </w:rPr>
                        <w:t>3.</w:t>
                      </w:r>
                      <w:r w:rsidRPr="00DA30F4">
                        <w:rPr>
                          <w:rFonts w:ascii="TH SarabunPSK" w:hAnsi="TH SarabunPSK" w:cs="TH SarabunPSK" w:hint="cs"/>
                          <w:b/>
                          <w:bCs/>
                          <w:i w:val="0"/>
                          <w:iCs w:val="0"/>
                          <w:noProof/>
                          <w:color w:val="auto"/>
                          <w:sz w:val="32"/>
                          <w:szCs w:val="32"/>
                        </w:rPr>
                        <w:fldChar w:fldCharType="begin"/>
                      </w:r>
                      <w:r w:rsidRPr="00DA30F4">
                        <w:rPr>
                          <w:rFonts w:ascii="TH SarabunPSK" w:hAnsi="TH SarabunPSK" w:cs="TH SarabunPSK" w:hint="cs"/>
                          <w:b/>
                          <w:bCs/>
                          <w:i w:val="0"/>
                          <w:iCs w:val="0"/>
                          <w:noProof/>
                          <w:color w:val="auto"/>
                          <w:sz w:val="32"/>
                          <w:szCs w:val="32"/>
                        </w:rPr>
                        <w:instrText xml:space="preserve"> SEQ </w:instrText>
                      </w:r>
                      <w:r w:rsidRPr="00DA30F4">
                        <w:rPr>
                          <w:rFonts w:ascii="TH SarabunPSK" w:hAnsi="TH SarabunPSK" w:cs="TH SarabunPSK" w:hint="cs"/>
                          <w:b/>
                          <w:bCs/>
                          <w:i w:val="0"/>
                          <w:iCs w:val="0"/>
                          <w:noProof/>
                          <w:color w:val="auto"/>
                          <w:sz w:val="32"/>
                          <w:szCs w:val="32"/>
                          <w:cs/>
                        </w:rPr>
                        <w:instrText>ภาพประกอบที่</w:instrText>
                      </w:r>
                      <w:r w:rsidRPr="00DA30F4">
                        <w:rPr>
                          <w:rFonts w:ascii="TH SarabunPSK" w:hAnsi="TH SarabunPSK" w:cs="TH SarabunPSK" w:hint="cs"/>
                          <w:b/>
                          <w:bCs/>
                          <w:i w:val="0"/>
                          <w:iCs w:val="0"/>
                          <w:noProof/>
                          <w:color w:val="auto"/>
                          <w:sz w:val="32"/>
                          <w:szCs w:val="32"/>
                        </w:rPr>
                        <w:instrText xml:space="preserve">_3. \* ARABIC </w:instrText>
                      </w:r>
                      <w:r w:rsidRPr="00DA30F4">
                        <w:rPr>
                          <w:rFonts w:ascii="TH SarabunPSK" w:hAnsi="TH SarabunPSK" w:cs="TH SarabunPSK" w:hint="cs"/>
                          <w:b/>
                          <w:bCs/>
                          <w:i w:val="0"/>
                          <w:iCs w:val="0"/>
                          <w:noProof/>
                          <w:color w:val="auto"/>
                          <w:sz w:val="32"/>
                          <w:szCs w:val="32"/>
                        </w:rPr>
                        <w:fldChar w:fldCharType="separate"/>
                      </w:r>
                      <w:r w:rsidR="00745CD2">
                        <w:rPr>
                          <w:rFonts w:ascii="TH SarabunPSK" w:hAnsi="TH SarabunPSK" w:cs="TH SarabunPSK"/>
                          <w:b/>
                          <w:bCs/>
                          <w:i w:val="0"/>
                          <w:iCs w:val="0"/>
                          <w:noProof/>
                          <w:color w:val="auto"/>
                          <w:sz w:val="32"/>
                          <w:szCs w:val="32"/>
                        </w:rPr>
                        <w:t>1</w:t>
                      </w:r>
                      <w:r w:rsidRPr="00DA30F4">
                        <w:rPr>
                          <w:rFonts w:ascii="TH SarabunPSK" w:hAnsi="TH SarabunPSK" w:cs="TH SarabunPSK" w:hint="cs"/>
                          <w:b/>
                          <w:bCs/>
                          <w:i w:val="0"/>
                          <w:iCs w:val="0"/>
                          <w:noProof/>
                          <w:color w:val="auto"/>
                          <w:sz w:val="32"/>
                          <w:szCs w:val="32"/>
                        </w:rPr>
                        <w:fldChar w:fldCharType="end"/>
                      </w:r>
                      <w:r w:rsidR="00C11C01" w:rsidRPr="00DA30F4">
                        <w:rPr>
                          <w:rFonts w:ascii="TH SarabunPSK" w:hAnsi="TH SarabunPSK" w:cs="TH SarabunPSK" w:hint="cs"/>
                          <w:i w:val="0"/>
                          <w:iCs w:val="0"/>
                          <w:noProof/>
                          <w:color w:val="auto"/>
                          <w:sz w:val="32"/>
                          <w:szCs w:val="32"/>
                        </w:rPr>
                        <w:t xml:space="preserve"> </w:t>
                      </w:r>
                      <w:r w:rsidR="00C11C01" w:rsidRPr="00DA30F4">
                        <w:rPr>
                          <w:rFonts w:ascii="TH SarabunPSK" w:hAnsi="TH SarabunPSK" w:cs="TH SarabunPSK" w:hint="cs"/>
                          <w:i w:val="0"/>
                          <w:iCs w:val="0"/>
                          <w:noProof/>
                          <w:color w:val="auto"/>
                          <w:sz w:val="32"/>
                          <w:szCs w:val="32"/>
                          <w:cs/>
                        </w:rPr>
                        <w:t>ผังงานระบบการเล่น</w:t>
                      </w:r>
                      <w:bookmarkEnd w:id="100"/>
                      <w:bookmarkEnd w:id="101"/>
                      <w:bookmarkEnd w:id="102"/>
                      <w:bookmarkEnd w:id="103"/>
                      <w:bookmarkEnd w:id="104"/>
                      <w:bookmarkEnd w:id="105"/>
                      <w:bookmarkEnd w:id="106"/>
                    </w:p>
                  </w:txbxContent>
                </v:textbox>
                <w10:wrap type="square" anchorx="margin"/>
              </v:shape>
            </w:pict>
          </mc:Fallback>
        </mc:AlternateContent>
      </w:r>
      <w:r w:rsidR="00F23947" w:rsidRPr="009F7AC5">
        <w:rPr>
          <w:rFonts w:ascii="TH SarabunPSK" w:hAnsi="TH SarabunPSK" w:cs="TH SarabunPSK" w:hint="cs"/>
          <w:noProof/>
          <w:color w:val="0D0D0D" w:themeColor="text1" w:themeTint="F2"/>
          <w:sz w:val="32"/>
          <w:szCs w:val="32"/>
          <w:cs/>
        </w:rPr>
        <w:drawing>
          <wp:anchor distT="0" distB="0" distL="114300" distR="114300" simplePos="0" relativeHeight="251658259" behindDoc="0" locked="0" layoutInCell="1" allowOverlap="1" wp14:anchorId="35D9AF6D" wp14:editId="1CE6999C">
            <wp:simplePos x="0" y="0"/>
            <wp:positionH relativeFrom="margin">
              <wp:posOffset>158980</wp:posOffset>
            </wp:positionH>
            <wp:positionV relativeFrom="paragraph">
              <wp:posOffset>757555</wp:posOffset>
            </wp:positionV>
            <wp:extent cx="5416550" cy="5047615"/>
            <wp:effectExtent l="0" t="0" r="0" b="635"/>
            <wp:wrapSquare wrapText="bothSides"/>
            <wp:docPr id="28047754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77541" name="รูปภาพ 2"/>
                    <pic:cNvPicPr>
                      <a:picLocks noChangeAspect="1" noChangeArrowheads="1"/>
                    </pic:cNvPicPr>
                  </pic:nvPicPr>
                  <pic:blipFill>
                    <a:blip r:embed="rId44" cstate="print">
                      <a:extLst>
                        <a:ext uri="{28A0092B-C50C-407E-A947-70E740481C1C}">
                          <a14:useLocalDpi xmlns:a14="http://schemas.microsoft.com/office/drawing/2010/main" val="0"/>
                        </a:ext>
                      </a:extLst>
                    </a:blip>
                    <a:srcRect t="1007" b="1007"/>
                    <a:stretch>
                      <a:fillRect/>
                    </a:stretch>
                  </pic:blipFill>
                  <pic:spPr bwMode="auto">
                    <a:xfrm>
                      <a:off x="0" y="0"/>
                      <a:ext cx="5416550" cy="5047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3AE3">
        <w:rPr>
          <w:rFonts w:ascii="TH SarabunPSK" w:hAnsi="TH SarabunPSK" w:cs="TH SarabunPSK" w:hint="cs"/>
          <w:color w:val="0D0D0D" w:themeColor="text1" w:themeTint="F2"/>
          <w:sz w:val="32"/>
          <w:szCs w:val="32"/>
          <w:cs/>
        </w:rPr>
        <w:t xml:space="preserve">      </w:t>
      </w:r>
      <w:r w:rsidR="00187CB6" w:rsidRPr="009F7AC5">
        <w:rPr>
          <w:rFonts w:ascii="TH SarabunPSK" w:hAnsi="TH SarabunPSK" w:cs="TH SarabunPSK" w:hint="cs"/>
          <w:color w:val="0D0D0D" w:themeColor="text1" w:themeTint="F2"/>
          <w:sz w:val="32"/>
          <w:szCs w:val="32"/>
          <w:cs/>
        </w:rPr>
        <w:t>ความต้องการของผู้ใช้ระบบ ผู้พัฒนาได้ทำการวิเคราะห์ระบบซึ่งมีขอบเขต 1.3 และสามารถเขียนเป็นแผนผังการทำงานได้ภาพประกอบที่ 3.1</w:t>
      </w:r>
    </w:p>
    <w:p w14:paraId="4F1E62EB" w14:textId="77777777" w:rsidR="006C2521" w:rsidRPr="009F7AC5" w:rsidRDefault="006C2521" w:rsidP="00187CB6">
      <w:pPr>
        <w:jc w:val="center"/>
        <w:rPr>
          <w:rFonts w:ascii="TH SarabunPSK" w:hAnsi="TH SarabunPSK" w:cs="TH SarabunPSK"/>
          <w:color w:val="0D0D0D" w:themeColor="text1" w:themeTint="F2"/>
          <w:sz w:val="32"/>
          <w:szCs w:val="32"/>
        </w:rPr>
        <w:sectPr w:rsidR="006C2521" w:rsidRPr="009F7AC5" w:rsidSect="007F0E6D">
          <w:headerReference w:type="default" r:id="rId45"/>
          <w:pgSz w:w="11906" w:h="16838"/>
          <w:pgMar w:top="1440" w:right="1440" w:bottom="1440" w:left="1440" w:header="708" w:footer="708" w:gutter="0"/>
          <w:pgNumType w:start="22"/>
          <w:cols w:space="708"/>
          <w:docGrid w:linePitch="360"/>
        </w:sectPr>
      </w:pPr>
    </w:p>
    <w:p w14:paraId="03CE25FD" w14:textId="77777777" w:rsidR="003B2BDF" w:rsidRDefault="00187CB6" w:rsidP="003B2BDF">
      <w:pPr>
        <w:keepNext/>
        <w:jc w:val="center"/>
      </w:pPr>
      <w:r w:rsidRPr="009F7AC5">
        <w:rPr>
          <w:rFonts w:ascii="TH SarabunPSK" w:hAnsi="TH SarabunPSK" w:cs="TH SarabunPSK" w:hint="cs"/>
          <w:noProof/>
          <w:color w:val="0D0D0D" w:themeColor="text1" w:themeTint="F2"/>
          <w:sz w:val="32"/>
          <w:szCs w:val="32"/>
          <w:cs/>
        </w:rPr>
        <w:lastRenderedPageBreak/>
        <w:drawing>
          <wp:inline distT="0" distB="0" distL="0" distR="0" wp14:anchorId="77014FDD" wp14:editId="447DDDC8">
            <wp:extent cx="2855986" cy="8228153"/>
            <wp:effectExtent l="0" t="0" r="1905" b="1905"/>
            <wp:docPr id="175034365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43654" name="รูปภาพ 4"/>
                    <pic:cNvPicPr>
                      <a:picLocks noChangeAspect="1" noChangeArrowheads="1"/>
                    </pic:cNvPicPr>
                  </pic:nvPicPr>
                  <pic:blipFill>
                    <a:blip r:embed="rId46">
                      <a:extLst>
                        <a:ext uri="{BEBA8EAE-BF5A-486C-A8C5-ECC9F3942E4B}">
                          <a14:imgProps xmlns:a14="http://schemas.microsoft.com/office/drawing/2010/main">
                            <a14:imgLayer r:embed="rId47">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bwMode="auto">
                    <a:xfrm>
                      <a:off x="0" y="0"/>
                      <a:ext cx="2855986" cy="8228153"/>
                    </a:xfrm>
                    <a:prstGeom prst="rect">
                      <a:avLst/>
                    </a:prstGeom>
                    <a:noFill/>
                    <a:ln>
                      <a:noFill/>
                    </a:ln>
                  </pic:spPr>
                </pic:pic>
              </a:graphicData>
            </a:graphic>
          </wp:inline>
        </w:drawing>
      </w:r>
    </w:p>
    <w:p w14:paraId="3FBD71D1" w14:textId="64160274" w:rsidR="00C11C01" w:rsidRPr="00A7697C" w:rsidRDefault="003B2BDF" w:rsidP="003B2BDF">
      <w:pPr>
        <w:pStyle w:val="af3"/>
        <w:jc w:val="center"/>
        <w:rPr>
          <w:rFonts w:ascii="TH Sarabun New" w:hAnsi="TH Sarabun New" w:cs="TH Sarabun New"/>
          <w:i w:val="0"/>
          <w:iCs w:val="0"/>
          <w:color w:val="auto"/>
          <w:sz w:val="32"/>
          <w:szCs w:val="32"/>
          <w:cs/>
        </w:rPr>
      </w:pPr>
      <w:bookmarkStart w:id="85" w:name="_Toc225441474"/>
      <w:bookmarkStart w:id="86" w:name="_Toc225441891"/>
      <w:bookmarkStart w:id="87" w:name="_Toc225442406"/>
      <w:bookmarkStart w:id="88" w:name="_Toc239772324"/>
      <w:r w:rsidRPr="00A7697C">
        <w:rPr>
          <w:rFonts w:ascii="TH Sarabun New" w:hAnsi="TH Sarabun New" w:cs="TH Sarabun New"/>
          <w:b/>
          <w:bCs/>
          <w:i w:val="0"/>
          <w:iCs w:val="0"/>
          <w:color w:val="auto"/>
          <w:sz w:val="32"/>
          <w:szCs w:val="32"/>
          <w:cs/>
        </w:rPr>
        <w:t xml:space="preserve">ภาพประกอบที่ </w:t>
      </w:r>
      <w:r w:rsidRPr="00A7697C">
        <w:rPr>
          <w:rFonts w:ascii="TH Sarabun New" w:hAnsi="TH Sarabun New" w:cs="TH Sarabun New"/>
          <w:b/>
          <w:bCs/>
          <w:i w:val="0"/>
          <w:iCs w:val="0"/>
          <w:color w:val="auto"/>
          <w:sz w:val="32"/>
          <w:szCs w:val="32"/>
        </w:rPr>
        <w:t>3.</w:t>
      </w:r>
      <w:r w:rsidRPr="00A7697C">
        <w:rPr>
          <w:rFonts w:ascii="TH Sarabun New" w:hAnsi="TH Sarabun New" w:cs="TH Sarabun New"/>
          <w:b/>
          <w:bCs/>
          <w:i w:val="0"/>
          <w:iCs w:val="0"/>
          <w:color w:val="auto"/>
          <w:sz w:val="32"/>
          <w:szCs w:val="32"/>
        </w:rPr>
        <w:fldChar w:fldCharType="begin"/>
      </w:r>
      <w:r w:rsidRPr="00A7697C">
        <w:rPr>
          <w:rFonts w:ascii="TH Sarabun New" w:hAnsi="TH Sarabun New" w:cs="TH Sarabun New"/>
          <w:b/>
          <w:bCs/>
          <w:i w:val="0"/>
          <w:iCs w:val="0"/>
          <w:color w:val="auto"/>
          <w:sz w:val="32"/>
          <w:szCs w:val="32"/>
        </w:rPr>
        <w:instrText xml:space="preserve"> SEQ </w:instrText>
      </w:r>
      <w:r w:rsidRPr="00A7697C">
        <w:rPr>
          <w:rFonts w:ascii="TH Sarabun New" w:hAnsi="TH Sarabun New" w:cs="TH Sarabun New"/>
          <w:b/>
          <w:bCs/>
          <w:i w:val="0"/>
          <w:iCs w:val="0"/>
          <w:color w:val="auto"/>
          <w:sz w:val="32"/>
          <w:szCs w:val="32"/>
          <w:cs/>
        </w:rPr>
        <w:instrText>ภาพประกอบที่</w:instrText>
      </w:r>
      <w:r w:rsidRPr="00A7697C">
        <w:rPr>
          <w:rFonts w:ascii="TH Sarabun New" w:hAnsi="TH Sarabun New" w:cs="TH Sarabun New"/>
          <w:b/>
          <w:bCs/>
          <w:i w:val="0"/>
          <w:iCs w:val="0"/>
          <w:color w:val="auto"/>
          <w:sz w:val="32"/>
          <w:szCs w:val="32"/>
        </w:rPr>
        <w:instrText xml:space="preserve">_3. \* ARABIC </w:instrText>
      </w:r>
      <w:r w:rsidRPr="00A7697C">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2</w:t>
      </w:r>
      <w:r w:rsidRPr="00A7697C">
        <w:rPr>
          <w:rFonts w:ascii="TH Sarabun New" w:hAnsi="TH Sarabun New" w:cs="TH Sarabun New"/>
          <w:b/>
          <w:bCs/>
          <w:i w:val="0"/>
          <w:iCs w:val="0"/>
          <w:color w:val="auto"/>
          <w:sz w:val="32"/>
          <w:szCs w:val="32"/>
        </w:rPr>
        <w:fldChar w:fldCharType="end"/>
      </w:r>
      <w:r w:rsidRPr="00A7697C">
        <w:rPr>
          <w:rFonts w:ascii="TH Sarabun New" w:hAnsi="TH Sarabun New" w:cs="TH Sarabun New"/>
          <w:i w:val="0"/>
          <w:iCs w:val="0"/>
          <w:color w:val="auto"/>
          <w:sz w:val="32"/>
          <w:szCs w:val="32"/>
          <w:cs/>
        </w:rPr>
        <w:t xml:space="preserve"> </w:t>
      </w:r>
      <w:r w:rsidR="00A7697C" w:rsidRPr="00A7697C">
        <w:rPr>
          <w:rFonts w:ascii="TH Sarabun New" w:hAnsi="TH Sarabun New" w:cs="TH Sarabun New"/>
          <w:i w:val="0"/>
          <w:iCs w:val="0"/>
          <w:color w:val="auto"/>
          <w:sz w:val="32"/>
          <w:szCs w:val="32"/>
          <w:cs/>
        </w:rPr>
        <w:t>ผังกระแสงานขั้นตอนการสร้างเกม</w:t>
      </w:r>
      <w:bookmarkEnd w:id="85"/>
      <w:bookmarkEnd w:id="86"/>
      <w:bookmarkEnd w:id="87"/>
      <w:bookmarkEnd w:id="88"/>
    </w:p>
    <w:p w14:paraId="2F13CB14" w14:textId="3ED1F4FD" w:rsidR="00187CB6" w:rsidRPr="009F7AC5" w:rsidRDefault="00201ED6" w:rsidP="00187CB6">
      <w:pPr>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rPr>
        <w:lastRenderedPageBreak/>
        <mc:AlternateContent>
          <mc:Choice Requires="wps">
            <w:drawing>
              <wp:anchor distT="0" distB="0" distL="114300" distR="114300" simplePos="0" relativeHeight="251658263" behindDoc="0" locked="0" layoutInCell="1" allowOverlap="1" wp14:anchorId="66CDAE53" wp14:editId="7BB571F0">
                <wp:simplePos x="0" y="0"/>
                <wp:positionH relativeFrom="margin">
                  <wp:posOffset>1745615</wp:posOffset>
                </wp:positionH>
                <wp:positionV relativeFrom="paragraph">
                  <wp:posOffset>4065905</wp:posOffset>
                </wp:positionV>
                <wp:extent cx="2467610" cy="243840"/>
                <wp:effectExtent l="0" t="0" r="8890" b="3810"/>
                <wp:wrapSquare wrapText="bothSides"/>
                <wp:docPr id="934391732" name="Text Box 1"/>
                <wp:cNvGraphicFramePr/>
                <a:graphic xmlns:a="http://schemas.openxmlformats.org/drawingml/2006/main">
                  <a:graphicData uri="http://schemas.microsoft.com/office/word/2010/wordprocessingShape">
                    <wps:wsp>
                      <wps:cNvSpPr txBox="1"/>
                      <wps:spPr>
                        <a:xfrm>
                          <a:off x="0" y="0"/>
                          <a:ext cx="2467610" cy="243840"/>
                        </a:xfrm>
                        <a:prstGeom prst="rect">
                          <a:avLst/>
                        </a:prstGeom>
                        <a:solidFill>
                          <a:prstClr val="white"/>
                        </a:solidFill>
                        <a:ln>
                          <a:noFill/>
                        </a:ln>
                      </wps:spPr>
                      <wps:txbx>
                        <w:txbxContent>
                          <w:p w14:paraId="5CD0D2DB" w14:textId="509476E1" w:rsidR="00201ED6" w:rsidRPr="00201ED6" w:rsidRDefault="00201ED6" w:rsidP="00201ED6">
                            <w:pPr>
                              <w:pStyle w:val="af3"/>
                              <w:rPr>
                                <w:rFonts w:ascii="TH SarabunPSK" w:hAnsi="TH SarabunPSK" w:cs="TH SarabunPSK"/>
                                <w:i w:val="0"/>
                                <w:iCs w:val="0"/>
                                <w:noProof/>
                                <w:sz w:val="32"/>
                                <w:szCs w:val="32"/>
                              </w:rPr>
                            </w:pPr>
                            <w:bookmarkStart w:id="89" w:name="_Toc224763902"/>
                            <w:bookmarkStart w:id="90" w:name="_Toc225290530"/>
                            <w:bookmarkStart w:id="91" w:name="_Toc225441475"/>
                            <w:bookmarkStart w:id="92" w:name="_Toc225441892"/>
                            <w:bookmarkStart w:id="93" w:name="_Toc225442407"/>
                            <w:bookmarkStart w:id="94" w:name="_Toc239772325"/>
                            <w:r w:rsidRPr="00DA30F4">
                              <w:rPr>
                                <w:rFonts w:ascii="TH SarabunPSK" w:hAnsi="TH SarabunPSK" w:cs="TH SarabunPSK" w:hint="cs"/>
                                <w:b/>
                                <w:bCs/>
                                <w:i w:val="0"/>
                                <w:iCs w:val="0"/>
                                <w:color w:val="auto"/>
                                <w:sz w:val="32"/>
                                <w:szCs w:val="32"/>
                                <w:cs/>
                              </w:rPr>
                              <w:t xml:space="preserve">ภาพประกอบที่ </w:t>
                            </w:r>
                            <w:r w:rsidRPr="00DA30F4">
                              <w:rPr>
                                <w:rFonts w:ascii="TH SarabunPSK" w:hAnsi="TH SarabunPSK" w:cs="TH SarabunPSK" w:hint="cs"/>
                                <w:b/>
                                <w:bCs/>
                                <w:i w:val="0"/>
                                <w:iCs w:val="0"/>
                                <w:color w:val="auto"/>
                                <w:sz w:val="32"/>
                                <w:szCs w:val="32"/>
                              </w:rPr>
                              <w:t>3.</w:t>
                            </w:r>
                            <w:r w:rsidRPr="00DA30F4">
                              <w:rPr>
                                <w:rFonts w:ascii="TH SarabunPSK" w:hAnsi="TH SarabunPSK" w:cs="TH SarabunPSK" w:hint="cs"/>
                                <w:b/>
                                <w:bCs/>
                                <w:i w:val="0"/>
                                <w:iCs w:val="0"/>
                                <w:noProof/>
                                <w:color w:val="auto"/>
                                <w:sz w:val="32"/>
                                <w:szCs w:val="32"/>
                              </w:rPr>
                              <w:fldChar w:fldCharType="begin"/>
                            </w:r>
                            <w:r w:rsidRPr="00DA30F4">
                              <w:rPr>
                                <w:rFonts w:ascii="TH SarabunPSK" w:hAnsi="TH SarabunPSK" w:cs="TH SarabunPSK" w:hint="cs"/>
                                <w:b/>
                                <w:bCs/>
                                <w:i w:val="0"/>
                                <w:iCs w:val="0"/>
                                <w:noProof/>
                                <w:color w:val="auto"/>
                                <w:sz w:val="32"/>
                                <w:szCs w:val="32"/>
                              </w:rPr>
                              <w:instrText xml:space="preserve"> SEQ </w:instrText>
                            </w:r>
                            <w:r w:rsidRPr="00DA30F4">
                              <w:rPr>
                                <w:rFonts w:ascii="TH SarabunPSK" w:hAnsi="TH SarabunPSK" w:cs="TH SarabunPSK" w:hint="cs"/>
                                <w:b/>
                                <w:bCs/>
                                <w:i w:val="0"/>
                                <w:iCs w:val="0"/>
                                <w:noProof/>
                                <w:color w:val="auto"/>
                                <w:sz w:val="32"/>
                                <w:szCs w:val="32"/>
                                <w:cs/>
                              </w:rPr>
                              <w:instrText>ภาพประกอบที่</w:instrText>
                            </w:r>
                            <w:r w:rsidRPr="00DA30F4">
                              <w:rPr>
                                <w:rFonts w:ascii="TH SarabunPSK" w:hAnsi="TH SarabunPSK" w:cs="TH SarabunPSK" w:hint="cs"/>
                                <w:b/>
                                <w:bCs/>
                                <w:i w:val="0"/>
                                <w:iCs w:val="0"/>
                                <w:noProof/>
                                <w:color w:val="auto"/>
                                <w:sz w:val="32"/>
                                <w:szCs w:val="32"/>
                              </w:rPr>
                              <w:instrText xml:space="preserve">_3. \* ARABIC </w:instrText>
                            </w:r>
                            <w:r w:rsidRPr="00DA30F4">
                              <w:rPr>
                                <w:rFonts w:ascii="TH SarabunPSK" w:hAnsi="TH SarabunPSK" w:cs="TH SarabunPSK" w:hint="cs"/>
                                <w:b/>
                                <w:bCs/>
                                <w:i w:val="0"/>
                                <w:iCs w:val="0"/>
                                <w:noProof/>
                                <w:color w:val="auto"/>
                                <w:sz w:val="32"/>
                                <w:szCs w:val="32"/>
                              </w:rPr>
                              <w:fldChar w:fldCharType="separate"/>
                            </w:r>
                            <w:r w:rsidR="00745CD2">
                              <w:rPr>
                                <w:rFonts w:ascii="TH SarabunPSK" w:hAnsi="TH SarabunPSK" w:cs="TH SarabunPSK"/>
                                <w:b/>
                                <w:bCs/>
                                <w:i w:val="0"/>
                                <w:iCs w:val="0"/>
                                <w:noProof/>
                                <w:color w:val="auto"/>
                                <w:sz w:val="32"/>
                                <w:szCs w:val="32"/>
                              </w:rPr>
                              <w:t>3</w:t>
                            </w:r>
                            <w:r w:rsidRPr="00DA30F4">
                              <w:rPr>
                                <w:rFonts w:ascii="TH SarabunPSK" w:hAnsi="TH SarabunPSK" w:cs="TH SarabunPSK" w:hint="cs"/>
                                <w:b/>
                                <w:bCs/>
                                <w:i w:val="0"/>
                                <w:iCs w:val="0"/>
                                <w:noProof/>
                                <w:color w:val="auto"/>
                                <w:sz w:val="32"/>
                                <w:szCs w:val="32"/>
                              </w:rPr>
                              <w:fldChar w:fldCharType="end"/>
                            </w:r>
                            <w:r w:rsidRPr="00DA30F4">
                              <w:rPr>
                                <w:rFonts w:ascii="TH SarabunPSK" w:hAnsi="TH SarabunPSK" w:cs="TH SarabunPSK" w:hint="cs"/>
                                <w:i w:val="0"/>
                                <w:iCs w:val="0"/>
                                <w:noProof/>
                                <w:color w:val="auto"/>
                                <w:sz w:val="32"/>
                                <w:szCs w:val="32"/>
                              </w:rPr>
                              <w:t xml:space="preserve"> </w:t>
                            </w:r>
                            <w:r w:rsidRPr="00DA30F4">
                              <w:rPr>
                                <w:rFonts w:ascii="TH SarabunPSK" w:hAnsi="TH SarabunPSK" w:cs="TH SarabunPSK" w:hint="cs"/>
                                <w:i w:val="0"/>
                                <w:iCs w:val="0"/>
                                <w:noProof/>
                                <w:color w:val="auto"/>
                                <w:sz w:val="32"/>
                                <w:szCs w:val="32"/>
                                <w:cs/>
                              </w:rPr>
                              <w:t>การเข้าสู่หน้าเมนูและ</w:t>
                            </w:r>
                            <w:r w:rsidRPr="00201ED6">
                              <w:rPr>
                                <w:rFonts w:ascii="TH SarabunPSK" w:hAnsi="TH SarabunPSK" w:cs="TH SarabunPSK" w:hint="cs"/>
                                <w:i w:val="0"/>
                                <w:iCs w:val="0"/>
                                <w:noProof/>
                                <w:sz w:val="32"/>
                                <w:szCs w:val="32"/>
                                <w:cs/>
                              </w:rPr>
                              <w:t>เริ่มเกม</w:t>
                            </w:r>
                            <w:bookmarkEnd w:id="89"/>
                            <w:bookmarkEnd w:id="90"/>
                            <w:bookmarkEnd w:id="91"/>
                            <w:bookmarkEnd w:id="92"/>
                            <w:bookmarkEnd w:id="93"/>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DAE53" id="_x0000_s1036" type="#_x0000_t202" style="position:absolute;margin-left:137.45pt;margin-top:320.15pt;width:194.3pt;height:19.2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" stroked="f">
                <v:textbox inset="0,0,0,0">
                  <w:txbxContent>
                    <w:p w14:paraId="5CD0D2DB" w14:textId="509476E1" w:rsidR="00201ED6" w:rsidRPr="00201ED6" w:rsidRDefault="00201ED6" w:rsidP="00201ED6">
                      <w:pPr>
                        <w:pStyle w:val="af3"/>
                        <w:rPr>
                          <w:rFonts w:ascii="TH SarabunPSK" w:hAnsi="TH SarabunPSK" w:cs="TH SarabunPSK"/>
                          <w:i w:val="0"/>
                          <w:iCs w:val="0"/>
                          <w:noProof/>
                          <w:sz w:val="32"/>
                          <w:szCs w:val="32"/>
                        </w:rPr>
                      </w:pPr>
                      <w:bookmarkStart w:id="117" w:name="_Toc224763902"/>
                      <w:bookmarkStart w:id="118" w:name="_Toc225290530"/>
                      <w:bookmarkStart w:id="119" w:name="_Toc225441475"/>
                      <w:bookmarkStart w:id="120" w:name="_Toc225441892"/>
                      <w:bookmarkStart w:id="121" w:name="_Toc225442407"/>
                      <w:bookmarkStart w:id="122" w:name="_Toc239772325"/>
                      <w:r w:rsidRPr="00DA30F4">
                        <w:rPr>
                          <w:rFonts w:ascii="TH SarabunPSK" w:hAnsi="TH SarabunPSK" w:cs="TH SarabunPSK" w:hint="cs"/>
                          <w:b/>
                          <w:bCs/>
                          <w:i w:val="0"/>
                          <w:iCs w:val="0"/>
                          <w:color w:val="auto"/>
                          <w:sz w:val="32"/>
                          <w:szCs w:val="32"/>
                          <w:cs/>
                        </w:rPr>
                        <w:t xml:space="preserve">ภาพประกอบที่ </w:t>
                      </w:r>
                      <w:r w:rsidRPr="00DA30F4">
                        <w:rPr>
                          <w:rFonts w:ascii="TH SarabunPSK" w:hAnsi="TH SarabunPSK" w:cs="TH SarabunPSK" w:hint="cs"/>
                          <w:b/>
                          <w:bCs/>
                          <w:i w:val="0"/>
                          <w:iCs w:val="0"/>
                          <w:color w:val="auto"/>
                          <w:sz w:val="32"/>
                          <w:szCs w:val="32"/>
                        </w:rPr>
                        <w:t>3.</w:t>
                      </w:r>
                      <w:r w:rsidRPr="00DA30F4">
                        <w:rPr>
                          <w:rFonts w:ascii="TH SarabunPSK" w:hAnsi="TH SarabunPSK" w:cs="TH SarabunPSK" w:hint="cs"/>
                          <w:b/>
                          <w:bCs/>
                          <w:i w:val="0"/>
                          <w:iCs w:val="0"/>
                          <w:noProof/>
                          <w:color w:val="auto"/>
                          <w:sz w:val="32"/>
                          <w:szCs w:val="32"/>
                        </w:rPr>
                        <w:fldChar w:fldCharType="begin"/>
                      </w:r>
                      <w:r w:rsidRPr="00DA30F4">
                        <w:rPr>
                          <w:rFonts w:ascii="TH SarabunPSK" w:hAnsi="TH SarabunPSK" w:cs="TH SarabunPSK" w:hint="cs"/>
                          <w:b/>
                          <w:bCs/>
                          <w:i w:val="0"/>
                          <w:iCs w:val="0"/>
                          <w:noProof/>
                          <w:color w:val="auto"/>
                          <w:sz w:val="32"/>
                          <w:szCs w:val="32"/>
                        </w:rPr>
                        <w:instrText xml:space="preserve"> SEQ </w:instrText>
                      </w:r>
                      <w:r w:rsidRPr="00DA30F4">
                        <w:rPr>
                          <w:rFonts w:ascii="TH SarabunPSK" w:hAnsi="TH SarabunPSK" w:cs="TH SarabunPSK" w:hint="cs"/>
                          <w:b/>
                          <w:bCs/>
                          <w:i w:val="0"/>
                          <w:iCs w:val="0"/>
                          <w:noProof/>
                          <w:color w:val="auto"/>
                          <w:sz w:val="32"/>
                          <w:szCs w:val="32"/>
                          <w:cs/>
                        </w:rPr>
                        <w:instrText>ภาพประกอบที่</w:instrText>
                      </w:r>
                      <w:r w:rsidRPr="00DA30F4">
                        <w:rPr>
                          <w:rFonts w:ascii="TH SarabunPSK" w:hAnsi="TH SarabunPSK" w:cs="TH SarabunPSK" w:hint="cs"/>
                          <w:b/>
                          <w:bCs/>
                          <w:i w:val="0"/>
                          <w:iCs w:val="0"/>
                          <w:noProof/>
                          <w:color w:val="auto"/>
                          <w:sz w:val="32"/>
                          <w:szCs w:val="32"/>
                        </w:rPr>
                        <w:instrText xml:space="preserve">_3. \* ARABIC </w:instrText>
                      </w:r>
                      <w:r w:rsidRPr="00DA30F4">
                        <w:rPr>
                          <w:rFonts w:ascii="TH SarabunPSK" w:hAnsi="TH SarabunPSK" w:cs="TH SarabunPSK" w:hint="cs"/>
                          <w:b/>
                          <w:bCs/>
                          <w:i w:val="0"/>
                          <w:iCs w:val="0"/>
                          <w:noProof/>
                          <w:color w:val="auto"/>
                          <w:sz w:val="32"/>
                          <w:szCs w:val="32"/>
                        </w:rPr>
                        <w:fldChar w:fldCharType="separate"/>
                      </w:r>
                      <w:r w:rsidR="00745CD2">
                        <w:rPr>
                          <w:rFonts w:ascii="TH SarabunPSK" w:hAnsi="TH SarabunPSK" w:cs="TH SarabunPSK"/>
                          <w:b/>
                          <w:bCs/>
                          <w:i w:val="0"/>
                          <w:iCs w:val="0"/>
                          <w:noProof/>
                          <w:color w:val="auto"/>
                          <w:sz w:val="32"/>
                          <w:szCs w:val="32"/>
                        </w:rPr>
                        <w:t>3</w:t>
                      </w:r>
                      <w:r w:rsidRPr="00DA30F4">
                        <w:rPr>
                          <w:rFonts w:ascii="TH SarabunPSK" w:hAnsi="TH SarabunPSK" w:cs="TH SarabunPSK" w:hint="cs"/>
                          <w:b/>
                          <w:bCs/>
                          <w:i w:val="0"/>
                          <w:iCs w:val="0"/>
                          <w:noProof/>
                          <w:color w:val="auto"/>
                          <w:sz w:val="32"/>
                          <w:szCs w:val="32"/>
                        </w:rPr>
                        <w:fldChar w:fldCharType="end"/>
                      </w:r>
                      <w:r w:rsidRPr="00DA30F4">
                        <w:rPr>
                          <w:rFonts w:ascii="TH SarabunPSK" w:hAnsi="TH SarabunPSK" w:cs="TH SarabunPSK" w:hint="cs"/>
                          <w:i w:val="0"/>
                          <w:iCs w:val="0"/>
                          <w:noProof/>
                          <w:color w:val="auto"/>
                          <w:sz w:val="32"/>
                          <w:szCs w:val="32"/>
                        </w:rPr>
                        <w:t xml:space="preserve"> </w:t>
                      </w:r>
                      <w:r w:rsidRPr="00DA30F4">
                        <w:rPr>
                          <w:rFonts w:ascii="TH SarabunPSK" w:hAnsi="TH SarabunPSK" w:cs="TH SarabunPSK" w:hint="cs"/>
                          <w:i w:val="0"/>
                          <w:iCs w:val="0"/>
                          <w:noProof/>
                          <w:color w:val="auto"/>
                          <w:sz w:val="32"/>
                          <w:szCs w:val="32"/>
                          <w:cs/>
                        </w:rPr>
                        <w:t>การเข้าสู่หน้าเมนูและ</w:t>
                      </w:r>
                      <w:r w:rsidRPr="00201ED6">
                        <w:rPr>
                          <w:rFonts w:ascii="TH SarabunPSK" w:hAnsi="TH SarabunPSK" w:cs="TH SarabunPSK" w:hint="cs"/>
                          <w:i w:val="0"/>
                          <w:iCs w:val="0"/>
                          <w:noProof/>
                          <w:sz w:val="32"/>
                          <w:szCs w:val="32"/>
                          <w:cs/>
                        </w:rPr>
                        <w:t>เริ่มเกม</w:t>
                      </w:r>
                      <w:bookmarkEnd w:id="117"/>
                      <w:bookmarkEnd w:id="118"/>
                      <w:bookmarkEnd w:id="119"/>
                      <w:bookmarkEnd w:id="120"/>
                      <w:bookmarkEnd w:id="121"/>
                      <w:bookmarkEnd w:id="122"/>
                    </w:p>
                  </w:txbxContent>
                </v:textbox>
                <w10:wrap type="square" anchorx="margin"/>
              </v:shape>
            </w:pict>
          </mc:Fallback>
        </mc:AlternateContent>
      </w:r>
      <w:r w:rsidR="00187CB6" w:rsidRPr="009F7AC5">
        <w:rPr>
          <w:rFonts w:ascii="TH SarabunPSK" w:hAnsi="TH SarabunPSK" w:cs="TH SarabunPSK" w:hint="cs"/>
          <w:noProof/>
          <w:color w:val="0D0D0D" w:themeColor="text1" w:themeTint="F2"/>
          <w:sz w:val="32"/>
          <w:szCs w:val="32"/>
          <w:cs/>
        </w:rPr>
        <w:drawing>
          <wp:anchor distT="0" distB="0" distL="114300" distR="114300" simplePos="0" relativeHeight="251658255" behindDoc="0" locked="0" layoutInCell="1" allowOverlap="1" wp14:anchorId="27A68883" wp14:editId="2897026E">
            <wp:simplePos x="0" y="0"/>
            <wp:positionH relativeFrom="margin">
              <wp:posOffset>-163830</wp:posOffset>
            </wp:positionH>
            <wp:positionV relativeFrom="paragraph">
              <wp:posOffset>347980</wp:posOffset>
            </wp:positionV>
            <wp:extent cx="6304280" cy="3744595"/>
            <wp:effectExtent l="0" t="0" r="1270" b="8255"/>
            <wp:wrapSquare wrapText="bothSides"/>
            <wp:docPr id="514078915" name="รูปภาพ 5" descr="รูปภาพประกอบด้วย ข้อความ, แผนภาพ, ตัวอักษร, ไล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78915" name="รูปภาพ 5" descr="รูปภาพประกอบด้วย ข้อความ, แผนภาพ, ตัวอักษร, ไลน์&#10;&#10;เนื้อหาที่สร้างโดย AI อาจไม่ถูกต้อง"/>
                    <pic:cNvPicPr>
                      <a:picLocks noChangeAspect="1" noChangeArrowheads="1"/>
                    </pic:cNvPicPr>
                  </pic:nvPicPr>
                  <pic:blipFill>
                    <a:blip r:embed="rId48" cstate="print">
                      <a:extLst>
                        <a:ext uri="{BEBA8EAE-BF5A-486C-A8C5-ECC9F3942E4B}">
                          <a14:imgProps xmlns:a14="http://schemas.microsoft.com/office/drawing/2010/main">
                            <a14:imgLayer r:embed="rId49">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304280" cy="3744595"/>
                    </a:xfrm>
                    <a:prstGeom prst="rect">
                      <a:avLst/>
                    </a:prstGeom>
                    <a:noFill/>
                    <a:ln>
                      <a:noFill/>
                    </a:ln>
                  </pic:spPr>
                </pic:pic>
              </a:graphicData>
            </a:graphic>
            <wp14:sizeRelV relativeFrom="margin">
              <wp14:pctHeight>0</wp14:pctHeight>
            </wp14:sizeRelV>
          </wp:anchor>
        </w:drawing>
      </w:r>
      <w:r w:rsidR="00187CB6" w:rsidRPr="009F7AC5">
        <w:rPr>
          <w:rFonts w:ascii="TH SarabunPSK" w:hAnsi="TH SarabunPSK" w:cs="TH SarabunPSK" w:hint="cs"/>
          <w:color w:val="0D0D0D" w:themeColor="text1" w:themeTint="F2"/>
          <w:sz w:val="32"/>
          <w:szCs w:val="32"/>
          <w:cs/>
        </w:rPr>
        <w:tab/>
        <w:t>3.1.1 การเข้าสู่หน้าเมนูและเริ่มเกม</w:t>
      </w:r>
    </w:p>
    <w:p w14:paraId="35FBFDDD" w14:textId="4E48F6A8" w:rsidR="00201ED6" w:rsidRPr="009F7AC5" w:rsidRDefault="00201ED6" w:rsidP="00187CB6">
      <w:pPr>
        <w:rPr>
          <w:rFonts w:ascii="TH SarabunPSK" w:hAnsi="TH SarabunPSK" w:cs="TH SarabunPSK"/>
          <w:color w:val="0D0D0D" w:themeColor="text1" w:themeTint="F2"/>
          <w:sz w:val="32"/>
          <w:szCs w:val="32"/>
        </w:rPr>
      </w:pPr>
    </w:p>
    <w:p w14:paraId="24B0FBDA" w14:textId="33FA2769" w:rsidR="00187CB6" w:rsidRPr="009F7AC5" w:rsidRDefault="00C841E5" w:rsidP="00C841E5">
      <w:pPr>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rPr>
        <mc:AlternateContent>
          <mc:Choice Requires="wps">
            <w:drawing>
              <wp:anchor distT="0" distB="0" distL="114300" distR="114300" simplePos="0" relativeHeight="251658264" behindDoc="0" locked="0" layoutInCell="1" allowOverlap="1" wp14:anchorId="5B589098" wp14:editId="42E3B095">
                <wp:simplePos x="0" y="0"/>
                <wp:positionH relativeFrom="column">
                  <wp:posOffset>-306070</wp:posOffset>
                </wp:positionH>
                <wp:positionV relativeFrom="paragraph">
                  <wp:posOffset>3883025</wp:posOffset>
                </wp:positionV>
                <wp:extent cx="6335395" cy="635"/>
                <wp:effectExtent l="0" t="0" r="0" b="0"/>
                <wp:wrapSquare wrapText="bothSides"/>
                <wp:docPr id="130931053" name="Text Box 1"/>
                <wp:cNvGraphicFramePr/>
                <a:graphic xmlns:a="http://schemas.openxmlformats.org/drawingml/2006/main">
                  <a:graphicData uri="http://schemas.microsoft.com/office/word/2010/wordprocessingShape">
                    <wps:wsp>
                      <wps:cNvSpPr txBox="1"/>
                      <wps:spPr>
                        <a:xfrm>
                          <a:off x="0" y="0"/>
                          <a:ext cx="6335395" cy="635"/>
                        </a:xfrm>
                        <a:prstGeom prst="rect">
                          <a:avLst/>
                        </a:prstGeom>
                        <a:solidFill>
                          <a:prstClr val="white"/>
                        </a:solidFill>
                        <a:ln>
                          <a:noFill/>
                        </a:ln>
                      </wps:spPr>
                      <wps:txbx>
                        <w:txbxContent>
                          <w:p w14:paraId="684DB23E" w14:textId="21B44CB8" w:rsidR="00C841E5" w:rsidRPr="00DA30F4" w:rsidRDefault="00C841E5" w:rsidP="00C841E5">
                            <w:pPr>
                              <w:pStyle w:val="af3"/>
                              <w:jc w:val="center"/>
                              <w:rPr>
                                <w:rFonts w:ascii="TH SarabunPSK" w:hAnsi="TH SarabunPSK" w:cs="TH SarabunPSK"/>
                                <w:i w:val="0"/>
                                <w:iCs w:val="0"/>
                                <w:noProof/>
                                <w:color w:val="auto"/>
                                <w:sz w:val="32"/>
                                <w:szCs w:val="32"/>
                              </w:rPr>
                            </w:pPr>
                            <w:bookmarkStart w:id="95" w:name="_Toc224763903"/>
                            <w:bookmarkStart w:id="96" w:name="_Toc225290531"/>
                            <w:bookmarkStart w:id="97" w:name="_Toc225441476"/>
                            <w:bookmarkStart w:id="98" w:name="_Toc225441893"/>
                            <w:bookmarkStart w:id="99" w:name="_Toc225442408"/>
                            <w:bookmarkStart w:id="100" w:name="_Toc239772326"/>
                            <w:r w:rsidRPr="00DA30F4">
                              <w:rPr>
                                <w:rFonts w:ascii="TH SarabunPSK" w:hAnsi="TH SarabunPSK" w:cs="TH SarabunPSK" w:hint="cs"/>
                                <w:b/>
                                <w:bCs/>
                                <w:i w:val="0"/>
                                <w:iCs w:val="0"/>
                                <w:color w:val="auto"/>
                                <w:sz w:val="32"/>
                                <w:szCs w:val="32"/>
                                <w:cs/>
                              </w:rPr>
                              <w:t xml:space="preserve">ภาพประกอบที่ </w:t>
                            </w:r>
                            <w:r w:rsidRPr="00DA30F4">
                              <w:rPr>
                                <w:rFonts w:ascii="TH SarabunPSK" w:hAnsi="TH SarabunPSK" w:cs="TH SarabunPSK" w:hint="cs"/>
                                <w:b/>
                                <w:bCs/>
                                <w:i w:val="0"/>
                                <w:iCs w:val="0"/>
                                <w:color w:val="auto"/>
                                <w:sz w:val="32"/>
                                <w:szCs w:val="32"/>
                              </w:rPr>
                              <w:t>3.</w:t>
                            </w:r>
                            <w:r w:rsidRPr="00DA30F4">
                              <w:rPr>
                                <w:rFonts w:ascii="TH SarabunPSK" w:hAnsi="TH SarabunPSK" w:cs="TH SarabunPSK" w:hint="cs"/>
                                <w:b/>
                                <w:bCs/>
                                <w:i w:val="0"/>
                                <w:iCs w:val="0"/>
                                <w:noProof/>
                                <w:color w:val="auto"/>
                                <w:sz w:val="32"/>
                                <w:szCs w:val="32"/>
                              </w:rPr>
                              <w:fldChar w:fldCharType="begin"/>
                            </w:r>
                            <w:r w:rsidRPr="00DA30F4">
                              <w:rPr>
                                <w:rFonts w:ascii="TH SarabunPSK" w:hAnsi="TH SarabunPSK" w:cs="TH SarabunPSK" w:hint="cs"/>
                                <w:b/>
                                <w:bCs/>
                                <w:i w:val="0"/>
                                <w:iCs w:val="0"/>
                                <w:noProof/>
                                <w:color w:val="auto"/>
                                <w:sz w:val="32"/>
                                <w:szCs w:val="32"/>
                              </w:rPr>
                              <w:instrText xml:space="preserve"> SEQ </w:instrText>
                            </w:r>
                            <w:r w:rsidRPr="00DA30F4">
                              <w:rPr>
                                <w:rFonts w:ascii="TH SarabunPSK" w:hAnsi="TH SarabunPSK" w:cs="TH SarabunPSK" w:hint="cs"/>
                                <w:b/>
                                <w:bCs/>
                                <w:i w:val="0"/>
                                <w:iCs w:val="0"/>
                                <w:noProof/>
                                <w:color w:val="auto"/>
                                <w:sz w:val="32"/>
                                <w:szCs w:val="32"/>
                                <w:cs/>
                              </w:rPr>
                              <w:instrText>ภาพประกอบที่</w:instrText>
                            </w:r>
                            <w:r w:rsidRPr="00DA30F4">
                              <w:rPr>
                                <w:rFonts w:ascii="TH SarabunPSK" w:hAnsi="TH SarabunPSK" w:cs="TH SarabunPSK" w:hint="cs"/>
                                <w:b/>
                                <w:bCs/>
                                <w:i w:val="0"/>
                                <w:iCs w:val="0"/>
                                <w:noProof/>
                                <w:color w:val="auto"/>
                                <w:sz w:val="32"/>
                                <w:szCs w:val="32"/>
                              </w:rPr>
                              <w:instrText xml:space="preserve">_3. \* ARABIC </w:instrText>
                            </w:r>
                            <w:r w:rsidRPr="00DA30F4">
                              <w:rPr>
                                <w:rFonts w:ascii="TH SarabunPSK" w:hAnsi="TH SarabunPSK" w:cs="TH SarabunPSK" w:hint="cs"/>
                                <w:b/>
                                <w:bCs/>
                                <w:i w:val="0"/>
                                <w:iCs w:val="0"/>
                                <w:noProof/>
                                <w:color w:val="auto"/>
                                <w:sz w:val="32"/>
                                <w:szCs w:val="32"/>
                              </w:rPr>
                              <w:fldChar w:fldCharType="separate"/>
                            </w:r>
                            <w:r w:rsidR="00745CD2">
                              <w:rPr>
                                <w:rFonts w:ascii="TH SarabunPSK" w:hAnsi="TH SarabunPSK" w:cs="TH SarabunPSK"/>
                                <w:b/>
                                <w:bCs/>
                                <w:i w:val="0"/>
                                <w:iCs w:val="0"/>
                                <w:noProof/>
                                <w:color w:val="auto"/>
                                <w:sz w:val="32"/>
                                <w:szCs w:val="32"/>
                              </w:rPr>
                              <w:t>4</w:t>
                            </w:r>
                            <w:r w:rsidRPr="00DA30F4">
                              <w:rPr>
                                <w:rFonts w:ascii="TH SarabunPSK" w:hAnsi="TH SarabunPSK" w:cs="TH SarabunPSK" w:hint="cs"/>
                                <w:b/>
                                <w:bCs/>
                                <w:i w:val="0"/>
                                <w:iCs w:val="0"/>
                                <w:noProof/>
                                <w:color w:val="auto"/>
                                <w:sz w:val="32"/>
                                <w:szCs w:val="32"/>
                              </w:rPr>
                              <w:fldChar w:fldCharType="end"/>
                            </w:r>
                            <w:r w:rsidRPr="00DA30F4">
                              <w:rPr>
                                <w:rFonts w:ascii="TH SarabunPSK" w:hAnsi="TH SarabunPSK" w:cs="TH SarabunPSK" w:hint="cs"/>
                                <w:i w:val="0"/>
                                <w:iCs w:val="0"/>
                                <w:noProof/>
                                <w:color w:val="auto"/>
                                <w:sz w:val="32"/>
                                <w:szCs w:val="32"/>
                              </w:rPr>
                              <w:t xml:space="preserve"> </w:t>
                            </w:r>
                            <w:r w:rsidRPr="00DA30F4">
                              <w:rPr>
                                <w:rFonts w:ascii="TH SarabunPSK" w:hAnsi="TH SarabunPSK" w:cs="TH SarabunPSK" w:hint="cs"/>
                                <w:i w:val="0"/>
                                <w:iCs w:val="0"/>
                                <w:noProof/>
                                <w:color w:val="auto"/>
                                <w:sz w:val="32"/>
                                <w:szCs w:val="32"/>
                                <w:cs/>
                              </w:rPr>
                              <w:t>การเล่นและการต่อสู้</w:t>
                            </w:r>
                            <w:bookmarkEnd w:id="95"/>
                            <w:bookmarkEnd w:id="96"/>
                            <w:bookmarkEnd w:id="97"/>
                            <w:bookmarkEnd w:id="98"/>
                            <w:bookmarkEnd w:id="99"/>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B589098" id="_x0000_s1037" type="#_x0000_t202" style="position:absolute;margin-left:-24.1pt;margin-top:305.75pt;width:498.85pt;height:.0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" stroked="f">
                <v:textbox style="mso-fit-shape-to-text:t" inset="0,0,0,0">
                  <w:txbxContent>
                    <w:p w14:paraId="684DB23E" w14:textId="21B44CB8" w:rsidR="00C841E5" w:rsidRPr="00DA30F4" w:rsidRDefault="00C841E5" w:rsidP="00C841E5">
                      <w:pPr>
                        <w:pStyle w:val="af3"/>
                        <w:jc w:val="center"/>
                        <w:rPr>
                          <w:rFonts w:ascii="TH SarabunPSK" w:hAnsi="TH SarabunPSK" w:cs="TH SarabunPSK"/>
                          <w:i w:val="0"/>
                          <w:iCs w:val="0"/>
                          <w:noProof/>
                          <w:color w:val="auto"/>
                          <w:sz w:val="32"/>
                          <w:szCs w:val="32"/>
                        </w:rPr>
                      </w:pPr>
                      <w:bookmarkStart w:id="129" w:name="_Toc224763903"/>
                      <w:bookmarkStart w:id="130" w:name="_Toc225290531"/>
                      <w:bookmarkStart w:id="131" w:name="_Toc225441476"/>
                      <w:bookmarkStart w:id="132" w:name="_Toc225441893"/>
                      <w:bookmarkStart w:id="133" w:name="_Toc225442408"/>
                      <w:bookmarkStart w:id="134" w:name="_Toc239772326"/>
                      <w:r w:rsidRPr="00DA30F4">
                        <w:rPr>
                          <w:rFonts w:ascii="TH SarabunPSK" w:hAnsi="TH SarabunPSK" w:cs="TH SarabunPSK" w:hint="cs"/>
                          <w:b/>
                          <w:bCs/>
                          <w:i w:val="0"/>
                          <w:iCs w:val="0"/>
                          <w:color w:val="auto"/>
                          <w:sz w:val="32"/>
                          <w:szCs w:val="32"/>
                          <w:cs/>
                        </w:rPr>
                        <w:t xml:space="preserve">ภาพประกอบที่ </w:t>
                      </w:r>
                      <w:r w:rsidRPr="00DA30F4">
                        <w:rPr>
                          <w:rFonts w:ascii="TH SarabunPSK" w:hAnsi="TH SarabunPSK" w:cs="TH SarabunPSK" w:hint="cs"/>
                          <w:b/>
                          <w:bCs/>
                          <w:i w:val="0"/>
                          <w:iCs w:val="0"/>
                          <w:color w:val="auto"/>
                          <w:sz w:val="32"/>
                          <w:szCs w:val="32"/>
                        </w:rPr>
                        <w:t>3.</w:t>
                      </w:r>
                      <w:r w:rsidRPr="00DA30F4">
                        <w:rPr>
                          <w:rFonts w:ascii="TH SarabunPSK" w:hAnsi="TH SarabunPSK" w:cs="TH SarabunPSK" w:hint="cs"/>
                          <w:b/>
                          <w:bCs/>
                          <w:i w:val="0"/>
                          <w:iCs w:val="0"/>
                          <w:noProof/>
                          <w:color w:val="auto"/>
                          <w:sz w:val="32"/>
                          <w:szCs w:val="32"/>
                        </w:rPr>
                        <w:fldChar w:fldCharType="begin"/>
                      </w:r>
                      <w:r w:rsidRPr="00DA30F4">
                        <w:rPr>
                          <w:rFonts w:ascii="TH SarabunPSK" w:hAnsi="TH SarabunPSK" w:cs="TH SarabunPSK" w:hint="cs"/>
                          <w:b/>
                          <w:bCs/>
                          <w:i w:val="0"/>
                          <w:iCs w:val="0"/>
                          <w:noProof/>
                          <w:color w:val="auto"/>
                          <w:sz w:val="32"/>
                          <w:szCs w:val="32"/>
                        </w:rPr>
                        <w:instrText xml:space="preserve"> SEQ </w:instrText>
                      </w:r>
                      <w:r w:rsidRPr="00DA30F4">
                        <w:rPr>
                          <w:rFonts w:ascii="TH SarabunPSK" w:hAnsi="TH SarabunPSK" w:cs="TH SarabunPSK" w:hint="cs"/>
                          <w:b/>
                          <w:bCs/>
                          <w:i w:val="0"/>
                          <w:iCs w:val="0"/>
                          <w:noProof/>
                          <w:color w:val="auto"/>
                          <w:sz w:val="32"/>
                          <w:szCs w:val="32"/>
                          <w:cs/>
                        </w:rPr>
                        <w:instrText>ภาพประกอบที่</w:instrText>
                      </w:r>
                      <w:r w:rsidRPr="00DA30F4">
                        <w:rPr>
                          <w:rFonts w:ascii="TH SarabunPSK" w:hAnsi="TH SarabunPSK" w:cs="TH SarabunPSK" w:hint="cs"/>
                          <w:b/>
                          <w:bCs/>
                          <w:i w:val="0"/>
                          <w:iCs w:val="0"/>
                          <w:noProof/>
                          <w:color w:val="auto"/>
                          <w:sz w:val="32"/>
                          <w:szCs w:val="32"/>
                        </w:rPr>
                        <w:instrText xml:space="preserve">_3. \* ARABIC </w:instrText>
                      </w:r>
                      <w:r w:rsidRPr="00DA30F4">
                        <w:rPr>
                          <w:rFonts w:ascii="TH SarabunPSK" w:hAnsi="TH SarabunPSK" w:cs="TH SarabunPSK" w:hint="cs"/>
                          <w:b/>
                          <w:bCs/>
                          <w:i w:val="0"/>
                          <w:iCs w:val="0"/>
                          <w:noProof/>
                          <w:color w:val="auto"/>
                          <w:sz w:val="32"/>
                          <w:szCs w:val="32"/>
                        </w:rPr>
                        <w:fldChar w:fldCharType="separate"/>
                      </w:r>
                      <w:r w:rsidR="00745CD2">
                        <w:rPr>
                          <w:rFonts w:ascii="TH SarabunPSK" w:hAnsi="TH SarabunPSK" w:cs="TH SarabunPSK"/>
                          <w:b/>
                          <w:bCs/>
                          <w:i w:val="0"/>
                          <w:iCs w:val="0"/>
                          <w:noProof/>
                          <w:color w:val="auto"/>
                          <w:sz w:val="32"/>
                          <w:szCs w:val="32"/>
                        </w:rPr>
                        <w:t>4</w:t>
                      </w:r>
                      <w:r w:rsidRPr="00DA30F4">
                        <w:rPr>
                          <w:rFonts w:ascii="TH SarabunPSK" w:hAnsi="TH SarabunPSK" w:cs="TH SarabunPSK" w:hint="cs"/>
                          <w:b/>
                          <w:bCs/>
                          <w:i w:val="0"/>
                          <w:iCs w:val="0"/>
                          <w:noProof/>
                          <w:color w:val="auto"/>
                          <w:sz w:val="32"/>
                          <w:szCs w:val="32"/>
                        </w:rPr>
                        <w:fldChar w:fldCharType="end"/>
                      </w:r>
                      <w:r w:rsidRPr="00DA30F4">
                        <w:rPr>
                          <w:rFonts w:ascii="TH SarabunPSK" w:hAnsi="TH SarabunPSK" w:cs="TH SarabunPSK" w:hint="cs"/>
                          <w:i w:val="0"/>
                          <w:iCs w:val="0"/>
                          <w:noProof/>
                          <w:color w:val="auto"/>
                          <w:sz w:val="32"/>
                          <w:szCs w:val="32"/>
                        </w:rPr>
                        <w:t xml:space="preserve"> </w:t>
                      </w:r>
                      <w:r w:rsidRPr="00DA30F4">
                        <w:rPr>
                          <w:rFonts w:ascii="TH SarabunPSK" w:hAnsi="TH SarabunPSK" w:cs="TH SarabunPSK" w:hint="cs"/>
                          <w:i w:val="0"/>
                          <w:iCs w:val="0"/>
                          <w:noProof/>
                          <w:color w:val="auto"/>
                          <w:sz w:val="32"/>
                          <w:szCs w:val="32"/>
                          <w:cs/>
                        </w:rPr>
                        <w:t>การเล่นและการต่อสู้</w:t>
                      </w:r>
                      <w:bookmarkEnd w:id="129"/>
                      <w:bookmarkEnd w:id="130"/>
                      <w:bookmarkEnd w:id="131"/>
                      <w:bookmarkEnd w:id="132"/>
                      <w:bookmarkEnd w:id="133"/>
                      <w:bookmarkEnd w:id="134"/>
                    </w:p>
                  </w:txbxContent>
                </v:textbox>
                <w10:wrap type="square"/>
              </v:shape>
            </w:pict>
          </mc:Fallback>
        </mc:AlternateContent>
      </w:r>
      <w:r w:rsidR="00187CB6" w:rsidRPr="009F7AC5">
        <w:rPr>
          <w:rFonts w:ascii="TH SarabunPSK" w:hAnsi="TH SarabunPSK" w:cs="TH SarabunPSK" w:hint="cs"/>
          <w:noProof/>
          <w:color w:val="0D0D0D" w:themeColor="text1" w:themeTint="F2"/>
          <w:sz w:val="32"/>
          <w:szCs w:val="32"/>
          <w:cs/>
        </w:rPr>
        <w:drawing>
          <wp:anchor distT="0" distB="0" distL="114300" distR="114300" simplePos="0" relativeHeight="251658256" behindDoc="0" locked="0" layoutInCell="1" allowOverlap="1" wp14:anchorId="51C2823F" wp14:editId="44450FF3">
            <wp:simplePos x="0" y="0"/>
            <wp:positionH relativeFrom="margin">
              <wp:align>center</wp:align>
            </wp:positionH>
            <wp:positionV relativeFrom="paragraph">
              <wp:posOffset>291253</wp:posOffset>
            </wp:positionV>
            <wp:extent cx="6335395" cy="3648710"/>
            <wp:effectExtent l="0" t="0" r="8255" b="8890"/>
            <wp:wrapSquare wrapText="bothSides"/>
            <wp:docPr id="259382740" name="รูปภาพ 7" descr="รูปภาพประกอบด้วย ข้อความ, แผนภาพ, ตัวอักษร, ไล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82740" name="รูปภาพ 7" descr="รูปภาพประกอบด้วย ข้อความ, แผนภาพ, ตัวอักษร, ไลน์&#10;&#10;เนื้อหาที่สร้างโดย AI อาจไม่ถูกต้อง"/>
                    <pic:cNvPicPr>
                      <a:picLocks noChangeAspect="1" noChangeArrowheads="1"/>
                    </pic:cNvPicPr>
                  </pic:nvPicPr>
                  <pic:blipFill>
                    <a:blip r:embed="rId50" cstate="print">
                      <a:extLst>
                        <a:ext uri="{BEBA8EAE-BF5A-486C-A8C5-ECC9F3942E4B}">
                          <a14:imgProps xmlns:a14="http://schemas.microsoft.com/office/drawing/2010/main">
                            <a14:imgLayer r:embed="rId51">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338314" cy="3650815"/>
                    </a:xfrm>
                    <a:prstGeom prst="rect">
                      <a:avLst/>
                    </a:prstGeom>
                    <a:noFill/>
                    <a:ln>
                      <a:noFill/>
                    </a:ln>
                  </pic:spPr>
                </pic:pic>
              </a:graphicData>
            </a:graphic>
            <wp14:sizeRelV relativeFrom="margin">
              <wp14:pctHeight>0</wp14:pctHeight>
            </wp14:sizeRelV>
          </wp:anchor>
        </w:drawing>
      </w:r>
      <w:r w:rsidR="00187CB6" w:rsidRPr="009F7AC5">
        <w:rPr>
          <w:rFonts w:ascii="TH SarabunPSK" w:hAnsi="TH SarabunPSK" w:cs="TH SarabunPSK" w:hint="cs"/>
          <w:color w:val="0D0D0D" w:themeColor="text1" w:themeTint="F2"/>
          <w:sz w:val="32"/>
          <w:szCs w:val="32"/>
          <w:cs/>
        </w:rPr>
        <w:tab/>
      </w:r>
      <w:r w:rsidR="00187CB6" w:rsidRPr="009F7AC5">
        <w:rPr>
          <w:rFonts w:ascii="TH SarabunPSK" w:hAnsi="TH SarabunPSK" w:cs="TH SarabunPSK" w:hint="cs"/>
          <w:color w:val="0D0D0D" w:themeColor="text1" w:themeTint="F2"/>
          <w:sz w:val="32"/>
          <w:szCs w:val="32"/>
        </w:rPr>
        <w:t xml:space="preserve">3.1.2 </w:t>
      </w:r>
      <w:r w:rsidR="00187CB6" w:rsidRPr="009F7AC5">
        <w:rPr>
          <w:rFonts w:ascii="TH SarabunPSK" w:hAnsi="TH SarabunPSK" w:cs="TH SarabunPSK" w:hint="cs"/>
          <w:color w:val="0D0D0D" w:themeColor="text1" w:themeTint="F2"/>
          <w:sz w:val="32"/>
          <w:szCs w:val="32"/>
          <w:cs/>
        </w:rPr>
        <w:t>การเล่นและการต่อสู้</w:t>
      </w:r>
    </w:p>
    <w:p w14:paraId="4CFD806E" w14:textId="77777777" w:rsidR="00AF0C0B" w:rsidRPr="009F7AC5" w:rsidRDefault="00AF0C0B" w:rsidP="00187CB6">
      <w:pPr>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rPr>
        <w:lastRenderedPageBreak/>
        <w:drawing>
          <wp:anchor distT="0" distB="0" distL="114300" distR="114300" simplePos="0" relativeHeight="251658257" behindDoc="0" locked="0" layoutInCell="1" allowOverlap="1" wp14:anchorId="0E50DE52" wp14:editId="288E7A67">
            <wp:simplePos x="0" y="0"/>
            <wp:positionH relativeFrom="page">
              <wp:align>center</wp:align>
            </wp:positionH>
            <wp:positionV relativeFrom="paragraph">
              <wp:posOffset>376132</wp:posOffset>
            </wp:positionV>
            <wp:extent cx="6604635" cy="2400300"/>
            <wp:effectExtent l="0" t="0" r="5715" b="0"/>
            <wp:wrapSquare wrapText="bothSides"/>
            <wp:docPr id="2002083310" name="รูปภาพ 8" descr="รูปภาพประกอบด้วย ข้อความ, ตัวอักษร, แผนภาพ, ไล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83310" name="รูปภาพ 8" descr="รูปภาพประกอบด้วย ข้อความ, ตัวอักษร, แผนภาพ, ไลน์&#10;&#10;เนื้อหาที่สร้างโดย AI อาจไม่ถูกต้อง"/>
                    <pic:cNvPicPr>
                      <a:picLocks noChangeAspect="1" noChangeArrowheads="1"/>
                    </pic:cNvPicPr>
                  </pic:nvPicPr>
                  <pic:blipFill>
                    <a:blip r:embed="rId52" cstate="print">
                      <a:extLst>
                        <a:ext uri="{BEBA8EAE-BF5A-486C-A8C5-ECC9F3942E4B}">
                          <a14:imgProps xmlns:a14="http://schemas.microsoft.com/office/drawing/2010/main">
                            <a14:imgLayer r:embed="rId53">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622798" cy="24069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7CB6" w:rsidRPr="009F7AC5">
        <w:rPr>
          <w:rFonts w:ascii="TH SarabunPSK" w:hAnsi="TH SarabunPSK" w:cs="TH SarabunPSK" w:hint="cs"/>
          <w:color w:val="0D0D0D" w:themeColor="text1" w:themeTint="F2"/>
          <w:sz w:val="32"/>
          <w:szCs w:val="32"/>
          <w:cs/>
        </w:rPr>
        <w:tab/>
      </w:r>
      <w:r w:rsidR="00187CB6" w:rsidRPr="009F7AC5">
        <w:rPr>
          <w:rFonts w:ascii="TH SarabunPSK" w:hAnsi="TH SarabunPSK" w:cs="TH SarabunPSK" w:hint="cs"/>
          <w:color w:val="0D0D0D" w:themeColor="text1" w:themeTint="F2"/>
          <w:sz w:val="32"/>
          <w:szCs w:val="32"/>
        </w:rPr>
        <w:t xml:space="preserve">3.1.3 </w:t>
      </w:r>
      <w:r w:rsidR="00187CB6" w:rsidRPr="009F7AC5">
        <w:rPr>
          <w:rFonts w:ascii="TH SarabunPSK" w:hAnsi="TH SarabunPSK" w:cs="TH SarabunPSK" w:hint="cs"/>
          <w:color w:val="0D0D0D" w:themeColor="text1" w:themeTint="F2"/>
          <w:sz w:val="32"/>
          <w:szCs w:val="32"/>
          <w:cs/>
        </w:rPr>
        <w:t>การสรุปผลและบันทึกข้อมูล</w:t>
      </w:r>
    </w:p>
    <w:p w14:paraId="6156DBAA" w14:textId="6AD6C982" w:rsidR="00AF0C0B" w:rsidRPr="009F7AC5" w:rsidRDefault="00AF0C0B" w:rsidP="00187CB6">
      <w:pPr>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rPr>
        <mc:AlternateContent>
          <mc:Choice Requires="wps">
            <w:drawing>
              <wp:anchor distT="0" distB="0" distL="114300" distR="114300" simplePos="0" relativeHeight="251658265" behindDoc="0" locked="0" layoutInCell="1" allowOverlap="1" wp14:anchorId="6157C43E" wp14:editId="6F096A93">
                <wp:simplePos x="0" y="0"/>
                <wp:positionH relativeFrom="column">
                  <wp:posOffset>-439420</wp:posOffset>
                </wp:positionH>
                <wp:positionV relativeFrom="paragraph">
                  <wp:posOffset>2483485</wp:posOffset>
                </wp:positionV>
                <wp:extent cx="6605905" cy="635"/>
                <wp:effectExtent l="0" t="0" r="0" b="0"/>
                <wp:wrapSquare wrapText="bothSides"/>
                <wp:docPr id="759885897" name="Text Box 1"/>
                <wp:cNvGraphicFramePr/>
                <a:graphic xmlns:a="http://schemas.openxmlformats.org/drawingml/2006/main">
                  <a:graphicData uri="http://schemas.microsoft.com/office/word/2010/wordprocessingShape">
                    <wps:wsp>
                      <wps:cNvSpPr txBox="1"/>
                      <wps:spPr>
                        <a:xfrm>
                          <a:off x="0" y="0"/>
                          <a:ext cx="6605905" cy="635"/>
                        </a:xfrm>
                        <a:prstGeom prst="rect">
                          <a:avLst/>
                        </a:prstGeom>
                        <a:solidFill>
                          <a:prstClr val="white"/>
                        </a:solidFill>
                        <a:ln>
                          <a:noFill/>
                        </a:ln>
                      </wps:spPr>
                      <wps:txbx>
                        <w:txbxContent>
                          <w:p w14:paraId="726BAB06" w14:textId="6FC17263" w:rsidR="00C841E5" w:rsidRPr="00DA30F4" w:rsidRDefault="00C841E5" w:rsidP="00C841E5">
                            <w:pPr>
                              <w:pStyle w:val="af3"/>
                              <w:jc w:val="center"/>
                              <w:rPr>
                                <w:rFonts w:ascii="TH SarabunPSK" w:hAnsi="TH SarabunPSK" w:cs="TH SarabunPSK"/>
                                <w:i w:val="0"/>
                                <w:iCs w:val="0"/>
                                <w:noProof/>
                                <w:color w:val="auto"/>
                                <w:sz w:val="32"/>
                                <w:szCs w:val="32"/>
                              </w:rPr>
                            </w:pPr>
                            <w:bookmarkStart w:id="101" w:name="_Toc224763904"/>
                            <w:bookmarkStart w:id="102" w:name="_Toc225290532"/>
                            <w:bookmarkStart w:id="103" w:name="_Toc225441477"/>
                            <w:bookmarkStart w:id="104" w:name="_Toc225441894"/>
                            <w:bookmarkStart w:id="105" w:name="_Toc225442409"/>
                            <w:bookmarkStart w:id="106" w:name="_Toc239772327"/>
                            <w:r w:rsidRPr="00DA30F4">
                              <w:rPr>
                                <w:rFonts w:ascii="TH SarabunPSK" w:hAnsi="TH SarabunPSK" w:cs="TH SarabunPSK" w:hint="cs"/>
                                <w:b/>
                                <w:bCs/>
                                <w:i w:val="0"/>
                                <w:iCs w:val="0"/>
                                <w:color w:val="auto"/>
                                <w:sz w:val="32"/>
                                <w:szCs w:val="32"/>
                                <w:cs/>
                              </w:rPr>
                              <w:t xml:space="preserve">ภาพประกอบที่ </w:t>
                            </w:r>
                            <w:r w:rsidRPr="00DA30F4">
                              <w:rPr>
                                <w:rFonts w:ascii="TH SarabunPSK" w:hAnsi="TH SarabunPSK" w:cs="TH SarabunPSK" w:hint="cs"/>
                                <w:b/>
                                <w:bCs/>
                                <w:i w:val="0"/>
                                <w:iCs w:val="0"/>
                                <w:color w:val="auto"/>
                                <w:sz w:val="32"/>
                                <w:szCs w:val="32"/>
                              </w:rPr>
                              <w:t>3.</w:t>
                            </w:r>
                            <w:r w:rsidRPr="00DA30F4">
                              <w:rPr>
                                <w:rFonts w:ascii="TH SarabunPSK" w:hAnsi="TH SarabunPSK" w:cs="TH SarabunPSK" w:hint="cs"/>
                                <w:b/>
                                <w:bCs/>
                                <w:i w:val="0"/>
                                <w:iCs w:val="0"/>
                                <w:noProof/>
                                <w:color w:val="auto"/>
                                <w:sz w:val="32"/>
                                <w:szCs w:val="32"/>
                              </w:rPr>
                              <w:fldChar w:fldCharType="begin"/>
                            </w:r>
                            <w:r w:rsidRPr="00DA30F4">
                              <w:rPr>
                                <w:rFonts w:ascii="TH SarabunPSK" w:hAnsi="TH SarabunPSK" w:cs="TH SarabunPSK" w:hint="cs"/>
                                <w:b/>
                                <w:bCs/>
                                <w:i w:val="0"/>
                                <w:iCs w:val="0"/>
                                <w:noProof/>
                                <w:color w:val="auto"/>
                                <w:sz w:val="32"/>
                                <w:szCs w:val="32"/>
                              </w:rPr>
                              <w:instrText xml:space="preserve"> SEQ </w:instrText>
                            </w:r>
                            <w:r w:rsidRPr="00DA30F4">
                              <w:rPr>
                                <w:rFonts w:ascii="TH SarabunPSK" w:hAnsi="TH SarabunPSK" w:cs="TH SarabunPSK" w:hint="cs"/>
                                <w:b/>
                                <w:bCs/>
                                <w:i w:val="0"/>
                                <w:iCs w:val="0"/>
                                <w:noProof/>
                                <w:color w:val="auto"/>
                                <w:sz w:val="32"/>
                                <w:szCs w:val="32"/>
                                <w:cs/>
                              </w:rPr>
                              <w:instrText>ภาพประกอบที่</w:instrText>
                            </w:r>
                            <w:r w:rsidRPr="00DA30F4">
                              <w:rPr>
                                <w:rFonts w:ascii="TH SarabunPSK" w:hAnsi="TH SarabunPSK" w:cs="TH SarabunPSK" w:hint="cs"/>
                                <w:b/>
                                <w:bCs/>
                                <w:i w:val="0"/>
                                <w:iCs w:val="0"/>
                                <w:noProof/>
                                <w:color w:val="auto"/>
                                <w:sz w:val="32"/>
                                <w:szCs w:val="32"/>
                              </w:rPr>
                              <w:instrText xml:space="preserve">_3. \* ARABIC </w:instrText>
                            </w:r>
                            <w:r w:rsidRPr="00DA30F4">
                              <w:rPr>
                                <w:rFonts w:ascii="TH SarabunPSK" w:hAnsi="TH SarabunPSK" w:cs="TH SarabunPSK" w:hint="cs"/>
                                <w:b/>
                                <w:bCs/>
                                <w:i w:val="0"/>
                                <w:iCs w:val="0"/>
                                <w:noProof/>
                                <w:color w:val="auto"/>
                                <w:sz w:val="32"/>
                                <w:szCs w:val="32"/>
                              </w:rPr>
                              <w:fldChar w:fldCharType="separate"/>
                            </w:r>
                            <w:r w:rsidR="00745CD2">
                              <w:rPr>
                                <w:rFonts w:ascii="TH SarabunPSK" w:hAnsi="TH SarabunPSK" w:cs="TH SarabunPSK"/>
                                <w:b/>
                                <w:bCs/>
                                <w:i w:val="0"/>
                                <w:iCs w:val="0"/>
                                <w:noProof/>
                                <w:color w:val="auto"/>
                                <w:sz w:val="32"/>
                                <w:szCs w:val="32"/>
                              </w:rPr>
                              <w:t>5</w:t>
                            </w:r>
                            <w:r w:rsidRPr="00DA30F4">
                              <w:rPr>
                                <w:rFonts w:ascii="TH SarabunPSK" w:hAnsi="TH SarabunPSK" w:cs="TH SarabunPSK" w:hint="cs"/>
                                <w:b/>
                                <w:bCs/>
                                <w:i w:val="0"/>
                                <w:iCs w:val="0"/>
                                <w:noProof/>
                                <w:color w:val="auto"/>
                                <w:sz w:val="32"/>
                                <w:szCs w:val="32"/>
                              </w:rPr>
                              <w:fldChar w:fldCharType="end"/>
                            </w:r>
                            <w:r w:rsidRPr="00DA30F4">
                              <w:rPr>
                                <w:rFonts w:ascii="TH SarabunPSK" w:hAnsi="TH SarabunPSK" w:cs="TH SarabunPSK" w:hint="cs"/>
                                <w:i w:val="0"/>
                                <w:iCs w:val="0"/>
                                <w:noProof/>
                                <w:color w:val="auto"/>
                                <w:sz w:val="32"/>
                                <w:szCs w:val="32"/>
                              </w:rPr>
                              <w:t xml:space="preserve"> </w:t>
                            </w:r>
                            <w:r w:rsidRPr="00DA30F4">
                              <w:rPr>
                                <w:rFonts w:ascii="TH SarabunPSK" w:hAnsi="TH SarabunPSK" w:cs="TH SarabunPSK" w:hint="cs"/>
                                <w:i w:val="0"/>
                                <w:iCs w:val="0"/>
                                <w:noProof/>
                                <w:color w:val="auto"/>
                                <w:sz w:val="32"/>
                                <w:szCs w:val="32"/>
                                <w:cs/>
                              </w:rPr>
                              <w:t>การสรุปผลและบันทึกข้อมูล</w:t>
                            </w:r>
                            <w:bookmarkEnd w:id="101"/>
                            <w:bookmarkEnd w:id="102"/>
                            <w:bookmarkEnd w:id="103"/>
                            <w:bookmarkEnd w:id="104"/>
                            <w:bookmarkEnd w:id="105"/>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57C43E" id="_x0000_s1038" type="#_x0000_t202" style="position:absolute;margin-left:-34.6pt;margin-top:195.55pt;width:520.15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" stroked="f">
                <v:textbox style="mso-fit-shape-to-text:t" inset="0,0,0,0">
                  <w:txbxContent>
                    <w:p w14:paraId="726BAB06" w14:textId="6FC17263" w:rsidR="00C841E5" w:rsidRPr="00DA30F4" w:rsidRDefault="00C841E5" w:rsidP="00C841E5">
                      <w:pPr>
                        <w:pStyle w:val="af3"/>
                        <w:jc w:val="center"/>
                        <w:rPr>
                          <w:rFonts w:ascii="TH SarabunPSK" w:hAnsi="TH SarabunPSK" w:cs="TH SarabunPSK"/>
                          <w:i w:val="0"/>
                          <w:iCs w:val="0"/>
                          <w:noProof/>
                          <w:color w:val="auto"/>
                          <w:sz w:val="32"/>
                          <w:szCs w:val="32"/>
                        </w:rPr>
                      </w:pPr>
                      <w:bookmarkStart w:id="141" w:name="_Toc224763904"/>
                      <w:bookmarkStart w:id="142" w:name="_Toc225290532"/>
                      <w:bookmarkStart w:id="143" w:name="_Toc225441477"/>
                      <w:bookmarkStart w:id="144" w:name="_Toc225441894"/>
                      <w:bookmarkStart w:id="145" w:name="_Toc225442409"/>
                      <w:bookmarkStart w:id="146" w:name="_Toc239772327"/>
                      <w:r w:rsidRPr="00DA30F4">
                        <w:rPr>
                          <w:rFonts w:ascii="TH SarabunPSK" w:hAnsi="TH SarabunPSK" w:cs="TH SarabunPSK" w:hint="cs"/>
                          <w:b/>
                          <w:bCs/>
                          <w:i w:val="0"/>
                          <w:iCs w:val="0"/>
                          <w:color w:val="auto"/>
                          <w:sz w:val="32"/>
                          <w:szCs w:val="32"/>
                          <w:cs/>
                        </w:rPr>
                        <w:t xml:space="preserve">ภาพประกอบที่ </w:t>
                      </w:r>
                      <w:r w:rsidRPr="00DA30F4">
                        <w:rPr>
                          <w:rFonts w:ascii="TH SarabunPSK" w:hAnsi="TH SarabunPSK" w:cs="TH SarabunPSK" w:hint="cs"/>
                          <w:b/>
                          <w:bCs/>
                          <w:i w:val="0"/>
                          <w:iCs w:val="0"/>
                          <w:color w:val="auto"/>
                          <w:sz w:val="32"/>
                          <w:szCs w:val="32"/>
                        </w:rPr>
                        <w:t>3.</w:t>
                      </w:r>
                      <w:r w:rsidRPr="00DA30F4">
                        <w:rPr>
                          <w:rFonts w:ascii="TH SarabunPSK" w:hAnsi="TH SarabunPSK" w:cs="TH SarabunPSK" w:hint="cs"/>
                          <w:b/>
                          <w:bCs/>
                          <w:i w:val="0"/>
                          <w:iCs w:val="0"/>
                          <w:noProof/>
                          <w:color w:val="auto"/>
                          <w:sz w:val="32"/>
                          <w:szCs w:val="32"/>
                        </w:rPr>
                        <w:fldChar w:fldCharType="begin"/>
                      </w:r>
                      <w:r w:rsidRPr="00DA30F4">
                        <w:rPr>
                          <w:rFonts w:ascii="TH SarabunPSK" w:hAnsi="TH SarabunPSK" w:cs="TH SarabunPSK" w:hint="cs"/>
                          <w:b/>
                          <w:bCs/>
                          <w:i w:val="0"/>
                          <w:iCs w:val="0"/>
                          <w:noProof/>
                          <w:color w:val="auto"/>
                          <w:sz w:val="32"/>
                          <w:szCs w:val="32"/>
                        </w:rPr>
                        <w:instrText xml:space="preserve"> SEQ </w:instrText>
                      </w:r>
                      <w:r w:rsidRPr="00DA30F4">
                        <w:rPr>
                          <w:rFonts w:ascii="TH SarabunPSK" w:hAnsi="TH SarabunPSK" w:cs="TH SarabunPSK" w:hint="cs"/>
                          <w:b/>
                          <w:bCs/>
                          <w:i w:val="0"/>
                          <w:iCs w:val="0"/>
                          <w:noProof/>
                          <w:color w:val="auto"/>
                          <w:sz w:val="32"/>
                          <w:szCs w:val="32"/>
                          <w:cs/>
                        </w:rPr>
                        <w:instrText>ภาพประกอบที่</w:instrText>
                      </w:r>
                      <w:r w:rsidRPr="00DA30F4">
                        <w:rPr>
                          <w:rFonts w:ascii="TH SarabunPSK" w:hAnsi="TH SarabunPSK" w:cs="TH SarabunPSK" w:hint="cs"/>
                          <w:b/>
                          <w:bCs/>
                          <w:i w:val="0"/>
                          <w:iCs w:val="0"/>
                          <w:noProof/>
                          <w:color w:val="auto"/>
                          <w:sz w:val="32"/>
                          <w:szCs w:val="32"/>
                        </w:rPr>
                        <w:instrText xml:space="preserve">_3. \* ARABIC </w:instrText>
                      </w:r>
                      <w:r w:rsidRPr="00DA30F4">
                        <w:rPr>
                          <w:rFonts w:ascii="TH SarabunPSK" w:hAnsi="TH SarabunPSK" w:cs="TH SarabunPSK" w:hint="cs"/>
                          <w:b/>
                          <w:bCs/>
                          <w:i w:val="0"/>
                          <w:iCs w:val="0"/>
                          <w:noProof/>
                          <w:color w:val="auto"/>
                          <w:sz w:val="32"/>
                          <w:szCs w:val="32"/>
                        </w:rPr>
                        <w:fldChar w:fldCharType="separate"/>
                      </w:r>
                      <w:r w:rsidR="00745CD2">
                        <w:rPr>
                          <w:rFonts w:ascii="TH SarabunPSK" w:hAnsi="TH SarabunPSK" w:cs="TH SarabunPSK"/>
                          <w:b/>
                          <w:bCs/>
                          <w:i w:val="0"/>
                          <w:iCs w:val="0"/>
                          <w:noProof/>
                          <w:color w:val="auto"/>
                          <w:sz w:val="32"/>
                          <w:szCs w:val="32"/>
                        </w:rPr>
                        <w:t>5</w:t>
                      </w:r>
                      <w:r w:rsidRPr="00DA30F4">
                        <w:rPr>
                          <w:rFonts w:ascii="TH SarabunPSK" w:hAnsi="TH SarabunPSK" w:cs="TH SarabunPSK" w:hint="cs"/>
                          <w:b/>
                          <w:bCs/>
                          <w:i w:val="0"/>
                          <w:iCs w:val="0"/>
                          <w:noProof/>
                          <w:color w:val="auto"/>
                          <w:sz w:val="32"/>
                          <w:szCs w:val="32"/>
                        </w:rPr>
                        <w:fldChar w:fldCharType="end"/>
                      </w:r>
                      <w:r w:rsidRPr="00DA30F4">
                        <w:rPr>
                          <w:rFonts w:ascii="TH SarabunPSK" w:hAnsi="TH SarabunPSK" w:cs="TH SarabunPSK" w:hint="cs"/>
                          <w:i w:val="0"/>
                          <w:iCs w:val="0"/>
                          <w:noProof/>
                          <w:color w:val="auto"/>
                          <w:sz w:val="32"/>
                          <w:szCs w:val="32"/>
                        </w:rPr>
                        <w:t xml:space="preserve"> </w:t>
                      </w:r>
                      <w:r w:rsidRPr="00DA30F4">
                        <w:rPr>
                          <w:rFonts w:ascii="TH SarabunPSK" w:hAnsi="TH SarabunPSK" w:cs="TH SarabunPSK" w:hint="cs"/>
                          <w:i w:val="0"/>
                          <w:iCs w:val="0"/>
                          <w:noProof/>
                          <w:color w:val="auto"/>
                          <w:sz w:val="32"/>
                          <w:szCs w:val="32"/>
                          <w:cs/>
                        </w:rPr>
                        <w:t>การสรุปผลและบันทึกข้อมูล</w:t>
                      </w:r>
                      <w:bookmarkEnd w:id="141"/>
                      <w:bookmarkEnd w:id="142"/>
                      <w:bookmarkEnd w:id="143"/>
                      <w:bookmarkEnd w:id="144"/>
                      <w:bookmarkEnd w:id="145"/>
                      <w:bookmarkEnd w:id="146"/>
                    </w:p>
                  </w:txbxContent>
                </v:textbox>
                <w10:wrap type="square"/>
              </v:shape>
            </w:pict>
          </mc:Fallback>
        </mc:AlternateContent>
      </w:r>
    </w:p>
    <w:p w14:paraId="4306F77A" w14:textId="73866034" w:rsidR="00187CB6" w:rsidRPr="009F7AC5" w:rsidRDefault="007E0DD6" w:rsidP="00187CB6">
      <w:pPr>
        <w:rPr>
          <w:rFonts w:ascii="TH SarabunPSK" w:hAnsi="TH SarabunPSK" w:cs="TH SarabunPSK"/>
          <w:color w:val="0D0D0D" w:themeColor="text1" w:themeTint="F2"/>
          <w:sz w:val="32"/>
          <w:szCs w:val="32"/>
          <w:cs/>
        </w:rPr>
      </w:pPr>
      <w:r w:rsidRPr="009F7AC5">
        <w:rPr>
          <w:rFonts w:ascii="TH SarabunPSK" w:hAnsi="TH SarabunPSK" w:cs="TH SarabunPSK" w:hint="cs"/>
          <w:noProof/>
          <w:color w:val="0D0D0D" w:themeColor="text1" w:themeTint="F2"/>
        </w:rPr>
        <mc:AlternateContent>
          <mc:Choice Requires="wps">
            <w:drawing>
              <wp:anchor distT="0" distB="0" distL="114300" distR="114300" simplePos="0" relativeHeight="251668519" behindDoc="0" locked="0" layoutInCell="1" allowOverlap="1" wp14:anchorId="260B4414" wp14:editId="0CB7DC5E">
                <wp:simplePos x="0" y="0"/>
                <wp:positionH relativeFrom="column">
                  <wp:posOffset>-420370</wp:posOffset>
                </wp:positionH>
                <wp:positionV relativeFrom="paragraph">
                  <wp:posOffset>3806825</wp:posOffset>
                </wp:positionV>
                <wp:extent cx="6571615" cy="63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6571615" cy="635"/>
                        </a:xfrm>
                        <a:prstGeom prst="rect">
                          <a:avLst/>
                        </a:prstGeom>
                        <a:solidFill>
                          <a:prstClr val="white"/>
                        </a:solidFill>
                        <a:ln>
                          <a:noFill/>
                        </a:ln>
                      </wps:spPr>
                      <wps:txbx>
                        <w:txbxContent>
                          <w:p w14:paraId="49252A05" w14:textId="7F82CC9F" w:rsidR="007E0DD6" w:rsidRPr="00DF79C7" w:rsidRDefault="007E0DD6" w:rsidP="007E0DD6">
                            <w:pPr>
                              <w:pStyle w:val="af3"/>
                              <w:jc w:val="center"/>
                              <w:rPr>
                                <w:rFonts w:ascii="TH Sarabun New" w:hAnsi="TH Sarabun New" w:cs="TH Sarabun New"/>
                                <w:i w:val="0"/>
                                <w:iCs w:val="0"/>
                                <w:noProof/>
                                <w:color w:val="auto"/>
                                <w:sz w:val="32"/>
                                <w:szCs w:val="32"/>
                              </w:rPr>
                            </w:pPr>
                            <w:bookmarkStart w:id="107" w:name="_Toc225290533"/>
                            <w:bookmarkStart w:id="108" w:name="_Toc225441478"/>
                            <w:bookmarkStart w:id="109" w:name="_Toc225441895"/>
                            <w:bookmarkStart w:id="110" w:name="_Toc225442410"/>
                            <w:bookmarkStart w:id="111" w:name="_Toc239772328"/>
                            <w:r w:rsidRPr="00DF79C7">
                              <w:rPr>
                                <w:rFonts w:ascii="TH Sarabun New" w:hAnsi="TH Sarabun New" w:cs="TH Sarabun New"/>
                                <w:b/>
                                <w:bCs/>
                                <w:i w:val="0"/>
                                <w:iCs w:val="0"/>
                                <w:color w:val="auto"/>
                                <w:sz w:val="32"/>
                                <w:szCs w:val="32"/>
                                <w:cs/>
                              </w:rPr>
                              <w:t xml:space="preserve">ภาพประกอบที่ </w:t>
                            </w:r>
                            <w:r w:rsidRPr="00DF79C7">
                              <w:rPr>
                                <w:rFonts w:ascii="TH Sarabun New" w:hAnsi="TH Sarabun New" w:cs="TH Sarabun New"/>
                                <w:b/>
                                <w:bCs/>
                                <w:i w:val="0"/>
                                <w:iCs w:val="0"/>
                                <w:color w:val="auto"/>
                                <w:sz w:val="32"/>
                                <w:szCs w:val="32"/>
                              </w:rPr>
                              <w:t>3.</w:t>
                            </w:r>
                            <w:r w:rsidRPr="00DF79C7">
                              <w:rPr>
                                <w:rFonts w:ascii="TH Sarabun New" w:hAnsi="TH Sarabun New" w:cs="TH Sarabun New"/>
                                <w:b/>
                                <w:bCs/>
                                <w:i w:val="0"/>
                                <w:iCs w:val="0"/>
                                <w:color w:val="auto"/>
                                <w:sz w:val="32"/>
                                <w:szCs w:val="32"/>
                              </w:rPr>
                              <w:fldChar w:fldCharType="begin"/>
                            </w:r>
                            <w:r w:rsidRPr="00DF79C7">
                              <w:rPr>
                                <w:rFonts w:ascii="TH Sarabun New" w:hAnsi="TH Sarabun New" w:cs="TH Sarabun New"/>
                                <w:b/>
                                <w:bCs/>
                                <w:i w:val="0"/>
                                <w:iCs w:val="0"/>
                                <w:color w:val="auto"/>
                                <w:sz w:val="32"/>
                                <w:szCs w:val="32"/>
                              </w:rPr>
                              <w:instrText xml:space="preserve"> SEQ </w:instrText>
                            </w:r>
                            <w:r w:rsidRPr="00DF79C7">
                              <w:rPr>
                                <w:rFonts w:ascii="TH Sarabun New" w:hAnsi="TH Sarabun New" w:cs="TH Sarabun New"/>
                                <w:b/>
                                <w:bCs/>
                                <w:i w:val="0"/>
                                <w:iCs w:val="0"/>
                                <w:color w:val="auto"/>
                                <w:sz w:val="32"/>
                                <w:szCs w:val="32"/>
                                <w:cs/>
                              </w:rPr>
                              <w:instrText>ภาพประกอบที่</w:instrText>
                            </w:r>
                            <w:r w:rsidRPr="00DF79C7">
                              <w:rPr>
                                <w:rFonts w:ascii="TH Sarabun New" w:hAnsi="TH Sarabun New" w:cs="TH Sarabun New"/>
                                <w:b/>
                                <w:bCs/>
                                <w:i w:val="0"/>
                                <w:iCs w:val="0"/>
                                <w:color w:val="auto"/>
                                <w:sz w:val="32"/>
                                <w:szCs w:val="32"/>
                              </w:rPr>
                              <w:instrText xml:space="preserve">_3. \* ARABIC </w:instrText>
                            </w:r>
                            <w:r w:rsidRPr="00DF79C7">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6</w:t>
                            </w:r>
                            <w:r w:rsidRPr="00DF79C7">
                              <w:rPr>
                                <w:rFonts w:ascii="TH Sarabun New" w:hAnsi="TH Sarabun New" w:cs="TH Sarabun New"/>
                                <w:b/>
                                <w:bCs/>
                                <w:i w:val="0"/>
                                <w:iCs w:val="0"/>
                                <w:color w:val="auto"/>
                                <w:sz w:val="32"/>
                                <w:szCs w:val="32"/>
                              </w:rPr>
                              <w:fldChar w:fldCharType="end"/>
                            </w:r>
                            <w:r w:rsidRPr="00DF79C7">
                              <w:rPr>
                                <w:rFonts w:ascii="TH Sarabun New" w:hAnsi="TH Sarabun New" w:cs="TH Sarabun New"/>
                                <w:i w:val="0"/>
                                <w:iCs w:val="0"/>
                                <w:color w:val="auto"/>
                                <w:sz w:val="32"/>
                                <w:szCs w:val="32"/>
                              </w:rPr>
                              <w:t xml:space="preserve"> </w:t>
                            </w:r>
                            <w:r w:rsidRPr="00DF79C7">
                              <w:rPr>
                                <w:rFonts w:ascii="TH Sarabun New" w:hAnsi="TH Sarabun New" w:cs="TH Sarabun New"/>
                                <w:i w:val="0"/>
                                <w:iCs w:val="0"/>
                                <w:color w:val="auto"/>
                                <w:sz w:val="32"/>
                                <w:szCs w:val="32"/>
                                <w:cs/>
                              </w:rPr>
                              <w:t>ระบบจัดการยานและสกิล</w:t>
                            </w:r>
                            <w:bookmarkEnd w:id="107"/>
                            <w:bookmarkEnd w:id="108"/>
                            <w:bookmarkEnd w:id="109"/>
                            <w:bookmarkEnd w:id="110"/>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0B4414" id="Text Box 3" o:spid="_x0000_s1039" type="#_x0000_t202" style="position:absolute;margin-left:-33.1pt;margin-top:299.75pt;width:517.45pt;height:.05pt;z-index:2516685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jaGwIAAEAEAAAOAAAAZHJzL2Uyb0RvYy54bWysU8Fu2zAMvQ/YPwi6L05aJBuM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" stroked="f">
                <v:textbox style="mso-fit-shape-to-text:t" inset="0,0,0,0">
                  <w:txbxContent>
                    <w:p w14:paraId="49252A05" w14:textId="7F82CC9F" w:rsidR="007E0DD6" w:rsidRPr="00DF79C7" w:rsidRDefault="007E0DD6" w:rsidP="007E0DD6">
                      <w:pPr>
                        <w:pStyle w:val="af3"/>
                        <w:jc w:val="center"/>
                        <w:rPr>
                          <w:rFonts w:ascii="TH Sarabun New" w:hAnsi="TH Sarabun New" w:cs="TH Sarabun New"/>
                          <w:i w:val="0"/>
                          <w:iCs w:val="0"/>
                          <w:noProof/>
                          <w:color w:val="auto"/>
                          <w:sz w:val="32"/>
                          <w:szCs w:val="32"/>
                        </w:rPr>
                      </w:pPr>
                      <w:bookmarkStart w:id="152" w:name="_Toc225290533"/>
                      <w:bookmarkStart w:id="153" w:name="_Toc225441478"/>
                      <w:bookmarkStart w:id="154" w:name="_Toc225441895"/>
                      <w:bookmarkStart w:id="155" w:name="_Toc225442410"/>
                      <w:bookmarkStart w:id="156" w:name="_Toc239772328"/>
                      <w:r w:rsidRPr="00DF79C7">
                        <w:rPr>
                          <w:rFonts w:ascii="TH Sarabun New" w:hAnsi="TH Sarabun New" w:cs="TH Sarabun New"/>
                          <w:b/>
                          <w:bCs/>
                          <w:i w:val="0"/>
                          <w:iCs w:val="0"/>
                          <w:color w:val="auto"/>
                          <w:sz w:val="32"/>
                          <w:szCs w:val="32"/>
                          <w:cs/>
                        </w:rPr>
                        <w:t xml:space="preserve">ภาพประกอบที่ </w:t>
                      </w:r>
                      <w:r w:rsidRPr="00DF79C7">
                        <w:rPr>
                          <w:rFonts w:ascii="TH Sarabun New" w:hAnsi="TH Sarabun New" w:cs="TH Sarabun New"/>
                          <w:b/>
                          <w:bCs/>
                          <w:i w:val="0"/>
                          <w:iCs w:val="0"/>
                          <w:color w:val="auto"/>
                          <w:sz w:val="32"/>
                          <w:szCs w:val="32"/>
                        </w:rPr>
                        <w:t>3.</w:t>
                      </w:r>
                      <w:r w:rsidRPr="00DF79C7">
                        <w:rPr>
                          <w:rFonts w:ascii="TH Sarabun New" w:hAnsi="TH Sarabun New" w:cs="TH Sarabun New"/>
                          <w:b/>
                          <w:bCs/>
                          <w:i w:val="0"/>
                          <w:iCs w:val="0"/>
                          <w:color w:val="auto"/>
                          <w:sz w:val="32"/>
                          <w:szCs w:val="32"/>
                        </w:rPr>
                        <w:fldChar w:fldCharType="begin"/>
                      </w:r>
                      <w:r w:rsidRPr="00DF79C7">
                        <w:rPr>
                          <w:rFonts w:ascii="TH Sarabun New" w:hAnsi="TH Sarabun New" w:cs="TH Sarabun New"/>
                          <w:b/>
                          <w:bCs/>
                          <w:i w:val="0"/>
                          <w:iCs w:val="0"/>
                          <w:color w:val="auto"/>
                          <w:sz w:val="32"/>
                          <w:szCs w:val="32"/>
                        </w:rPr>
                        <w:instrText xml:space="preserve"> SEQ </w:instrText>
                      </w:r>
                      <w:r w:rsidRPr="00DF79C7">
                        <w:rPr>
                          <w:rFonts w:ascii="TH Sarabun New" w:hAnsi="TH Sarabun New" w:cs="TH Sarabun New"/>
                          <w:b/>
                          <w:bCs/>
                          <w:i w:val="0"/>
                          <w:iCs w:val="0"/>
                          <w:color w:val="auto"/>
                          <w:sz w:val="32"/>
                          <w:szCs w:val="32"/>
                          <w:cs/>
                        </w:rPr>
                        <w:instrText>ภาพประกอบที่</w:instrText>
                      </w:r>
                      <w:r w:rsidRPr="00DF79C7">
                        <w:rPr>
                          <w:rFonts w:ascii="TH Sarabun New" w:hAnsi="TH Sarabun New" w:cs="TH Sarabun New"/>
                          <w:b/>
                          <w:bCs/>
                          <w:i w:val="0"/>
                          <w:iCs w:val="0"/>
                          <w:color w:val="auto"/>
                          <w:sz w:val="32"/>
                          <w:szCs w:val="32"/>
                        </w:rPr>
                        <w:instrText xml:space="preserve">_3. \* ARABIC </w:instrText>
                      </w:r>
                      <w:r w:rsidRPr="00DF79C7">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6</w:t>
                      </w:r>
                      <w:r w:rsidRPr="00DF79C7">
                        <w:rPr>
                          <w:rFonts w:ascii="TH Sarabun New" w:hAnsi="TH Sarabun New" w:cs="TH Sarabun New"/>
                          <w:b/>
                          <w:bCs/>
                          <w:i w:val="0"/>
                          <w:iCs w:val="0"/>
                          <w:color w:val="auto"/>
                          <w:sz w:val="32"/>
                          <w:szCs w:val="32"/>
                        </w:rPr>
                        <w:fldChar w:fldCharType="end"/>
                      </w:r>
                      <w:r w:rsidRPr="00DF79C7">
                        <w:rPr>
                          <w:rFonts w:ascii="TH Sarabun New" w:hAnsi="TH Sarabun New" w:cs="TH Sarabun New"/>
                          <w:i w:val="0"/>
                          <w:iCs w:val="0"/>
                          <w:color w:val="auto"/>
                          <w:sz w:val="32"/>
                          <w:szCs w:val="32"/>
                        </w:rPr>
                        <w:t xml:space="preserve"> </w:t>
                      </w:r>
                      <w:r w:rsidRPr="00DF79C7">
                        <w:rPr>
                          <w:rFonts w:ascii="TH Sarabun New" w:hAnsi="TH Sarabun New" w:cs="TH Sarabun New"/>
                          <w:i w:val="0"/>
                          <w:iCs w:val="0"/>
                          <w:color w:val="auto"/>
                          <w:sz w:val="32"/>
                          <w:szCs w:val="32"/>
                          <w:cs/>
                        </w:rPr>
                        <w:t>ระบบจัดการยานและสกิล</w:t>
                      </w:r>
                      <w:bookmarkEnd w:id="152"/>
                      <w:bookmarkEnd w:id="153"/>
                      <w:bookmarkEnd w:id="154"/>
                      <w:bookmarkEnd w:id="155"/>
                      <w:bookmarkEnd w:id="156"/>
                    </w:p>
                  </w:txbxContent>
                </v:textbox>
                <w10:wrap type="square"/>
              </v:shape>
            </w:pict>
          </mc:Fallback>
        </mc:AlternateContent>
      </w:r>
      <w:r w:rsidR="00187CB6" w:rsidRPr="009F7AC5">
        <w:rPr>
          <w:rFonts w:ascii="TH SarabunPSK" w:hAnsi="TH SarabunPSK" w:cs="TH SarabunPSK" w:hint="cs"/>
          <w:noProof/>
          <w:color w:val="0D0D0D" w:themeColor="text1" w:themeTint="F2"/>
          <w:sz w:val="32"/>
          <w:szCs w:val="32"/>
          <w:cs/>
        </w:rPr>
        <w:drawing>
          <wp:anchor distT="0" distB="0" distL="114300" distR="114300" simplePos="0" relativeHeight="251658258" behindDoc="0" locked="0" layoutInCell="1" allowOverlap="1" wp14:anchorId="0427180B" wp14:editId="37F16E26">
            <wp:simplePos x="0" y="0"/>
            <wp:positionH relativeFrom="margin">
              <wp:align>center</wp:align>
            </wp:positionH>
            <wp:positionV relativeFrom="paragraph">
              <wp:posOffset>330200</wp:posOffset>
            </wp:positionV>
            <wp:extent cx="6571615" cy="3419475"/>
            <wp:effectExtent l="0" t="0" r="635" b="9525"/>
            <wp:wrapSquare wrapText="bothSides"/>
            <wp:docPr id="1562516835" name="รูปภาพ 4" descr="รูปภาพประกอบด้วย ข้อความ, แผนภาพ, ตัวอักษร, ไล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16835" name="รูปภาพ 4" descr="รูปภาพประกอบด้วย ข้อความ, แผนภาพ, ตัวอักษร, ไลน์&#10;&#10;เนื้อหาที่สร้างโดย AI อาจไม่ถูกต้อง"/>
                    <pic:cNvPicPr>
                      <a:picLocks noChangeAspect="1" noChangeArrowheads="1"/>
                    </pic:cNvPicPr>
                  </pic:nvPicPr>
                  <pic:blipFill>
                    <a:blip r:embed="rId54" cstate="print">
                      <a:extLst>
                        <a:ext uri="{BEBA8EAE-BF5A-486C-A8C5-ECC9F3942E4B}">
                          <a14:imgProps xmlns:a14="http://schemas.microsoft.com/office/drawing/2010/main">
                            <a14:imgLayer r:embed="rId55">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571615" cy="3419475"/>
                    </a:xfrm>
                    <a:prstGeom prst="rect">
                      <a:avLst/>
                    </a:prstGeom>
                    <a:noFill/>
                    <a:ln>
                      <a:noFill/>
                    </a:ln>
                  </pic:spPr>
                </pic:pic>
              </a:graphicData>
            </a:graphic>
            <wp14:sizeRelV relativeFrom="margin">
              <wp14:pctHeight>0</wp14:pctHeight>
            </wp14:sizeRelV>
          </wp:anchor>
        </w:drawing>
      </w:r>
      <w:r w:rsidR="00187CB6" w:rsidRPr="009F7AC5">
        <w:rPr>
          <w:rFonts w:ascii="TH SarabunPSK" w:hAnsi="TH SarabunPSK" w:cs="TH SarabunPSK" w:hint="cs"/>
          <w:color w:val="0D0D0D" w:themeColor="text1" w:themeTint="F2"/>
          <w:sz w:val="32"/>
          <w:szCs w:val="32"/>
        </w:rPr>
        <w:tab/>
        <w:t>3.1.</w:t>
      </w:r>
      <w:r w:rsidR="0013313E" w:rsidRPr="009F7AC5">
        <w:rPr>
          <w:rFonts w:ascii="TH SarabunPSK" w:hAnsi="TH SarabunPSK" w:cs="TH SarabunPSK" w:hint="cs"/>
          <w:color w:val="0D0D0D" w:themeColor="text1" w:themeTint="F2"/>
          <w:sz w:val="32"/>
          <w:szCs w:val="32"/>
        </w:rPr>
        <w:t>4</w:t>
      </w:r>
      <w:r w:rsidR="00187CB6" w:rsidRPr="009F7AC5">
        <w:rPr>
          <w:rFonts w:ascii="TH SarabunPSK" w:hAnsi="TH SarabunPSK" w:cs="TH SarabunPSK" w:hint="cs"/>
          <w:color w:val="0D0D0D" w:themeColor="text1" w:themeTint="F2"/>
          <w:sz w:val="32"/>
          <w:szCs w:val="32"/>
        </w:rPr>
        <w:t xml:space="preserve"> </w:t>
      </w:r>
      <w:r w:rsidR="00187CB6" w:rsidRPr="009F7AC5">
        <w:rPr>
          <w:rFonts w:ascii="TH SarabunPSK" w:hAnsi="TH SarabunPSK" w:cs="TH SarabunPSK" w:hint="cs"/>
          <w:color w:val="0D0D0D" w:themeColor="text1" w:themeTint="F2"/>
          <w:sz w:val="32"/>
          <w:szCs w:val="32"/>
          <w:cs/>
        </w:rPr>
        <w:t>ระบบจัดการยานและสกิล</w:t>
      </w:r>
    </w:p>
    <w:p w14:paraId="6E68BF92" w14:textId="329062E3" w:rsidR="00144B2B" w:rsidRDefault="00144B2B">
      <w:pPr>
        <w:spacing w:after="160" w:line="240" w:lineRule="auto"/>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br w:type="page"/>
      </w:r>
    </w:p>
    <w:p w14:paraId="682E8018" w14:textId="28F4B332" w:rsidR="00E3153D" w:rsidRPr="009F7AC5" w:rsidRDefault="00144B2B" w:rsidP="00144B2B">
      <w:pPr>
        <w:rPr>
          <w:rFonts w:ascii="TH SarabunPSK" w:hAnsi="TH SarabunPSK" w:cs="TH SarabunPSK"/>
          <w:color w:val="0D0D0D" w:themeColor="text1" w:themeTint="F2"/>
          <w:sz w:val="32"/>
          <w:szCs w:val="32"/>
          <w:cs/>
        </w:rPr>
      </w:pPr>
      <w:r w:rsidRPr="00144B2B">
        <w:rPr>
          <w:rFonts w:ascii="TH SarabunPSK" w:hAnsi="TH SarabunPSK" w:cs="TH SarabunPSK"/>
          <w:color w:val="0D0D0D" w:themeColor="text1" w:themeTint="F2"/>
          <w:sz w:val="32"/>
          <w:szCs w:val="32"/>
        </w:rPr>
        <w:lastRenderedPageBreak/>
        <w:t>3.1.</w:t>
      </w:r>
      <w:r>
        <w:rPr>
          <w:rFonts w:ascii="TH SarabunPSK" w:hAnsi="TH SarabunPSK" w:cs="TH SarabunPSK"/>
          <w:color w:val="0D0D0D" w:themeColor="text1" w:themeTint="F2"/>
          <w:sz w:val="32"/>
          <w:szCs w:val="32"/>
        </w:rPr>
        <w:t>5</w:t>
      </w:r>
      <w:r w:rsidRPr="00144B2B">
        <w:rPr>
          <w:rFonts w:ascii="TH SarabunPSK" w:hAnsi="TH SarabunPSK" w:cs="TH SarabunPSK"/>
          <w:color w:val="0D0D0D" w:themeColor="text1" w:themeTint="F2"/>
          <w:sz w:val="32"/>
          <w:szCs w:val="32"/>
        </w:rPr>
        <w:t xml:space="preserve"> </w:t>
      </w:r>
      <w:r w:rsidRPr="00144B2B">
        <w:rPr>
          <w:rFonts w:ascii="TH SarabunPSK" w:hAnsi="TH SarabunPSK" w:cs="TH SarabunPSK" w:hint="cs"/>
          <w:color w:val="0D0D0D" w:themeColor="text1" w:themeTint="F2"/>
          <w:sz w:val="32"/>
          <w:szCs w:val="32"/>
          <w:cs/>
        </w:rPr>
        <w:t>ส่วนของผู้ดูแลระบบ</w:t>
      </w:r>
    </w:p>
    <w:p w14:paraId="291A1BAA" w14:textId="77777777" w:rsidR="002E32A4" w:rsidRDefault="00144B2B" w:rsidP="002E32A4">
      <w:pPr>
        <w:keepNext/>
        <w:spacing w:after="160" w:line="240" w:lineRule="auto"/>
      </w:pPr>
      <w:bookmarkStart w:id="112" w:name="_Hlk222084966"/>
      <w:r>
        <w:rPr>
          <w:noProof/>
          <w14:ligatures w14:val="standardContextual"/>
        </w:rPr>
        <w:drawing>
          <wp:inline distT="0" distB="0" distL="0" distR="0" wp14:anchorId="0460027E" wp14:editId="724C5B63">
            <wp:extent cx="5495238" cy="4247619"/>
            <wp:effectExtent l="0" t="0" r="0" b="635"/>
            <wp:docPr id="116147090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70904" name=""/>
                    <pic:cNvPicPr/>
                  </pic:nvPicPr>
                  <pic:blipFill>
                    <a:blip r:embed="rId56"/>
                    <a:stretch>
                      <a:fillRect/>
                    </a:stretch>
                  </pic:blipFill>
                  <pic:spPr>
                    <a:xfrm>
                      <a:off x="0" y="0"/>
                      <a:ext cx="5495238" cy="4247619"/>
                    </a:xfrm>
                    <a:prstGeom prst="rect">
                      <a:avLst/>
                    </a:prstGeom>
                  </pic:spPr>
                </pic:pic>
              </a:graphicData>
            </a:graphic>
          </wp:inline>
        </w:drawing>
      </w:r>
    </w:p>
    <w:p w14:paraId="1390086A" w14:textId="3280B8B3" w:rsidR="00144B2B" w:rsidRPr="00BA77A6" w:rsidRDefault="002E32A4" w:rsidP="00BA77A6">
      <w:pPr>
        <w:pStyle w:val="af3"/>
        <w:jc w:val="center"/>
        <w:rPr>
          <w:rFonts w:ascii="TH Sarabun New" w:hAnsi="TH Sarabun New" w:cs="TH Sarabun New"/>
          <w:b/>
          <w:bCs/>
          <w:i w:val="0"/>
          <w:iCs w:val="0"/>
          <w:color w:val="auto"/>
          <w:sz w:val="32"/>
          <w:szCs w:val="32"/>
          <w:cs/>
        </w:rPr>
      </w:pPr>
      <w:bookmarkStart w:id="113" w:name="_Toc225441896"/>
      <w:bookmarkStart w:id="114" w:name="_Toc225442411"/>
      <w:bookmarkStart w:id="115" w:name="_Toc239772329"/>
      <w:r w:rsidRPr="00BA77A6">
        <w:rPr>
          <w:rFonts w:ascii="TH Sarabun New" w:hAnsi="TH Sarabun New" w:cs="TH Sarabun New"/>
          <w:b/>
          <w:bCs/>
          <w:i w:val="0"/>
          <w:iCs w:val="0"/>
          <w:color w:val="auto"/>
          <w:sz w:val="32"/>
          <w:szCs w:val="32"/>
          <w:cs/>
        </w:rPr>
        <w:t xml:space="preserve">ภาพประกอบที่ </w:t>
      </w:r>
      <w:r w:rsidRPr="00BA77A6">
        <w:rPr>
          <w:rFonts w:ascii="TH Sarabun New" w:hAnsi="TH Sarabun New" w:cs="TH Sarabun New"/>
          <w:b/>
          <w:bCs/>
          <w:i w:val="0"/>
          <w:iCs w:val="0"/>
          <w:color w:val="auto"/>
          <w:sz w:val="32"/>
          <w:szCs w:val="32"/>
        </w:rPr>
        <w:t>3.</w:t>
      </w:r>
      <w:r w:rsidRPr="00BA77A6">
        <w:rPr>
          <w:rFonts w:ascii="TH Sarabun New" w:hAnsi="TH Sarabun New" w:cs="TH Sarabun New"/>
          <w:b/>
          <w:bCs/>
          <w:i w:val="0"/>
          <w:iCs w:val="0"/>
          <w:color w:val="auto"/>
          <w:sz w:val="32"/>
          <w:szCs w:val="32"/>
        </w:rPr>
        <w:fldChar w:fldCharType="begin"/>
      </w:r>
      <w:r w:rsidRPr="00BA77A6">
        <w:rPr>
          <w:rFonts w:ascii="TH Sarabun New" w:hAnsi="TH Sarabun New" w:cs="TH Sarabun New"/>
          <w:b/>
          <w:bCs/>
          <w:i w:val="0"/>
          <w:iCs w:val="0"/>
          <w:color w:val="auto"/>
          <w:sz w:val="32"/>
          <w:szCs w:val="32"/>
        </w:rPr>
        <w:instrText xml:space="preserve"> SEQ </w:instrText>
      </w:r>
      <w:r w:rsidRPr="00BA77A6">
        <w:rPr>
          <w:rFonts w:ascii="TH Sarabun New" w:hAnsi="TH Sarabun New" w:cs="TH Sarabun New"/>
          <w:b/>
          <w:bCs/>
          <w:i w:val="0"/>
          <w:iCs w:val="0"/>
          <w:color w:val="auto"/>
          <w:sz w:val="32"/>
          <w:szCs w:val="32"/>
          <w:cs/>
        </w:rPr>
        <w:instrText>ภาพประกอบที่</w:instrText>
      </w:r>
      <w:r w:rsidRPr="00BA77A6">
        <w:rPr>
          <w:rFonts w:ascii="TH Sarabun New" w:hAnsi="TH Sarabun New" w:cs="TH Sarabun New"/>
          <w:b/>
          <w:bCs/>
          <w:i w:val="0"/>
          <w:iCs w:val="0"/>
          <w:color w:val="auto"/>
          <w:sz w:val="32"/>
          <w:szCs w:val="32"/>
        </w:rPr>
        <w:instrText xml:space="preserve">_3. \* ARABIC </w:instrText>
      </w:r>
      <w:r w:rsidRPr="00BA77A6">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7</w:t>
      </w:r>
      <w:r w:rsidRPr="00BA77A6">
        <w:rPr>
          <w:rFonts w:ascii="TH Sarabun New" w:hAnsi="TH Sarabun New" w:cs="TH Sarabun New"/>
          <w:b/>
          <w:bCs/>
          <w:i w:val="0"/>
          <w:iCs w:val="0"/>
          <w:color w:val="auto"/>
          <w:sz w:val="32"/>
          <w:szCs w:val="32"/>
        </w:rPr>
        <w:fldChar w:fldCharType="end"/>
      </w:r>
      <w:r w:rsidR="00BA77A6" w:rsidRPr="00BA77A6">
        <w:rPr>
          <w:rFonts w:ascii="TH Sarabun New" w:hAnsi="TH Sarabun New" w:cs="TH Sarabun New"/>
          <w:b/>
          <w:bCs/>
          <w:i w:val="0"/>
          <w:iCs w:val="0"/>
          <w:color w:val="auto"/>
          <w:sz w:val="32"/>
          <w:szCs w:val="32"/>
          <w:cs/>
        </w:rPr>
        <w:t xml:space="preserve"> </w:t>
      </w:r>
      <w:r w:rsidR="00BA77A6">
        <w:rPr>
          <w:rFonts w:ascii="TH Sarabun New" w:hAnsi="TH Sarabun New" w:cs="TH Sarabun New" w:hint="cs"/>
          <w:i w:val="0"/>
          <w:iCs w:val="0"/>
          <w:color w:val="auto"/>
          <w:sz w:val="32"/>
          <w:szCs w:val="32"/>
          <w:cs/>
        </w:rPr>
        <w:t>ระบบจัดการหลังบ้าน</w:t>
      </w:r>
      <w:bookmarkEnd w:id="113"/>
      <w:bookmarkEnd w:id="114"/>
      <w:bookmarkEnd w:id="115"/>
    </w:p>
    <w:p w14:paraId="5D373603" w14:textId="765AC6F8" w:rsidR="00E3153D" w:rsidRPr="009F7AC5" w:rsidRDefault="00E3153D">
      <w:pPr>
        <w:spacing w:after="160" w:line="240" w:lineRule="auto"/>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rPr>
        <w:br w:type="page"/>
      </w:r>
    </w:p>
    <w:p w14:paraId="223176A2" w14:textId="68EDC6B3" w:rsidR="00042CA2" w:rsidRPr="00C47324" w:rsidRDefault="00042CA2" w:rsidP="00C47324">
      <w:pPr>
        <w:pStyle w:val="2"/>
        <w:rPr>
          <w:rFonts w:ascii="TH Sarabun New" w:hAnsi="TH Sarabun New" w:cs="TH Sarabun New"/>
          <w:b/>
          <w:bCs/>
          <w:color w:val="auto"/>
          <w:szCs w:val="32"/>
          <w:cs/>
        </w:rPr>
      </w:pPr>
      <w:bookmarkStart w:id="116" w:name="_Toc224850327"/>
      <w:bookmarkStart w:id="117" w:name="_Toc241852720"/>
      <w:r w:rsidRPr="00C47324">
        <w:rPr>
          <w:rFonts w:ascii="TH Sarabun New" w:hAnsi="TH Sarabun New" w:cs="TH Sarabun New"/>
          <w:b/>
          <w:bCs/>
          <w:color w:val="auto"/>
          <w:szCs w:val="32"/>
        </w:rPr>
        <w:lastRenderedPageBreak/>
        <w:t xml:space="preserve">3.2 </w:t>
      </w:r>
      <w:r w:rsidRPr="00C47324">
        <w:rPr>
          <w:rFonts w:ascii="TH Sarabun New" w:hAnsi="TH Sarabun New" w:cs="TH Sarabun New"/>
          <w:b/>
          <w:bCs/>
          <w:color w:val="auto"/>
          <w:szCs w:val="32"/>
          <w:cs/>
        </w:rPr>
        <w:t>การออกแบบระบบ</w:t>
      </w:r>
      <w:bookmarkEnd w:id="116"/>
      <w:bookmarkEnd w:id="117"/>
    </w:p>
    <w:p w14:paraId="2A3AD257" w14:textId="559739EC" w:rsidR="00E3153D" w:rsidRPr="009F7AC5" w:rsidRDefault="002B3C1D" w:rsidP="002B3C1D">
      <w:pPr>
        <w:jc w:val="thaiDistribute"/>
        <w:rPr>
          <w:rFonts w:ascii="TH SarabunPSK" w:hAnsi="TH SarabunPSK" w:cs="TH SarabunPSK"/>
          <w:color w:val="0D0D0D" w:themeColor="text1" w:themeTint="F2"/>
          <w:sz w:val="32"/>
          <w:szCs w:val="32"/>
        </w:rPr>
      </w:pPr>
      <w:r>
        <w:rPr>
          <w:rFonts w:ascii="TH SarabunPSK" w:hAnsi="TH SarabunPSK" w:cs="TH SarabunPSK" w:hint="cs"/>
          <w:color w:val="0D0D0D" w:themeColor="text1" w:themeTint="F2"/>
          <w:sz w:val="32"/>
          <w:szCs w:val="32"/>
          <w:cs/>
        </w:rPr>
        <w:t xml:space="preserve">     </w:t>
      </w:r>
      <w:r w:rsidR="005420C9">
        <w:rPr>
          <w:rFonts w:ascii="TH SarabunPSK" w:hAnsi="TH SarabunPSK" w:cs="TH SarabunPSK"/>
          <w:color w:val="0D0D0D" w:themeColor="text1" w:themeTint="F2"/>
          <w:sz w:val="32"/>
          <w:szCs w:val="32"/>
        </w:rPr>
        <w:t xml:space="preserve"> </w:t>
      </w:r>
      <w:r w:rsidR="00042CA2" w:rsidRPr="009F7AC5">
        <w:rPr>
          <w:rFonts w:ascii="TH SarabunPSK" w:hAnsi="TH SarabunPSK" w:cs="TH SarabunPSK" w:hint="cs"/>
          <w:color w:val="0D0D0D" w:themeColor="text1" w:themeTint="F2"/>
          <w:sz w:val="32"/>
          <w:szCs w:val="32"/>
          <w:cs/>
        </w:rPr>
        <w:t>การออกแบบระบบเกมสมรภูมิรบแห่งดวงดาว (</w:t>
      </w:r>
      <w:r w:rsidR="00042CA2" w:rsidRPr="009F7AC5">
        <w:rPr>
          <w:rFonts w:ascii="TH SarabunPSK" w:hAnsi="TH SarabunPSK" w:cs="TH SarabunPSK" w:hint="cs"/>
          <w:color w:val="0D0D0D" w:themeColor="text1" w:themeTint="F2"/>
          <w:sz w:val="32"/>
          <w:szCs w:val="32"/>
        </w:rPr>
        <w:t xml:space="preserve">Battlefield of the Stars Online Arena) </w:t>
      </w:r>
      <w:r w:rsidR="00042CA2" w:rsidRPr="009F7AC5">
        <w:rPr>
          <w:rFonts w:ascii="TH SarabunPSK" w:hAnsi="TH SarabunPSK" w:cs="TH SarabunPSK" w:hint="cs"/>
          <w:color w:val="0D0D0D" w:themeColor="text1" w:themeTint="F2"/>
          <w:sz w:val="32"/>
          <w:szCs w:val="32"/>
          <w:cs/>
        </w:rPr>
        <w:t>ประกอบด้วยแผนภาพการไหลของข้อมูล (</w:t>
      </w:r>
      <w:r w:rsidR="00042CA2" w:rsidRPr="009F7AC5">
        <w:rPr>
          <w:rFonts w:ascii="TH SarabunPSK" w:hAnsi="TH SarabunPSK" w:cs="TH SarabunPSK" w:hint="cs"/>
          <w:color w:val="0D0D0D" w:themeColor="text1" w:themeTint="F2"/>
          <w:sz w:val="32"/>
          <w:szCs w:val="32"/>
        </w:rPr>
        <w:t xml:space="preserve">Data Flow Diagram) </w:t>
      </w:r>
      <w:r w:rsidR="00042CA2" w:rsidRPr="009F7AC5">
        <w:rPr>
          <w:rFonts w:ascii="TH SarabunPSK" w:hAnsi="TH SarabunPSK" w:cs="TH SarabunPSK" w:hint="cs"/>
          <w:color w:val="0D0D0D" w:themeColor="text1" w:themeTint="F2"/>
          <w:sz w:val="32"/>
          <w:szCs w:val="32"/>
          <w:cs/>
        </w:rPr>
        <w:t>การออกแบบฐานข้อมูล (</w:t>
      </w:r>
      <w:r w:rsidR="00042CA2" w:rsidRPr="009F7AC5">
        <w:rPr>
          <w:rFonts w:ascii="TH SarabunPSK" w:hAnsi="TH SarabunPSK" w:cs="TH SarabunPSK" w:hint="cs"/>
          <w:color w:val="0D0D0D" w:themeColor="text1" w:themeTint="F2"/>
          <w:sz w:val="32"/>
          <w:szCs w:val="32"/>
        </w:rPr>
        <w:t xml:space="preserve">Database Design) </w:t>
      </w:r>
      <w:r w:rsidR="00042CA2" w:rsidRPr="009F7AC5">
        <w:rPr>
          <w:rFonts w:ascii="TH SarabunPSK" w:hAnsi="TH SarabunPSK" w:cs="TH SarabunPSK" w:hint="cs"/>
          <w:color w:val="0D0D0D" w:themeColor="text1" w:themeTint="F2"/>
          <w:sz w:val="32"/>
          <w:szCs w:val="32"/>
          <w:cs/>
        </w:rPr>
        <w:t>พจนานุกรมข้อมูล (</w:t>
      </w:r>
      <w:r w:rsidR="00042CA2" w:rsidRPr="009F7AC5">
        <w:rPr>
          <w:rFonts w:ascii="TH SarabunPSK" w:hAnsi="TH SarabunPSK" w:cs="TH SarabunPSK" w:hint="cs"/>
          <w:color w:val="0D0D0D" w:themeColor="text1" w:themeTint="F2"/>
          <w:sz w:val="32"/>
          <w:szCs w:val="32"/>
        </w:rPr>
        <w:t xml:space="preserve">Data Dictionary) </w:t>
      </w:r>
      <w:r w:rsidR="00042CA2" w:rsidRPr="009F7AC5">
        <w:rPr>
          <w:rFonts w:ascii="TH SarabunPSK" w:hAnsi="TH SarabunPSK" w:cs="TH SarabunPSK" w:hint="cs"/>
          <w:color w:val="0D0D0D" w:themeColor="text1" w:themeTint="F2"/>
          <w:sz w:val="32"/>
          <w:szCs w:val="32"/>
          <w:cs/>
        </w:rPr>
        <w:t>และรายละเอียดกระบวนการ (</w:t>
      </w:r>
      <w:r w:rsidR="00042CA2" w:rsidRPr="009F7AC5">
        <w:rPr>
          <w:rFonts w:ascii="TH SarabunPSK" w:hAnsi="TH SarabunPSK" w:cs="TH SarabunPSK" w:hint="cs"/>
          <w:color w:val="0D0D0D" w:themeColor="text1" w:themeTint="F2"/>
          <w:sz w:val="32"/>
          <w:szCs w:val="32"/>
        </w:rPr>
        <w:t xml:space="preserve">Process Descriptions) </w:t>
      </w:r>
      <w:r w:rsidR="00042CA2" w:rsidRPr="009F7AC5">
        <w:rPr>
          <w:rFonts w:ascii="TH SarabunPSK" w:hAnsi="TH SarabunPSK" w:cs="TH SarabunPSK" w:hint="cs"/>
          <w:color w:val="0D0D0D" w:themeColor="text1" w:themeTint="F2"/>
          <w:sz w:val="32"/>
          <w:szCs w:val="32"/>
          <w:cs/>
        </w:rPr>
        <w:t>เพื่อให้เห็นภาพรวมการทำงานของระบบ การรับส่งข้อมูลระหว่างผู้เล่น (</w:t>
      </w:r>
      <w:r w:rsidR="00042CA2" w:rsidRPr="009F7AC5">
        <w:rPr>
          <w:rFonts w:ascii="TH SarabunPSK" w:hAnsi="TH SarabunPSK" w:cs="TH SarabunPSK" w:hint="cs"/>
          <w:color w:val="0D0D0D" w:themeColor="text1" w:themeTint="F2"/>
          <w:sz w:val="32"/>
          <w:szCs w:val="32"/>
        </w:rPr>
        <w:t xml:space="preserve">Client) </w:t>
      </w:r>
      <w:r w:rsidR="00042CA2" w:rsidRPr="009F7AC5">
        <w:rPr>
          <w:rFonts w:ascii="TH SarabunPSK" w:hAnsi="TH SarabunPSK" w:cs="TH SarabunPSK" w:hint="cs"/>
          <w:color w:val="0D0D0D" w:themeColor="text1" w:themeTint="F2"/>
          <w:sz w:val="32"/>
          <w:szCs w:val="32"/>
          <w:cs/>
        </w:rPr>
        <w:t>เซิร์ฟเวอร์เครือข่าย (</w:t>
      </w:r>
      <w:r w:rsidR="00042CA2" w:rsidRPr="009F7AC5">
        <w:rPr>
          <w:rFonts w:ascii="TH SarabunPSK" w:hAnsi="TH SarabunPSK" w:cs="TH SarabunPSK" w:hint="cs"/>
          <w:color w:val="0D0D0D" w:themeColor="text1" w:themeTint="F2"/>
          <w:sz w:val="32"/>
          <w:szCs w:val="32"/>
        </w:rPr>
        <w:t xml:space="preserve">Photon Server) </w:t>
      </w:r>
      <w:r w:rsidR="00042CA2" w:rsidRPr="009F7AC5">
        <w:rPr>
          <w:rFonts w:ascii="TH SarabunPSK" w:hAnsi="TH SarabunPSK" w:cs="TH SarabunPSK" w:hint="cs"/>
          <w:color w:val="0D0D0D" w:themeColor="text1" w:themeTint="F2"/>
          <w:sz w:val="32"/>
          <w:szCs w:val="32"/>
          <w:cs/>
        </w:rPr>
        <w:t>และระบบฐานข้อมูล (</w:t>
      </w:r>
      <w:r w:rsidR="00042CA2" w:rsidRPr="009F7AC5">
        <w:rPr>
          <w:rFonts w:ascii="TH SarabunPSK" w:hAnsi="TH SarabunPSK" w:cs="TH SarabunPSK" w:hint="cs"/>
          <w:color w:val="0D0D0D" w:themeColor="text1" w:themeTint="F2"/>
          <w:sz w:val="32"/>
          <w:szCs w:val="32"/>
        </w:rPr>
        <w:t xml:space="preserve">Firebase Database) </w:t>
      </w:r>
      <w:r w:rsidR="00042CA2" w:rsidRPr="009F7AC5">
        <w:rPr>
          <w:rFonts w:ascii="TH SarabunPSK" w:hAnsi="TH SarabunPSK" w:cs="TH SarabunPSK" w:hint="cs"/>
          <w:color w:val="0D0D0D" w:themeColor="text1" w:themeTint="F2"/>
          <w:sz w:val="32"/>
          <w:szCs w:val="32"/>
          <w:cs/>
        </w:rPr>
        <w:t>ดังมีรายละเอียดต่อไปนี้</w:t>
      </w:r>
    </w:p>
    <w:p w14:paraId="5E2D0271" w14:textId="2595E622" w:rsidR="00042CA2" w:rsidRPr="00C47324" w:rsidRDefault="005420C9" w:rsidP="00C47324">
      <w:pPr>
        <w:pStyle w:val="3"/>
        <w:rPr>
          <w:rFonts w:ascii="TH Sarabun New" w:hAnsi="TH Sarabun New" w:cs="TH Sarabun New"/>
          <w:b/>
          <w:bCs/>
          <w:color w:val="auto"/>
          <w:sz w:val="32"/>
          <w:szCs w:val="32"/>
        </w:rPr>
      </w:pPr>
      <w:bookmarkStart w:id="118" w:name="_Toc224850328"/>
      <w:bookmarkStart w:id="119" w:name="_Hlk222084974"/>
      <w:bookmarkEnd w:id="112"/>
      <w:r>
        <w:rPr>
          <w:rFonts w:ascii="TH Sarabun New" w:hAnsi="TH Sarabun New" w:cs="TH Sarabun New"/>
          <w:b/>
          <w:bCs/>
          <w:color w:val="auto"/>
          <w:sz w:val="32"/>
          <w:szCs w:val="32"/>
        </w:rPr>
        <w:t xml:space="preserve">      </w:t>
      </w:r>
      <w:bookmarkStart w:id="120" w:name="_Toc241852721"/>
      <w:r w:rsidR="00042CA2" w:rsidRPr="00C47324">
        <w:rPr>
          <w:rFonts w:ascii="TH Sarabun New" w:hAnsi="TH Sarabun New" w:cs="TH Sarabun New"/>
          <w:b/>
          <w:bCs/>
          <w:color w:val="auto"/>
          <w:sz w:val="32"/>
          <w:szCs w:val="32"/>
        </w:rPr>
        <w:t xml:space="preserve">3.2.1 </w:t>
      </w:r>
      <w:r w:rsidR="00042CA2" w:rsidRPr="00C47324">
        <w:rPr>
          <w:rFonts w:ascii="TH Sarabun New" w:hAnsi="TH Sarabun New" w:cs="TH Sarabun New"/>
          <w:b/>
          <w:bCs/>
          <w:color w:val="auto"/>
          <w:sz w:val="32"/>
          <w:szCs w:val="32"/>
          <w:cs/>
        </w:rPr>
        <w:t>แผนภาพการไหลของข้อมูล (</w:t>
      </w:r>
      <w:r w:rsidR="00042CA2" w:rsidRPr="00C47324">
        <w:rPr>
          <w:rFonts w:ascii="TH Sarabun New" w:hAnsi="TH Sarabun New" w:cs="TH Sarabun New"/>
          <w:b/>
          <w:bCs/>
          <w:color w:val="auto"/>
          <w:sz w:val="32"/>
          <w:szCs w:val="32"/>
        </w:rPr>
        <w:t>Data Flow Diagram)</w:t>
      </w:r>
      <w:bookmarkEnd w:id="118"/>
      <w:bookmarkEnd w:id="120"/>
    </w:p>
    <w:p w14:paraId="0C1F23E1" w14:textId="70CCE114" w:rsidR="00042CA2" w:rsidRPr="009F7AC5" w:rsidRDefault="00B06F5C" w:rsidP="002B3C1D">
      <w:pPr>
        <w:jc w:val="thaiDistribute"/>
        <w:rPr>
          <w:rFonts w:ascii="TH SarabunPSK" w:hAnsi="TH SarabunPSK" w:cs="TH SarabunPSK"/>
          <w:b/>
          <w:bCs/>
          <w:color w:val="0D0D0D" w:themeColor="text1" w:themeTint="F2"/>
          <w:sz w:val="32"/>
          <w:szCs w:val="32"/>
        </w:rPr>
      </w:pPr>
      <w:r w:rsidRPr="009F7AC5">
        <w:rPr>
          <w:rFonts w:ascii="TH SarabunPSK" w:hAnsi="TH SarabunPSK" w:cs="TH SarabunPSK" w:hint="cs"/>
          <w:b/>
          <w:bCs/>
          <w:noProof/>
          <w:color w:val="0D0D0D" w:themeColor="text1" w:themeTint="F2"/>
          <w:sz w:val="32"/>
          <w:szCs w:val="32"/>
        </w:rPr>
        <w:drawing>
          <wp:anchor distT="0" distB="0" distL="114300" distR="114300" simplePos="0" relativeHeight="251658261" behindDoc="0" locked="0" layoutInCell="1" allowOverlap="1" wp14:anchorId="3AEEA42B" wp14:editId="5DCDD096">
            <wp:simplePos x="0" y="0"/>
            <wp:positionH relativeFrom="margin">
              <wp:posOffset>234315</wp:posOffset>
            </wp:positionH>
            <wp:positionV relativeFrom="margin">
              <wp:posOffset>2679065</wp:posOffset>
            </wp:positionV>
            <wp:extent cx="5923280" cy="5652135"/>
            <wp:effectExtent l="0" t="0" r="1270" b="5715"/>
            <wp:wrapSquare wrapText="bothSides"/>
            <wp:docPr id="2095633383"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33383" name="รูปภาพ 10"/>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5923280" cy="5652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127D" w:rsidRPr="009F7AC5">
        <w:rPr>
          <w:rFonts w:ascii="TH SarabunPSK" w:hAnsi="TH SarabunPSK" w:cs="TH SarabunPSK" w:hint="cs"/>
          <w:noProof/>
          <w:color w:val="0D0D0D" w:themeColor="text1" w:themeTint="F2"/>
        </w:rPr>
        <mc:AlternateContent>
          <mc:Choice Requires="wps">
            <w:drawing>
              <wp:anchor distT="0" distB="0" distL="114300" distR="114300" simplePos="0" relativeHeight="251670567" behindDoc="0" locked="0" layoutInCell="1" allowOverlap="1" wp14:anchorId="355B0D7D" wp14:editId="3690EF2D">
                <wp:simplePos x="0" y="0"/>
                <wp:positionH relativeFrom="column">
                  <wp:posOffset>257175</wp:posOffset>
                </wp:positionH>
                <wp:positionV relativeFrom="paragraph">
                  <wp:posOffset>6141720</wp:posOffset>
                </wp:positionV>
                <wp:extent cx="572770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0FF8D615" w14:textId="36A8A62C" w:rsidR="007E0DD6" w:rsidRPr="007E0DD6" w:rsidRDefault="007E0DD6" w:rsidP="007E0DD6">
                            <w:pPr>
                              <w:pStyle w:val="af3"/>
                              <w:jc w:val="center"/>
                              <w:rPr>
                                <w:rFonts w:ascii="TH Sarabun New" w:hAnsi="TH Sarabun New" w:cs="TH Sarabun New"/>
                                <w:b/>
                                <w:bCs/>
                                <w:i w:val="0"/>
                                <w:iCs w:val="0"/>
                                <w:noProof/>
                                <w:color w:val="auto"/>
                                <w:sz w:val="32"/>
                                <w:szCs w:val="32"/>
                              </w:rPr>
                            </w:pPr>
                            <w:r w:rsidRPr="007E0DD6">
                              <w:rPr>
                                <w:rFonts w:ascii="TH Sarabun New" w:hAnsi="TH Sarabun New" w:cs="TH Sarabun New"/>
                                <w:b/>
                                <w:bCs/>
                                <w:i w:val="0"/>
                                <w:iCs w:val="0"/>
                                <w:color w:val="auto"/>
                                <w:sz w:val="32"/>
                                <w:szCs w:val="32"/>
                                <w:cs/>
                              </w:rPr>
                              <w:t xml:space="preserve">ภาพประกอบที่ </w:t>
                            </w:r>
                            <w:r w:rsidRPr="007E0DD6">
                              <w:rPr>
                                <w:rFonts w:ascii="TH Sarabun New" w:hAnsi="TH Sarabun New" w:cs="TH Sarabun New"/>
                                <w:b/>
                                <w:bCs/>
                                <w:i w:val="0"/>
                                <w:iCs w:val="0"/>
                                <w:color w:val="auto"/>
                                <w:sz w:val="32"/>
                                <w:szCs w:val="32"/>
                              </w:rPr>
                              <w:t xml:space="preserve">3. </w:t>
                            </w:r>
                            <w:r w:rsidR="00584765">
                              <w:rPr>
                                <w:rFonts w:ascii="TH Sarabun New" w:hAnsi="TH Sarabun New" w:cs="TH Sarabun New"/>
                                <w:b/>
                                <w:bCs/>
                                <w:i w:val="0"/>
                                <w:iCs w:val="0"/>
                                <w:color w:val="auto"/>
                                <w:sz w:val="32"/>
                                <w:szCs w:val="32"/>
                              </w:rPr>
                              <w:t>8</w:t>
                            </w:r>
                            <w:r w:rsidRPr="007E0DD6">
                              <w:rPr>
                                <w:rFonts w:ascii="TH Sarabun New" w:hAnsi="TH Sarabun New" w:cs="TH Sarabun New"/>
                                <w:i w:val="0"/>
                                <w:iCs w:val="0"/>
                                <w:color w:val="auto"/>
                                <w:sz w:val="32"/>
                                <w:szCs w:val="32"/>
                              </w:rPr>
                              <w:t xml:space="preserve"> </w:t>
                            </w:r>
                            <w:r w:rsidRPr="007E0DD6">
                              <w:rPr>
                                <w:rFonts w:ascii="TH Sarabun New" w:hAnsi="TH Sarabun New" w:cs="TH Sarabun New"/>
                                <w:i w:val="0"/>
                                <w:iCs w:val="0"/>
                                <w:color w:val="auto"/>
                                <w:sz w:val="32"/>
                                <w:szCs w:val="32"/>
                                <w:cs/>
                              </w:rPr>
                              <w:t>แผนภาพการไหลของข้อมูล</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5B0D7D" id="Text Box 4" o:spid="_x0000_s1040" type="#_x0000_t202" style="position:absolute;left:0;text-align:left;margin-left:20.25pt;margin-top:483.6pt;width:451pt;height:.05pt;z-index:2516705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mJUGgIAAEAEAAAOAAAAZHJzL2Uyb0RvYy54bWysU8Fu2zAMvQ/YPwi6L06ytSm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" stroked="f">
                <v:textbox style="mso-fit-shape-to-text:t" inset="0,0,0,0">
                  <w:txbxContent>
                    <w:p w14:paraId="0FF8D615" w14:textId="36A8A62C" w:rsidR="007E0DD6" w:rsidRPr="007E0DD6" w:rsidRDefault="007E0DD6" w:rsidP="007E0DD6">
                      <w:pPr>
                        <w:pStyle w:val="af3"/>
                        <w:jc w:val="center"/>
                        <w:rPr>
                          <w:rFonts w:ascii="TH Sarabun New" w:hAnsi="TH Sarabun New" w:cs="TH Sarabun New"/>
                          <w:b/>
                          <w:bCs/>
                          <w:i w:val="0"/>
                          <w:iCs w:val="0"/>
                          <w:noProof/>
                          <w:color w:val="auto"/>
                          <w:sz w:val="32"/>
                          <w:szCs w:val="32"/>
                        </w:rPr>
                      </w:pPr>
                      <w:r w:rsidRPr="007E0DD6">
                        <w:rPr>
                          <w:rFonts w:ascii="TH Sarabun New" w:hAnsi="TH Sarabun New" w:cs="TH Sarabun New"/>
                          <w:b/>
                          <w:bCs/>
                          <w:i w:val="0"/>
                          <w:iCs w:val="0"/>
                          <w:color w:val="auto"/>
                          <w:sz w:val="32"/>
                          <w:szCs w:val="32"/>
                          <w:cs/>
                        </w:rPr>
                        <w:t xml:space="preserve">ภาพประกอบที่ </w:t>
                      </w:r>
                      <w:r w:rsidRPr="007E0DD6">
                        <w:rPr>
                          <w:rFonts w:ascii="TH Sarabun New" w:hAnsi="TH Sarabun New" w:cs="TH Sarabun New"/>
                          <w:b/>
                          <w:bCs/>
                          <w:i w:val="0"/>
                          <w:iCs w:val="0"/>
                          <w:color w:val="auto"/>
                          <w:sz w:val="32"/>
                          <w:szCs w:val="32"/>
                        </w:rPr>
                        <w:t xml:space="preserve">3. </w:t>
                      </w:r>
                      <w:r w:rsidR="00584765">
                        <w:rPr>
                          <w:rFonts w:ascii="TH Sarabun New" w:hAnsi="TH Sarabun New" w:cs="TH Sarabun New"/>
                          <w:b/>
                          <w:bCs/>
                          <w:i w:val="0"/>
                          <w:iCs w:val="0"/>
                          <w:color w:val="auto"/>
                          <w:sz w:val="32"/>
                          <w:szCs w:val="32"/>
                        </w:rPr>
                        <w:t>8</w:t>
                      </w:r>
                      <w:r w:rsidRPr="007E0DD6">
                        <w:rPr>
                          <w:rFonts w:ascii="TH Sarabun New" w:hAnsi="TH Sarabun New" w:cs="TH Sarabun New"/>
                          <w:i w:val="0"/>
                          <w:iCs w:val="0"/>
                          <w:color w:val="auto"/>
                          <w:sz w:val="32"/>
                          <w:szCs w:val="32"/>
                        </w:rPr>
                        <w:t xml:space="preserve"> </w:t>
                      </w:r>
                      <w:r w:rsidRPr="007E0DD6">
                        <w:rPr>
                          <w:rFonts w:ascii="TH Sarabun New" w:hAnsi="TH Sarabun New" w:cs="TH Sarabun New"/>
                          <w:i w:val="0"/>
                          <w:iCs w:val="0"/>
                          <w:color w:val="auto"/>
                          <w:sz w:val="32"/>
                          <w:szCs w:val="32"/>
                          <w:cs/>
                        </w:rPr>
                        <w:t>แผนภาพการไหลของข้อมูล</w:t>
                      </w:r>
                    </w:p>
                  </w:txbxContent>
                </v:textbox>
                <w10:wrap type="square"/>
              </v:shape>
            </w:pict>
          </mc:Fallback>
        </mc:AlternateContent>
      </w:r>
      <w:r w:rsidR="00BA77A6">
        <w:rPr>
          <w:noProof/>
        </w:rPr>
        <mc:AlternateContent>
          <mc:Choice Requires="wps">
            <w:drawing>
              <wp:anchor distT="0" distB="0" distL="114300" distR="114300" simplePos="0" relativeHeight="251715623" behindDoc="0" locked="0" layoutInCell="1" allowOverlap="1" wp14:anchorId="00465714" wp14:editId="7EE39FFE">
                <wp:simplePos x="0" y="0"/>
                <wp:positionH relativeFrom="column">
                  <wp:posOffset>238125</wp:posOffset>
                </wp:positionH>
                <wp:positionV relativeFrom="paragraph">
                  <wp:posOffset>6055360</wp:posOffset>
                </wp:positionV>
                <wp:extent cx="5924550" cy="635"/>
                <wp:effectExtent l="0" t="0" r="0" b="0"/>
                <wp:wrapSquare wrapText="bothSides"/>
                <wp:docPr id="431185534" name="Text Box 1"/>
                <wp:cNvGraphicFramePr/>
                <a:graphic xmlns:a="http://schemas.openxmlformats.org/drawingml/2006/main">
                  <a:graphicData uri="http://schemas.microsoft.com/office/word/2010/wordprocessingShape">
                    <wps:wsp>
                      <wps:cNvSpPr txBox="1"/>
                      <wps:spPr>
                        <a:xfrm>
                          <a:off x="0" y="0"/>
                          <a:ext cx="5924550" cy="635"/>
                        </a:xfrm>
                        <a:prstGeom prst="rect">
                          <a:avLst/>
                        </a:prstGeom>
                        <a:solidFill>
                          <a:prstClr val="white"/>
                        </a:solidFill>
                        <a:ln>
                          <a:noFill/>
                        </a:ln>
                      </wps:spPr>
                      <wps:txbx>
                        <w:txbxContent>
                          <w:p w14:paraId="18EF76F5" w14:textId="01D81495" w:rsidR="00BA77A6" w:rsidRPr="008C3465" w:rsidRDefault="00BA77A6" w:rsidP="008C3465">
                            <w:pPr>
                              <w:pStyle w:val="af3"/>
                              <w:jc w:val="center"/>
                              <w:rPr>
                                <w:rFonts w:ascii="TH Sarabun New" w:hAnsi="TH Sarabun New" w:cs="TH Sarabun New"/>
                                <w:i w:val="0"/>
                                <w:iCs w:val="0"/>
                                <w:noProof/>
                                <w:color w:val="auto"/>
                                <w:sz w:val="32"/>
                                <w:szCs w:val="32"/>
                              </w:rPr>
                            </w:pPr>
                            <w:bookmarkStart w:id="121" w:name="_Toc225441897"/>
                            <w:bookmarkStart w:id="122" w:name="_Toc225442412"/>
                            <w:bookmarkStart w:id="123" w:name="_Toc239772330"/>
                            <w:r w:rsidRPr="008C3465">
                              <w:rPr>
                                <w:rFonts w:ascii="TH Sarabun New" w:hAnsi="TH Sarabun New" w:cs="TH Sarabun New"/>
                                <w:b/>
                                <w:bCs/>
                                <w:i w:val="0"/>
                                <w:iCs w:val="0"/>
                                <w:color w:val="auto"/>
                                <w:sz w:val="32"/>
                                <w:szCs w:val="32"/>
                                <w:cs/>
                              </w:rPr>
                              <w:t xml:space="preserve">ภาพประกอบที่ </w:t>
                            </w:r>
                            <w:r w:rsidRPr="008C3465">
                              <w:rPr>
                                <w:rFonts w:ascii="TH Sarabun New" w:hAnsi="TH Sarabun New" w:cs="TH Sarabun New"/>
                                <w:b/>
                                <w:bCs/>
                                <w:i w:val="0"/>
                                <w:iCs w:val="0"/>
                                <w:color w:val="auto"/>
                                <w:sz w:val="32"/>
                                <w:szCs w:val="32"/>
                              </w:rPr>
                              <w:t>3.</w:t>
                            </w:r>
                            <w:r w:rsidRPr="008C3465">
                              <w:rPr>
                                <w:rFonts w:ascii="TH Sarabun New" w:hAnsi="TH Sarabun New" w:cs="TH Sarabun New"/>
                                <w:b/>
                                <w:bCs/>
                                <w:i w:val="0"/>
                                <w:iCs w:val="0"/>
                                <w:noProof/>
                                <w:color w:val="auto"/>
                                <w:sz w:val="32"/>
                                <w:szCs w:val="32"/>
                              </w:rPr>
                              <w:fldChar w:fldCharType="begin"/>
                            </w:r>
                            <w:r w:rsidRPr="008C3465">
                              <w:rPr>
                                <w:rFonts w:ascii="TH Sarabun New" w:hAnsi="TH Sarabun New" w:cs="TH Sarabun New"/>
                                <w:b/>
                                <w:bCs/>
                                <w:i w:val="0"/>
                                <w:iCs w:val="0"/>
                                <w:noProof/>
                                <w:color w:val="auto"/>
                                <w:sz w:val="32"/>
                                <w:szCs w:val="32"/>
                              </w:rPr>
                              <w:instrText xml:space="preserve"> SEQ </w:instrText>
                            </w:r>
                            <w:r w:rsidRPr="008C3465">
                              <w:rPr>
                                <w:rFonts w:ascii="TH Sarabun New" w:hAnsi="TH Sarabun New" w:cs="TH Sarabun New"/>
                                <w:b/>
                                <w:bCs/>
                                <w:i w:val="0"/>
                                <w:iCs w:val="0"/>
                                <w:noProof/>
                                <w:color w:val="auto"/>
                                <w:sz w:val="32"/>
                                <w:szCs w:val="32"/>
                                <w:cs/>
                              </w:rPr>
                              <w:instrText>ภาพประกอบที่</w:instrText>
                            </w:r>
                            <w:r w:rsidRPr="008C3465">
                              <w:rPr>
                                <w:rFonts w:ascii="TH Sarabun New" w:hAnsi="TH Sarabun New" w:cs="TH Sarabun New"/>
                                <w:b/>
                                <w:bCs/>
                                <w:i w:val="0"/>
                                <w:iCs w:val="0"/>
                                <w:noProof/>
                                <w:color w:val="auto"/>
                                <w:sz w:val="32"/>
                                <w:szCs w:val="32"/>
                              </w:rPr>
                              <w:instrText xml:space="preserve">_3. \* ARABIC </w:instrText>
                            </w:r>
                            <w:r w:rsidRPr="008C3465">
                              <w:rPr>
                                <w:rFonts w:ascii="TH Sarabun New" w:hAnsi="TH Sarabun New" w:cs="TH Sarabun New"/>
                                <w:b/>
                                <w:bCs/>
                                <w:i w:val="0"/>
                                <w:iCs w:val="0"/>
                                <w:noProof/>
                                <w:color w:val="auto"/>
                                <w:sz w:val="32"/>
                                <w:szCs w:val="32"/>
                              </w:rPr>
                              <w:fldChar w:fldCharType="separate"/>
                            </w:r>
                            <w:r w:rsidR="00745CD2">
                              <w:rPr>
                                <w:rFonts w:ascii="TH Sarabun New" w:hAnsi="TH Sarabun New" w:cs="TH Sarabun New"/>
                                <w:b/>
                                <w:bCs/>
                                <w:i w:val="0"/>
                                <w:iCs w:val="0"/>
                                <w:noProof/>
                                <w:color w:val="auto"/>
                                <w:sz w:val="32"/>
                                <w:szCs w:val="32"/>
                              </w:rPr>
                              <w:t>8</w:t>
                            </w:r>
                            <w:r w:rsidRPr="008C3465">
                              <w:rPr>
                                <w:rFonts w:ascii="TH Sarabun New" w:hAnsi="TH Sarabun New" w:cs="TH Sarabun New"/>
                                <w:b/>
                                <w:bCs/>
                                <w:i w:val="0"/>
                                <w:iCs w:val="0"/>
                                <w:noProof/>
                                <w:color w:val="auto"/>
                                <w:sz w:val="32"/>
                                <w:szCs w:val="32"/>
                              </w:rPr>
                              <w:fldChar w:fldCharType="end"/>
                            </w:r>
                            <w:r w:rsidR="008C3465" w:rsidRPr="008C3465">
                              <w:rPr>
                                <w:rFonts w:ascii="TH Sarabun New" w:hAnsi="TH Sarabun New" w:cs="TH Sarabun New"/>
                                <w:i w:val="0"/>
                                <w:iCs w:val="0"/>
                                <w:noProof/>
                                <w:color w:val="auto"/>
                                <w:sz w:val="32"/>
                                <w:szCs w:val="32"/>
                              </w:rPr>
                              <w:t xml:space="preserve"> </w:t>
                            </w:r>
                            <w:r w:rsidR="008C3465" w:rsidRPr="008C3465">
                              <w:rPr>
                                <w:rFonts w:ascii="TH Sarabun New" w:hAnsi="TH Sarabun New" w:cs="TH Sarabun New"/>
                                <w:i w:val="0"/>
                                <w:iCs w:val="0"/>
                                <w:noProof/>
                                <w:color w:val="auto"/>
                                <w:sz w:val="32"/>
                                <w:szCs w:val="32"/>
                                <w:cs/>
                              </w:rPr>
                              <w:t>แผนภาพการไหลของข้อมูล</w:t>
                            </w:r>
                            <w:bookmarkEnd w:id="121"/>
                            <w:bookmarkEnd w:id="122"/>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465714" id="_x0000_s1041" type="#_x0000_t202" style="position:absolute;left:0;text-align:left;margin-left:18.75pt;margin-top:476.8pt;width:466.5pt;height:.05pt;z-index:2517156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" stroked="f">
                <v:textbox style="mso-fit-shape-to-text:t" inset="0,0,0,0">
                  <w:txbxContent>
                    <w:p w14:paraId="18EF76F5" w14:textId="01D81495" w:rsidR="00BA77A6" w:rsidRPr="008C3465" w:rsidRDefault="00BA77A6" w:rsidP="008C3465">
                      <w:pPr>
                        <w:pStyle w:val="af3"/>
                        <w:jc w:val="center"/>
                        <w:rPr>
                          <w:rFonts w:ascii="TH Sarabun New" w:hAnsi="TH Sarabun New" w:cs="TH Sarabun New"/>
                          <w:i w:val="0"/>
                          <w:iCs w:val="0"/>
                          <w:noProof/>
                          <w:color w:val="auto"/>
                          <w:sz w:val="32"/>
                          <w:szCs w:val="32"/>
                        </w:rPr>
                      </w:pPr>
                      <w:bookmarkStart w:id="169" w:name="_Toc225441897"/>
                      <w:bookmarkStart w:id="170" w:name="_Toc225442412"/>
                      <w:bookmarkStart w:id="171" w:name="_Toc239772330"/>
                      <w:r w:rsidRPr="008C3465">
                        <w:rPr>
                          <w:rFonts w:ascii="TH Sarabun New" w:hAnsi="TH Sarabun New" w:cs="TH Sarabun New"/>
                          <w:b/>
                          <w:bCs/>
                          <w:i w:val="0"/>
                          <w:iCs w:val="0"/>
                          <w:color w:val="auto"/>
                          <w:sz w:val="32"/>
                          <w:szCs w:val="32"/>
                          <w:cs/>
                        </w:rPr>
                        <w:t xml:space="preserve">ภาพประกอบที่ </w:t>
                      </w:r>
                      <w:r w:rsidRPr="008C3465">
                        <w:rPr>
                          <w:rFonts w:ascii="TH Sarabun New" w:hAnsi="TH Sarabun New" w:cs="TH Sarabun New"/>
                          <w:b/>
                          <w:bCs/>
                          <w:i w:val="0"/>
                          <w:iCs w:val="0"/>
                          <w:color w:val="auto"/>
                          <w:sz w:val="32"/>
                          <w:szCs w:val="32"/>
                        </w:rPr>
                        <w:t>3.</w:t>
                      </w:r>
                      <w:r w:rsidRPr="008C3465">
                        <w:rPr>
                          <w:rFonts w:ascii="TH Sarabun New" w:hAnsi="TH Sarabun New" w:cs="TH Sarabun New"/>
                          <w:b/>
                          <w:bCs/>
                          <w:i w:val="0"/>
                          <w:iCs w:val="0"/>
                          <w:noProof/>
                          <w:color w:val="auto"/>
                          <w:sz w:val="32"/>
                          <w:szCs w:val="32"/>
                        </w:rPr>
                        <w:fldChar w:fldCharType="begin"/>
                      </w:r>
                      <w:r w:rsidRPr="008C3465">
                        <w:rPr>
                          <w:rFonts w:ascii="TH Sarabun New" w:hAnsi="TH Sarabun New" w:cs="TH Sarabun New"/>
                          <w:b/>
                          <w:bCs/>
                          <w:i w:val="0"/>
                          <w:iCs w:val="0"/>
                          <w:noProof/>
                          <w:color w:val="auto"/>
                          <w:sz w:val="32"/>
                          <w:szCs w:val="32"/>
                        </w:rPr>
                        <w:instrText xml:space="preserve"> SEQ </w:instrText>
                      </w:r>
                      <w:r w:rsidRPr="008C3465">
                        <w:rPr>
                          <w:rFonts w:ascii="TH Sarabun New" w:hAnsi="TH Sarabun New" w:cs="TH Sarabun New"/>
                          <w:b/>
                          <w:bCs/>
                          <w:i w:val="0"/>
                          <w:iCs w:val="0"/>
                          <w:noProof/>
                          <w:color w:val="auto"/>
                          <w:sz w:val="32"/>
                          <w:szCs w:val="32"/>
                          <w:cs/>
                        </w:rPr>
                        <w:instrText>ภาพประกอบที่</w:instrText>
                      </w:r>
                      <w:r w:rsidRPr="008C3465">
                        <w:rPr>
                          <w:rFonts w:ascii="TH Sarabun New" w:hAnsi="TH Sarabun New" w:cs="TH Sarabun New"/>
                          <w:b/>
                          <w:bCs/>
                          <w:i w:val="0"/>
                          <w:iCs w:val="0"/>
                          <w:noProof/>
                          <w:color w:val="auto"/>
                          <w:sz w:val="32"/>
                          <w:szCs w:val="32"/>
                        </w:rPr>
                        <w:instrText xml:space="preserve">_3. \* ARABIC </w:instrText>
                      </w:r>
                      <w:r w:rsidRPr="008C3465">
                        <w:rPr>
                          <w:rFonts w:ascii="TH Sarabun New" w:hAnsi="TH Sarabun New" w:cs="TH Sarabun New"/>
                          <w:b/>
                          <w:bCs/>
                          <w:i w:val="0"/>
                          <w:iCs w:val="0"/>
                          <w:noProof/>
                          <w:color w:val="auto"/>
                          <w:sz w:val="32"/>
                          <w:szCs w:val="32"/>
                        </w:rPr>
                        <w:fldChar w:fldCharType="separate"/>
                      </w:r>
                      <w:r w:rsidR="00745CD2">
                        <w:rPr>
                          <w:rFonts w:ascii="TH Sarabun New" w:hAnsi="TH Sarabun New" w:cs="TH Sarabun New"/>
                          <w:b/>
                          <w:bCs/>
                          <w:i w:val="0"/>
                          <w:iCs w:val="0"/>
                          <w:noProof/>
                          <w:color w:val="auto"/>
                          <w:sz w:val="32"/>
                          <w:szCs w:val="32"/>
                        </w:rPr>
                        <w:t>8</w:t>
                      </w:r>
                      <w:r w:rsidRPr="008C3465">
                        <w:rPr>
                          <w:rFonts w:ascii="TH Sarabun New" w:hAnsi="TH Sarabun New" w:cs="TH Sarabun New"/>
                          <w:b/>
                          <w:bCs/>
                          <w:i w:val="0"/>
                          <w:iCs w:val="0"/>
                          <w:noProof/>
                          <w:color w:val="auto"/>
                          <w:sz w:val="32"/>
                          <w:szCs w:val="32"/>
                        </w:rPr>
                        <w:fldChar w:fldCharType="end"/>
                      </w:r>
                      <w:r w:rsidR="008C3465" w:rsidRPr="008C3465">
                        <w:rPr>
                          <w:rFonts w:ascii="TH Sarabun New" w:hAnsi="TH Sarabun New" w:cs="TH Sarabun New"/>
                          <w:i w:val="0"/>
                          <w:iCs w:val="0"/>
                          <w:noProof/>
                          <w:color w:val="auto"/>
                          <w:sz w:val="32"/>
                          <w:szCs w:val="32"/>
                        </w:rPr>
                        <w:t xml:space="preserve"> </w:t>
                      </w:r>
                      <w:r w:rsidR="008C3465" w:rsidRPr="008C3465">
                        <w:rPr>
                          <w:rFonts w:ascii="TH Sarabun New" w:hAnsi="TH Sarabun New" w:cs="TH Sarabun New"/>
                          <w:i w:val="0"/>
                          <w:iCs w:val="0"/>
                          <w:noProof/>
                          <w:color w:val="auto"/>
                          <w:sz w:val="32"/>
                          <w:szCs w:val="32"/>
                          <w:cs/>
                        </w:rPr>
                        <w:t>แผนภาพการไหลของข้อมูล</w:t>
                      </w:r>
                      <w:bookmarkEnd w:id="169"/>
                      <w:bookmarkEnd w:id="170"/>
                      <w:bookmarkEnd w:id="171"/>
                    </w:p>
                  </w:txbxContent>
                </v:textbox>
                <w10:wrap type="square"/>
              </v:shape>
            </w:pict>
          </mc:Fallback>
        </mc:AlternateContent>
      </w:r>
      <w:bookmarkStart w:id="124" w:name="_Hlk222084985"/>
      <w:r w:rsidR="002B3C1D">
        <w:rPr>
          <w:rFonts w:ascii="TH SarabunPSK" w:hAnsi="TH SarabunPSK" w:cs="TH SarabunPSK" w:hint="cs"/>
          <w:b/>
          <w:bCs/>
          <w:color w:val="0D0D0D" w:themeColor="text1" w:themeTint="F2"/>
          <w:sz w:val="32"/>
          <w:szCs w:val="32"/>
          <w:cs/>
        </w:rPr>
        <w:t xml:space="preserve">        </w:t>
      </w:r>
      <w:r w:rsidR="005420C9">
        <w:rPr>
          <w:rFonts w:ascii="TH SarabunPSK" w:hAnsi="TH SarabunPSK" w:cs="TH SarabunPSK"/>
          <w:b/>
          <w:bCs/>
          <w:color w:val="0D0D0D" w:themeColor="text1" w:themeTint="F2"/>
          <w:sz w:val="32"/>
          <w:szCs w:val="32"/>
        </w:rPr>
        <w:t xml:space="preserve">      </w:t>
      </w:r>
      <w:r w:rsidR="00042CA2" w:rsidRPr="009F7AC5">
        <w:rPr>
          <w:rFonts w:ascii="TH SarabunPSK" w:hAnsi="TH SarabunPSK" w:cs="TH SarabunPSK" w:hint="cs"/>
          <w:b/>
          <w:bCs/>
          <w:color w:val="0D0D0D" w:themeColor="text1" w:themeTint="F2"/>
          <w:sz w:val="32"/>
          <w:szCs w:val="32"/>
        </w:rPr>
        <w:t xml:space="preserve">3.2.1.1 </w:t>
      </w:r>
      <w:r w:rsidR="00042CA2" w:rsidRPr="009F7AC5">
        <w:rPr>
          <w:rFonts w:ascii="TH SarabunPSK" w:hAnsi="TH SarabunPSK" w:cs="TH SarabunPSK" w:hint="cs"/>
          <w:b/>
          <w:bCs/>
          <w:color w:val="0D0D0D" w:themeColor="text1" w:themeTint="F2"/>
          <w:sz w:val="32"/>
          <w:szCs w:val="32"/>
          <w:cs/>
        </w:rPr>
        <w:t>แผนภาพบริบท (</w:t>
      </w:r>
      <w:r w:rsidR="00042CA2" w:rsidRPr="009F7AC5">
        <w:rPr>
          <w:rFonts w:ascii="TH SarabunPSK" w:hAnsi="TH SarabunPSK" w:cs="TH SarabunPSK" w:hint="cs"/>
          <w:b/>
          <w:bCs/>
          <w:color w:val="0D0D0D" w:themeColor="text1" w:themeTint="F2"/>
          <w:sz w:val="32"/>
          <w:szCs w:val="32"/>
        </w:rPr>
        <w:t>Context Diagram)</w:t>
      </w:r>
      <w:bookmarkEnd w:id="124"/>
    </w:p>
    <w:p w14:paraId="21B0364C" w14:textId="7DF5DBED" w:rsidR="00042CA2" w:rsidRPr="009F7AC5" w:rsidRDefault="0033127D" w:rsidP="00042CA2">
      <w:pPr>
        <w:rPr>
          <w:rFonts w:ascii="TH SarabunPSK" w:hAnsi="TH SarabunPSK" w:cs="TH SarabunPSK"/>
          <w:b/>
          <w:bCs/>
          <w:color w:val="0D0D0D" w:themeColor="text1" w:themeTint="F2"/>
          <w:sz w:val="32"/>
          <w:szCs w:val="32"/>
        </w:rPr>
      </w:pPr>
      <w:r w:rsidRPr="009F7AC5">
        <w:rPr>
          <w:rFonts w:ascii="TH SarabunPSK" w:hAnsi="TH SarabunPSK" w:cs="TH SarabunPSK" w:hint="cs"/>
          <w:b/>
          <w:bCs/>
          <w:noProof/>
          <w:color w:val="0D0D0D" w:themeColor="text1" w:themeTint="F2"/>
          <w:sz w:val="32"/>
          <w:szCs w:val="32"/>
        </w:rPr>
        <w:lastRenderedPageBreak/>
        <w:drawing>
          <wp:anchor distT="0" distB="0" distL="114300" distR="114300" simplePos="0" relativeHeight="251658272" behindDoc="0" locked="0" layoutInCell="1" allowOverlap="1" wp14:anchorId="4E2AA929" wp14:editId="17026A22">
            <wp:simplePos x="0" y="0"/>
            <wp:positionH relativeFrom="margin">
              <wp:align>center</wp:align>
            </wp:positionH>
            <wp:positionV relativeFrom="margin">
              <wp:posOffset>428625</wp:posOffset>
            </wp:positionV>
            <wp:extent cx="6176010" cy="6334125"/>
            <wp:effectExtent l="0" t="0" r="0" b="0"/>
            <wp:wrapSquare wrapText="bothSides"/>
            <wp:docPr id="2111849283"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49283" name="รูปภาพ 9"/>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6176010" cy="6334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2CA2" w:rsidRPr="009F7AC5">
        <w:rPr>
          <w:rFonts w:ascii="TH SarabunPSK" w:hAnsi="TH SarabunPSK" w:cs="TH SarabunPSK" w:hint="cs"/>
          <w:b/>
          <w:bCs/>
          <w:color w:val="0D0D0D" w:themeColor="text1" w:themeTint="F2"/>
          <w:sz w:val="32"/>
          <w:szCs w:val="32"/>
        </w:rPr>
        <w:t xml:space="preserve">3.2.1.2 </w:t>
      </w:r>
      <w:r w:rsidR="00042CA2" w:rsidRPr="009F7AC5">
        <w:rPr>
          <w:rFonts w:ascii="TH SarabunPSK" w:hAnsi="TH SarabunPSK" w:cs="TH SarabunPSK" w:hint="cs"/>
          <w:b/>
          <w:bCs/>
          <w:color w:val="0D0D0D" w:themeColor="text1" w:themeTint="F2"/>
          <w:sz w:val="32"/>
          <w:szCs w:val="32"/>
          <w:cs/>
        </w:rPr>
        <w:t>แผนภาพการไหลของข้อมูลระดับ</w:t>
      </w:r>
      <w:r w:rsidR="00042CA2" w:rsidRPr="009F7AC5">
        <w:rPr>
          <w:rFonts w:ascii="TH SarabunPSK" w:hAnsi="TH SarabunPSK" w:cs="TH SarabunPSK" w:hint="cs"/>
          <w:b/>
          <w:bCs/>
          <w:color w:val="0D0D0D" w:themeColor="text1" w:themeTint="F2"/>
          <w:sz w:val="32"/>
          <w:szCs w:val="32"/>
        </w:rPr>
        <w:t xml:space="preserve"> 1</w:t>
      </w:r>
    </w:p>
    <w:p w14:paraId="208C77AE" w14:textId="51F9F9ED" w:rsidR="00E61B8E" w:rsidRPr="009F7AC5" w:rsidRDefault="00E61B8E" w:rsidP="00E3153D">
      <w:pPr>
        <w:tabs>
          <w:tab w:val="left" w:pos="1418"/>
        </w:tabs>
        <w:spacing w:after="0" w:line="240" w:lineRule="auto"/>
        <w:rPr>
          <w:rFonts w:ascii="TH SarabunPSK" w:hAnsi="TH SarabunPSK" w:cs="TH SarabunPSK"/>
          <w:color w:val="0D0D0D" w:themeColor="text1" w:themeTint="F2"/>
          <w:sz w:val="32"/>
          <w:szCs w:val="32"/>
        </w:rPr>
      </w:pPr>
    </w:p>
    <w:p w14:paraId="425C060A" w14:textId="77777777" w:rsidR="0033127D" w:rsidRPr="009F7AC5" w:rsidRDefault="0033127D" w:rsidP="00E3153D">
      <w:pPr>
        <w:tabs>
          <w:tab w:val="left" w:pos="1418"/>
        </w:tabs>
        <w:spacing w:after="0" w:line="240" w:lineRule="auto"/>
        <w:rPr>
          <w:rFonts w:ascii="TH SarabunPSK" w:hAnsi="TH SarabunPSK" w:cs="TH SarabunPSK"/>
          <w:b/>
          <w:bCs/>
          <w:color w:val="0D0D0D" w:themeColor="text1" w:themeTint="F2"/>
          <w:sz w:val="32"/>
          <w:szCs w:val="32"/>
        </w:rPr>
      </w:pPr>
    </w:p>
    <w:p w14:paraId="12F838A0" w14:textId="77777777" w:rsidR="0033127D" w:rsidRPr="009F7AC5" w:rsidRDefault="0033127D" w:rsidP="00E3153D">
      <w:pPr>
        <w:tabs>
          <w:tab w:val="left" w:pos="1418"/>
        </w:tabs>
        <w:spacing w:after="0" w:line="240" w:lineRule="auto"/>
        <w:rPr>
          <w:rFonts w:ascii="TH SarabunPSK" w:hAnsi="TH SarabunPSK" w:cs="TH SarabunPSK"/>
          <w:b/>
          <w:bCs/>
          <w:color w:val="0D0D0D" w:themeColor="text1" w:themeTint="F2"/>
          <w:sz w:val="32"/>
          <w:szCs w:val="32"/>
        </w:rPr>
      </w:pPr>
    </w:p>
    <w:p w14:paraId="5AB67035" w14:textId="77777777" w:rsidR="0033127D" w:rsidRPr="009F7AC5" w:rsidRDefault="0033127D" w:rsidP="00E3153D">
      <w:pPr>
        <w:tabs>
          <w:tab w:val="left" w:pos="1418"/>
        </w:tabs>
        <w:spacing w:after="0" w:line="240" w:lineRule="auto"/>
        <w:rPr>
          <w:rFonts w:ascii="TH SarabunPSK" w:hAnsi="TH SarabunPSK" w:cs="TH SarabunPSK"/>
          <w:b/>
          <w:bCs/>
          <w:color w:val="0D0D0D" w:themeColor="text1" w:themeTint="F2"/>
          <w:sz w:val="32"/>
          <w:szCs w:val="32"/>
        </w:rPr>
      </w:pPr>
    </w:p>
    <w:p w14:paraId="0229B3D5" w14:textId="77777777" w:rsidR="0033127D" w:rsidRPr="009F7AC5" w:rsidRDefault="0033127D" w:rsidP="00E3153D">
      <w:pPr>
        <w:tabs>
          <w:tab w:val="left" w:pos="1418"/>
        </w:tabs>
        <w:spacing w:after="0" w:line="240" w:lineRule="auto"/>
        <w:rPr>
          <w:rFonts w:ascii="TH SarabunPSK" w:hAnsi="TH SarabunPSK" w:cs="TH SarabunPSK"/>
          <w:b/>
          <w:bCs/>
          <w:color w:val="0D0D0D" w:themeColor="text1" w:themeTint="F2"/>
          <w:sz w:val="32"/>
          <w:szCs w:val="32"/>
        </w:rPr>
      </w:pPr>
    </w:p>
    <w:p w14:paraId="24DADBCB" w14:textId="77777777" w:rsidR="0033127D" w:rsidRPr="009F7AC5" w:rsidRDefault="0033127D" w:rsidP="00E3153D">
      <w:pPr>
        <w:tabs>
          <w:tab w:val="left" w:pos="1418"/>
        </w:tabs>
        <w:spacing w:after="0" w:line="240" w:lineRule="auto"/>
        <w:rPr>
          <w:rFonts w:ascii="TH SarabunPSK" w:hAnsi="TH SarabunPSK" w:cs="TH SarabunPSK"/>
          <w:b/>
          <w:bCs/>
          <w:color w:val="0D0D0D" w:themeColor="text1" w:themeTint="F2"/>
          <w:sz w:val="32"/>
          <w:szCs w:val="32"/>
        </w:rPr>
      </w:pPr>
    </w:p>
    <w:p w14:paraId="4A823F7F" w14:textId="77777777" w:rsidR="0033127D" w:rsidRPr="009F7AC5" w:rsidRDefault="0033127D" w:rsidP="00E3153D">
      <w:pPr>
        <w:tabs>
          <w:tab w:val="left" w:pos="1418"/>
        </w:tabs>
        <w:spacing w:after="0" w:line="240" w:lineRule="auto"/>
        <w:rPr>
          <w:rFonts w:ascii="TH SarabunPSK" w:hAnsi="TH SarabunPSK" w:cs="TH SarabunPSK"/>
          <w:b/>
          <w:bCs/>
          <w:color w:val="0D0D0D" w:themeColor="text1" w:themeTint="F2"/>
          <w:sz w:val="32"/>
          <w:szCs w:val="32"/>
        </w:rPr>
      </w:pPr>
    </w:p>
    <w:p w14:paraId="5CB3E851" w14:textId="45BBFC62" w:rsidR="0033127D" w:rsidRPr="009F7AC5" w:rsidRDefault="002F4ADD" w:rsidP="00E3153D">
      <w:pPr>
        <w:tabs>
          <w:tab w:val="left" w:pos="1418"/>
        </w:tabs>
        <w:spacing w:after="0" w:line="240" w:lineRule="auto"/>
        <w:rPr>
          <w:rFonts w:ascii="TH SarabunPSK" w:hAnsi="TH SarabunPSK" w:cs="TH SarabunPSK"/>
          <w:b/>
          <w:bCs/>
          <w:color w:val="0D0D0D" w:themeColor="text1" w:themeTint="F2"/>
          <w:sz w:val="32"/>
          <w:szCs w:val="32"/>
        </w:rPr>
      </w:pPr>
      <w:r>
        <w:rPr>
          <w:noProof/>
        </w:rPr>
        <w:lastRenderedPageBreak/>
        <mc:AlternateContent>
          <mc:Choice Requires="wps">
            <w:drawing>
              <wp:anchor distT="0" distB="0" distL="114300" distR="114300" simplePos="0" relativeHeight="251717671" behindDoc="0" locked="0" layoutInCell="1" allowOverlap="1" wp14:anchorId="57CE0D92" wp14:editId="00DBF136">
                <wp:simplePos x="0" y="0"/>
                <wp:positionH relativeFrom="column">
                  <wp:posOffset>-10795</wp:posOffset>
                </wp:positionH>
                <wp:positionV relativeFrom="paragraph">
                  <wp:posOffset>6172200</wp:posOffset>
                </wp:positionV>
                <wp:extent cx="5676900" cy="635"/>
                <wp:effectExtent l="0" t="0" r="0" b="0"/>
                <wp:wrapSquare wrapText="bothSides"/>
                <wp:docPr id="900707864" name="Text Box 1"/>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wps:spPr>
                      <wps:txbx>
                        <w:txbxContent>
                          <w:p w14:paraId="0440D1C4" w14:textId="2E4FE580" w:rsidR="002F4ADD" w:rsidRPr="00C24159" w:rsidRDefault="002F4ADD" w:rsidP="00C24159">
                            <w:pPr>
                              <w:pStyle w:val="af3"/>
                              <w:jc w:val="center"/>
                              <w:rPr>
                                <w:rFonts w:ascii="TH Sarabun New" w:hAnsi="TH Sarabun New" w:cs="TH Sarabun New"/>
                                <w:b/>
                                <w:bCs/>
                                <w:i w:val="0"/>
                                <w:iCs w:val="0"/>
                                <w:noProof/>
                                <w:color w:val="auto"/>
                                <w:sz w:val="32"/>
                                <w:szCs w:val="32"/>
                              </w:rPr>
                            </w:pPr>
                            <w:bookmarkStart w:id="125" w:name="_Toc225441898"/>
                            <w:bookmarkStart w:id="126" w:name="_Toc225442413"/>
                            <w:bookmarkStart w:id="127" w:name="_Toc239772331"/>
                            <w:r w:rsidRPr="00C24159">
                              <w:rPr>
                                <w:rFonts w:ascii="TH Sarabun New" w:hAnsi="TH Sarabun New" w:cs="TH Sarabun New"/>
                                <w:b/>
                                <w:bCs/>
                                <w:i w:val="0"/>
                                <w:iCs w:val="0"/>
                                <w:color w:val="auto"/>
                                <w:sz w:val="32"/>
                                <w:szCs w:val="32"/>
                                <w:cs/>
                              </w:rPr>
                              <w:t xml:space="preserve">ภาพประกอบที่ </w:t>
                            </w:r>
                            <w:r w:rsidRPr="00C24159">
                              <w:rPr>
                                <w:rFonts w:ascii="TH Sarabun New" w:hAnsi="TH Sarabun New" w:cs="TH Sarabun New"/>
                                <w:b/>
                                <w:bCs/>
                                <w:i w:val="0"/>
                                <w:iCs w:val="0"/>
                                <w:color w:val="auto"/>
                                <w:sz w:val="32"/>
                                <w:szCs w:val="32"/>
                              </w:rPr>
                              <w:t>3.</w:t>
                            </w:r>
                            <w:r w:rsidRPr="00C24159">
                              <w:rPr>
                                <w:rFonts w:ascii="TH Sarabun New" w:hAnsi="TH Sarabun New" w:cs="TH Sarabun New"/>
                                <w:b/>
                                <w:bCs/>
                                <w:i w:val="0"/>
                                <w:iCs w:val="0"/>
                                <w:color w:val="auto"/>
                                <w:sz w:val="32"/>
                                <w:szCs w:val="32"/>
                              </w:rPr>
                              <w:fldChar w:fldCharType="begin"/>
                            </w:r>
                            <w:r w:rsidRPr="00C24159">
                              <w:rPr>
                                <w:rFonts w:ascii="TH Sarabun New" w:hAnsi="TH Sarabun New" w:cs="TH Sarabun New"/>
                                <w:b/>
                                <w:bCs/>
                                <w:i w:val="0"/>
                                <w:iCs w:val="0"/>
                                <w:color w:val="auto"/>
                                <w:sz w:val="32"/>
                                <w:szCs w:val="32"/>
                              </w:rPr>
                              <w:instrText xml:space="preserve"> SEQ </w:instrText>
                            </w:r>
                            <w:r w:rsidRPr="00C24159">
                              <w:rPr>
                                <w:rFonts w:ascii="TH Sarabun New" w:hAnsi="TH Sarabun New" w:cs="TH Sarabun New"/>
                                <w:b/>
                                <w:bCs/>
                                <w:i w:val="0"/>
                                <w:iCs w:val="0"/>
                                <w:color w:val="auto"/>
                                <w:sz w:val="32"/>
                                <w:szCs w:val="32"/>
                                <w:cs/>
                              </w:rPr>
                              <w:instrText>ภาพประกอบที่</w:instrText>
                            </w:r>
                            <w:r w:rsidRPr="00C24159">
                              <w:rPr>
                                <w:rFonts w:ascii="TH Sarabun New" w:hAnsi="TH Sarabun New" w:cs="TH Sarabun New"/>
                                <w:b/>
                                <w:bCs/>
                                <w:i w:val="0"/>
                                <w:iCs w:val="0"/>
                                <w:color w:val="auto"/>
                                <w:sz w:val="32"/>
                                <w:szCs w:val="32"/>
                              </w:rPr>
                              <w:instrText xml:space="preserve">_3. \* ARABIC </w:instrText>
                            </w:r>
                            <w:r w:rsidRPr="00C24159">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9</w:t>
                            </w:r>
                            <w:r w:rsidRPr="00C24159">
                              <w:rPr>
                                <w:rFonts w:ascii="TH Sarabun New" w:hAnsi="TH Sarabun New" w:cs="TH Sarabun New"/>
                                <w:b/>
                                <w:bCs/>
                                <w:i w:val="0"/>
                                <w:iCs w:val="0"/>
                                <w:color w:val="auto"/>
                                <w:sz w:val="32"/>
                                <w:szCs w:val="32"/>
                              </w:rPr>
                              <w:fldChar w:fldCharType="end"/>
                            </w:r>
                            <w:r w:rsidR="00C24159" w:rsidRPr="00C24159">
                              <w:rPr>
                                <w:rFonts w:ascii="TH Sarabun New" w:hAnsi="TH Sarabun New" w:cs="TH Sarabun New"/>
                                <w:i w:val="0"/>
                                <w:iCs w:val="0"/>
                                <w:color w:val="auto"/>
                                <w:sz w:val="32"/>
                                <w:szCs w:val="32"/>
                              </w:rPr>
                              <w:t xml:space="preserve"> </w:t>
                            </w:r>
                            <w:r w:rsidR="00C24159" w:rsidRPr="00C24159">
                              <w:rPr>
                                <w:rFonts w:ascii="TH Sarabun New" w:hAnsi="TH Sarabun New" w:cs="TH Sarabun New"/>
                                <w:i w:val="0"/>
                                <w:iCs w:val="0"/>
                                <w:color w:val="auto"/>
                                <w:sz w:val="32"/>
                                <w:szCs w:val="32"/>
                                <w:cs/>
                              </w:rPr>
                              <w:t xml:space="preserve">แผนภาพการไหลของข้อมูลระดับ </w:t>
                            </w:r>
                            <w:r w:rsidR="00C24159" w:rsidRPr="00C24159">
                              <w:rPr>
                                <w:rFonts w:ascii="TH Sarabun New" w:hAnsi="TH Sarabun New" w:cs="TH Sarabun New"/>
                                <w:i w:val="0"/>
                                <w:iCs w:val="0"/>
                                <w:color w:val="auto"/>
                                <w:sz w:val="32"/>
                                <w:szCs w:val="32"/>
                              </w:rPr>
                              <w:t>1</w:t>
                            </w:r>
                            <w:bookmarkEnd w:id="125"/>
                            <w:bookmarkEnd w:id="126"/>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CE0D92" id="_x0000_s1042" type="#_x0000_t202" style="position:absolute;margin-left:-.85pt;margin-top:486pt;width:447pt;height:.05pt;z-index:2517176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" stroked="f">
                <v:textbox style="mso-fit-shape-to-text:t" inset="0,0,0,0">
                  <w:txbxContent>
                    <w:p w14:paraId="0440D1C4" w14:textId="2E4FE580" w:rsidR="002F4ADD" w:rsidRPr="00C24159" w:rsidRDefault="002F4ADD" w:rsidP="00C24159">
                      <w:pPr>
                        <w:pStyle w:val="af3"/>
                        <w:jc w:val="center"/>
                        <w:rPr>
                          <w:rFonts w:ascii="TH Sarabun New" w:hAnsi="TH Sarabun New" w:cs="TH Sarabun New"/>
                          <w:b/>
                          <w:bCs/>
                          <w:i w:val="0"/>
                          <w:iCs w:val="0"/>
                          <w:noProof/>
                          <w:color w:val="auto"/>
                          <w:sz w:val="32"/>
                          <w:szCs w:val="32"/>
                        </w:rPr>
                      </w:pPr>
                      <w:bookmarkStart w:id="176" w:name="_Toc225441898"/>
                      <w:bookmarkStart w:id="177" w:name="_Toc225442413"/>
                      <w:bookmarkStart w:id="178" w:name="_Toc239772331"/>
                      <w:r w:rsidRPr="00C24159">
                        <w:rPr>
                          <w:rFonts w:ascii="TH Sarabun New" w:hAnsi="TH Sarabun New" w:cs="TH Sarabun New"/>
                          <w:b/>
                          <w:bCs/>
                          <w:i w:val="0"/>
                          <w:iCs w:val="0"/>
                          <w:color w:val="auto"/>
                          <w:sz w:val="32"/>
                          <w:szCs w:val="32"/>
                          <w:cs/>
                        </w:rPr>
                        <w:t xml:space="preserve">ภาพประกอบที่ </w:t>
                      </w:r>
                      <w:r w:rsidRPr="00C24159">
                        <w:rPr>
                          <w:rFonts w:ascii="TH Sarabun New" w:hAnsi="TH Sarabun New" w:cs="TH Sarabun New"/>
                          <w:b/>
                          <w:bCs/>
                          <w:i w:val="0"/>
                          <w:iCs w:val="0"/>
                          <w:color w:val="auto"/>
                          <w:sz w:val="32"/>
                          <w:szCs w:val="32"/>
                        </w:rPr>
                        <w:t>3.</w:t>
                      </w:r>
                      <w:r w:rsidRPr="00C24159">
                        <w:rPr>
                          <w:rFonts w:ascii="TH Sarabun New" w:hAnsi="TH Sarabun New" w:cs="TH Sarabun New"/>
                          <w:b/>
                          <w:bCs/>
                          <w:i w:val="0"/>
                          <w:iCs w:val="0"/>
                          <w:color w:val="auto"/>
                          <w:sz w:val="32"/>
                          <w:szCs w:val="32"/>
                        </w:rPr>
                        <w:fldChar w:fldCharType="begin"/>
                      </w:r>
                      <w:r w:rsidRPr="00C24159">
                        <w:rPr>
                          <w:rFonts w:ascii="TH Sarabun New" w:hAnsi="TH Sarabun New" w:cs="TH Sarabun New"/>
                          <w:b/>
                          <w:bCs/>
                          <w:i w:val="0"/>
                          <w:iCs w:val="0"/>
                          <w:color w:val="auto"/>
                          <w:sz w:val="32"/>
                          <w:szCs w:val="32"/>
                        </w:rPr>
                        <w:instrText xml:space="preserve"> SEQ </w:instrText>
                      </w:r>
                      <w:r w:rsidRPr="00C24159">
                        <w:rPr>
                          <w:rFonts w:ascii="TH Sarabun New" w:hAnsi="TH Sarabun New" w:cs="TH Sarabun New"/>
                          <w:b/>
                          <w:bCs/>
                          <w:i w:val="0"/>
                          <w:iCs w:val="0"/>
                          <w:color w:val="auto"/>
                          <w:sz w:val="32"/>
                          <w:szCs w:val="32"/>
                          <w:cs/>
                        </w:rPr>
                        <w:instrText>ภาพประกอบที่</w:instrText>
                      </w:r>
                      <w:r w:rsidRPr="00C24159">
                        <w:rPr>
                          <w:rFonts w:ascii="TH Sarabun New" w:hAnsi="TH Sarabun New" w:cs="TH Sarabun New"/>
                          <w:b/>
                          <w:bCs/>
                          <w:i w:val="0"/>
                          <w:iCs w:val="0"/>
                          <w:color w:val="auto"/>
                          <w:sz w:val="32"/>
                          <w:szCs w:val="32"/>
                        </w:rPr>
                        <w:instrText xml:space="preserve">_3. \* ARABIC </w:instrText>
                      </w:r>
                      <w:r w:rsidRPr="00C24159">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9</w:t>
                      </w:r>
                      <w:r w:rsidRPr="00C24159">
                        <w:rPr>
                          <w:rFonts w:ascii="TH Sarabun New" w:hAnsi="TH Sarabun New" w:cs="TH Sarabun New"/>
                          <w:b/>
                          <w:bCs/>
                          <w:i w:val="0"/>
                          <w:iCs w:val="0"/>
                          <w:color w:val="auto"/>
                          <w:sz w:val="32"/>
                          <w:szCs w:val="32"/>
                        </w:rPr>
                        <w:fldChar w:fldCharType="end"/>
                      </w:r>
                      <w:r w:rsidR="00C24159" w:rsidRPr="00C24159">
                        <w:rPr>
                          <w:rFonts w:ascii="TH Sarabun New" w:hAnsi="TH Sarabun New" w:cs="TH Sarabun New"/>
                          <w:i w:val="0"/>
                          <w:iCs w:val="0"/>
                          <w:color w:val="auto"/>
                          <w:sz w:val="32"/>
                          <w:szCs w:val="32"/>
                        </w:rPr>
                        <w:t xml:space="preserve"> </w:t>
                      </w:r>
                      <w:r w:rsidR="00C24159" w:rsidRPr="00C24159">
                        <w:rPr>
                          <w:rFonts w:ascii="TH Sarabun New" w:hAnsi="TH Sarabun New" w:cs="TH Sarabun New"/>
                          <w:i w:val="0"/>
                          <w:iCs w:val="0"/>
                          <w:color w:val="auto"/>
                          <w:sz w:val="32"/>
                          <w:szCs w:val="32"/>
                          <w:cs/>
                        </w:rPr>
                        <w:t xml:space="preserve">แผนภาพการไหลของข้อมูลระดับ </w:t>
                      </w:r>
                      <w:r w:rsidR="00C24159" w:rsidRPr="00C24159">
                        <w:rPr>
                          <w:rFonts w:ascii="TH Sarabun New" w:hAnsi="TH Sarabun New" w:cs="TH Sarabun New"/>
                          <w:i w:val="0"/>
                          <w:iCs w:val="0"/>
                          <w:color w:val="auto"/>
                          <w:sz w:val="32"/>
                          <w:szCs w:val="32"/>
                        </w:rPr>
                        <w:t>1</w:t>
                      </w:r>
                      <w:bookmarkEnd w:id="176"/>
                      <w:bookmarkEnd w:id="177"/>
                      <w:bookmarkEnd w:id="178"/>
                    </w:p>
                  </w:txbxContent>
                </v:textbox>
                <w10:wrap type="square"/>
              </v:shape>
            </w:pict>
          </mc:Fallback>
        </mc:AlternateContent>
      </w:r>
      <w:r w:rsidR="0033127D" w:rsidRPr="009F7AC5">
        <w:rPr>
          <w:rFonts w:ascii="TH SarabunPSK" w:hAnsi="TH SarabunPSK" w:cs="TH SarabunPSK"/>
          <w:b/>
          <w:bCs/>
          <w:noProof/>
          <w:color w:val="0D0D0D" w:themeColor="text1" w:themeTint="F2"/>
          <w:sz w:val="32"/>
          <w:szCs w:val="32"/>
        </w:rPr>
        <w:drawing>
          <wp:anchor distT="0" distB="0" distL="114300" distR="114300" simplePos="0" relativeHeight="251681831" behindDoc="0" locked="0" layoutInCell="1" allowOverlap="1" wp14:anchorId="1B98941D" wp14:editId="11CC0DE4">
            <wp:simplePos x="0" y="0"/>
            <wp:positionH relativeFrom="margin">
              <wp:posOffset>-10795</wp:posOffset>
            </wp:positionH>
            <wp:positionV relativeFrom="margin">
              <wp:align>top</wp:align>
            </wp:positionV>
            <wp:extent cx="5676900" cy="6115050"/>
            <wp:effectExtent l="0" t="0" r="0" b="0"/>
            <wp:wrapSquare wrapText="bothSides"/>
            <wp:docPr id="14"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76900" cy="6115050"/>
                    </a:xfrm>
                    <a:prstGeom prst="rect">
                      <a:avLst/>
                    </a:prstGeom>
                    <a:noFill/>
                    <a:ln>
                      <a:noFill/>
                    </a:ln>
                  </pic:spPr>
                </pic:pic>
              </a:graphicData>
            </a:graphic>
          </wp:anchor>
        </w:drawing>
      </w:r>
    </w:p>
    <w:p w14:paraId="5D955B1E" w14:textId="65645A37" w:rsidR="0033127D" w:rsidRPr="009F7AC5" w:rsidRDefault="0033127D" w:rsidP="00E3153D">
      <w:pPr>
        <w:tabs>
          <w:tab w:val="left" w:pos="1418"/>
        </w:tabs>
        <w:spacing w:after="0" w:line="240" w:lineRule="auto"/>
        <w:rPr>
          <w:rFonts w:ascii="TH SarabunPSK" w:hAnsi="TH SarabunPSK" w:cs="TH SarabunPSK"/>
          <w:b/>
          <w:bCs/>
          <w:color w:val="0D0D0D" w:themeColor="text1" w:themeTint="F2"/>
          <w:sz w:val="32"/>
          <w:szCs w:val="32"/>
        </w:rPr>
      </w:pPr>
    </w:p>
    <w:p w14:paraId="276C8A29" w14:textId="5A3C6C8E" w:rsidR="0033127D" w:rsidRPr="009F7AC5" w:rsidRDefault="0033127D" w:rsidP="00E3153D">
      <w:pPr>
        <w:tabs>
          <w:tab w:val="left" w:pos="1418"/>
        </w:tabs>
        <w:spacing w:after="0" w:line="240" w:lineRule="auto"/>
        <w:rPr>
          <w:rFonts w:ascii="TH SarabunPSK" w:hAnsi="TH SarabunPSK" w:cs="TH SarabunPSK"/>
          <w:b/>
          <w:bCs/>
          <w:color w:val="0D0D0D" w:themeColor="text1" w:themeTint="F2"/>
          <w:sz w:val="32"/>
          <w:szCs w:val="32"/>
        </w:rPr>
      </w:pPr>
    </w:p>
    <w:p w14:paraId="4D177267" w14:textId="77777777" w:rsidR="0033127D" w:rsidRPr="009F7AC5" w:rsidRDefault="0033127D" w:rsidP="00E3153D">
      <w:pPr>
        <w:tabs>
          <w:tab w:val="left" w:pos="1418"/>
        </w:tabs>
        <w:spacing w:after="0" w:line="240" w:lineRule="auto"/>
        <w:rPr>
          <w:rFonts w:ascii="TH SarabunPSK" w:hAnsi="TH SarabunPSK" w:cs="TH SarabunPSK"/>
          <w:b/>
          <w:bCs/>
          <w:color w:val="0D0D0D" w:themeColor="text1" w:themeTint="F2"/>
          <w:sz w:val="32"/>
          <w:szCs w:val="32"/>
        </w:rPr>
      </w:pPr>
    </w:p>
    <w:p w14:paraId="0B8C3F3D" w14:textId="21DF8F77" w:rsidR="0033127D" w:rsidRPr="009F7AC5" w:rsidRDefault="0033127D" w:rsidP="00E3153D">
      <w:pPr>
        <w:tabs>
          <w:tab w:val="left" w:pos="1418"/>
        </w:tabs>
        <w:spacing w:after="0" w:line="240" w:lineRule="auto"/>
        <w:rPr>
          <w:rFonts w:ascii="TH SarabunPSK" w:hAnsi="TH SarabunPSK" w:cs="TH SarabunPSK"/>
          <w:b/>
          <w:bCs/>
          <w:color w:val="0D0D0D" w:themeColor="text1" w:themeTint="F2"/>
          <w:sz w:val="32"/>
          <w:szCs w:val="32"/>
        </w:rPr>
      </w:pPr>
    </w:p>
    <w:p w14:paraId="4D6807D5" w14:textId="357BB8D4" w:rsidR="0033127D" w:rsidRPr="009F7AC5" w:rsidRDefault="0033127D" w:rsidP="00E3153D">
      <w:pPr>
        <w:tabs>
          <w:tab w:val="left" w:pos="1418"/>
        </w:tabs>
        <w:spacing w:after="0" w:line="240" w:lineRule="auto"/>
        <w:rPr>
          <w:rFonts w:ascii="TH SarabunPSK" w:hAnsi="TH SarabunPSK" w:cs="TH SarabunPSK"/>
          <w:b/>
          <w:bCs/>
          <w:color w:val="0D0D0D" w:themeColor="text1" w:themeTint="F2"/>
          <w:sz w:val="32"/>
          <w:szCs w:val="32"/>
        </w:rPr>
      </w:pPr>
    </w:p>
    <w:p w14:paraId="6F2126FA" w14:textId="77777777" w:rsidR="0033127D" w:rsidRPr="009F7AC5" w:rsidRDefault="0033127D" w:rsidP="00E3153D">
      <w:pPr>
        <w:tabs>
          <w:tab w:val="left" w:pos="1418"/>
        </w:tabs>
        <w:spacing w:after="0" w:line="240" w:lineRule="auto"/>
        <w:rPr>
          <w:rFonts w:ascii="TH SarabunPSK" w:hAnsi="TH SarabunPSK" w:cs="TH SarabunPSK"/>
          <w:b/>
          <w:bCs/>
          <w:color w:val="0D0D0D" w:themeColor="text1" w:themeTint="F2"/>
          <w:sz w:val="32"/>
          <w:szCs w:val="32"/>
        </w:rPr>
      </w:pPr>
    </w:p>
    <w:p w14:paraId="35BA487B" w14:textId="77777777" w:rsidR="004B25F1" w:rsidRPr="009F7AC5" w:rsidRDefault="004B25F1" w:rsidP="00E3153D">
      <w:pPr>
        <w:tabs>
          <w:tab w:val="left" w:pos="1418"/>
        </w:tabs>
        <w:spacing w:after="0" w:line="240" w:lineRule="auto"/>
        <w:rPr>
          <w:rFonts w:ascii="TH SarabunPSK" w:hAnsi="TH SarabunPSK" w:cs="TH SarabunPSK"/>
          <w:b/>
          <w:bCs/>
          <w:color w:val="0D0D0D" w:themeColor="text1" w:themeTint="F2"/>
          <w:sz w:val="32"/>
          <w:szCs w:val="32"/>
        </w:rPr>
      </w:pPr>
    </w:p>
    <w:p w14:paraId="7CD67884" w14:textId="2A72E4D7" w:rsidR="00711658" w:rsidRPr="009F7AC5" w:rsidRDefault="00042CA2" w:rsidP="00E3153D">
      <w:pPr>
        <w:tabs>
          <w:tab w:val="left" w:pos="1418"/>
        </w:tabs>
        <w:spacing w:after="0" w:line="240" w:lineRule="auto"/>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rPr>
        <w:lastRenderedPageBreak/>
        <w:t xml:space="preserve">3.2.1.3 </w:t>
      </w:r>
      <w:r w:rsidRPr="009F7AC5">
        <w:rPr>
          <w:rFonts w:ascii="TH SarabunPSK" w:hAnsi="TH SarabunPSK" w:cs="TH SarabunPSK" w:hint="cs"/>
          <w:b/>
          <w:bCs/>
          <w:color w:val="0D0D0D" w:themeColor="text1" w:themeTint="F2"/>
          <w:sz w:val="32"/>
          <w:szCs w:val="32"/>
          <w:cs/>
        </w:rPr>
        <w:t>แผนภาพการไหลของข้อมูลระดับ</w:t>
      </w:r>
      <w:r w:rsidRPr="009F7AC5">
        <w:rPr>
          <w:rFonts w:ascii="TH SarabunPSK" w:hAnsi="TH SarabunPSK" w:cs="TH SarabunPSK" w:hint="cs"/>
          <w:b/>
          <w:bCs/>
          <w:color w:val="0D0D0D" w:themeColor="text1" w:themeTint="F2"/>
          <w:sz w:val="32"/>
          <w:szCs w:val="32"/>
        </w:rPr>
        <w:t xml:space="preserve"> 2</w:t>
      </w:r>
      <w:bookmarkEnd w:id="119"/>
    </w:p>
    <w:p w14:paraId="048DAF64" w14:textId="56FC18FF" w:rsidR="008F5530" w:rsidRPr="009F7AC5" w:rsidRDefault="004B25F1" w:rsidP="00E3153D">
      <w:pPr>
        <w:tabs>
          <w:tab w:val="left" w:pos="1418"/>
        </w:tabs>
        <w:spacing w:after="0" w:line="240" w:lineRule="auto"/>
        <w:rPr>
          <w:rFonts w:ascii="TH SarabunPSK" w:hAnsi="TH SarabunPSK" w:cs="TH SarabunPSK"/>
          <w:color w:val="0D0D0D" w:themeColor="text1" w:themeTint="F2"/>
          <w:sz w:val="32"/>
          <w:szCs w:val="32"/>
        </w:rPr>
      </w:pPr>
      <w:r w:rsidRPr="009F7AC5">
        <w:rPr>
          <w:noProof/>
          <w:color w:val="0D0D0D" w:themeColor="text1" w:themeTint="F2"/>
          <w:cs/>
        </w:rPr>
        <w:drawing>
          <wp:anchor distT="0" distB="0" distL="114300" distR="114300" simplePos="0" relativeHeight="251682855" behindDoc="0" locked="0" layoutInCell="1" allowOverlap="1" wp14:anchorId="16D404DD" wp14:editId="16A3902F">
            <wp:simplePos x="0" y="0"/>
            <wp:positionH relativeFrom="margin">
              <wp:align>right</wp:align>
            </wp:positionH>
            <wp:positionV relativeFrom="margin">
              <wp:posOffset>4543425</wp:posOffset>
            </wp:positionV>
            <wp:extent cx="5724525" cy="3676650"/>
            <wp:effectExtent l="0" t="0" r="9525" b="0"/>
            <wp:wrapSquare wrapText="bothSides"/>
            <wp:docPr id="15"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24525" cy="3676650"/>
                    </a:xfrm>
                    <a:prstGeom prst="rect">
                      <a:avLst/>
                    </a:prstGeom>
                    <a:noFill/>
                    <a:ln>
                      <a:noFill/>
                    </a:ln>
                  </pic:spPr>
                </pic:pic>
              </a:graphicData>
            </a:graphic>
          </wp:anchor>
        </w:drawing>
      </w:r>
      <w:r w:rsidR="004B3441">
        <w:rPr>
          <w:noProof/>
        </w:rPr>
        <mc:AlternateContent>
          <mc:Choice Requires="wps">
            <w:drawing>
              <wp:anchor distT="0" distB="0" distL="114300" distR="114300" simplePos="0" relativeHeight="251719719" behindDoc="0" locked="0" layoutInCell="1" allowOverlap="1" wp14:anchorId="11D464BF" wp14:editId="1E7191BC">
                <wp:simplePos x="0" y="0"/>
                <wp:positionH relativeFrom="column">
                  <wp:posOffset>-247650</wp:posOffset>
                </wp:positionH>
                <wp:positionV relativeFrom="paragraph">
                  <wp:posOffset>3686810</wp:posOffset>
                </wp:positionV>
                <wp:extent cx="5894070" cy="635"/>
                <wp:effectExtent l="0" t="0" r="0" b="0"/>
                <wp:wrapTopAndBottom/>
                <wp:docPr id="1083168282" name="Text Box 1"/>
                <wp:cNvGraphicFramePr/>
                <a:graphic xmlns:a="http://schemas.openxmlformats.org/drawingml/2006/main">
                  <a:graphicData uri="http://schemas.microsoft.com/office/word/2010/wordprocessingShape">
                    <wps:wsp>
                      <wps:cNvSpPr txBox="1"/>
                      <wps:spPr>
                        <a:xfrm>
                          <a:off x="0" y="0"/>
                          <a:ext cx="5894070" cy="635"/>
                        </a:xfrm>
                        <a:prstGeom prst="rect">
                          <a:avLst/>
                        </a:prstGeom>
                        <a:solidFill>
                          <a:prstClr val="white"/>
                        </a:solidFill>
                        <a:ln>
                          <a:noFill/>
                        </a:ln>
                      </wps:spPr>
                      <wps:txbx>
                        <w:txbxContent>
                          <w:p w14:paraId="00F8CE1B" w14:textId="0419BBB5" w:rsidR="004B3441" w:rsidRPr="004B3441" w:rsidRDefault="004B3441" w:rsidP="004B3441">
                            <w:pPr>
                              <w:pStyle w:val="af3"/>
                              <w:jc w:val="center"/>
                              <w:rPr>
                                <w:rFonts w:ascii="TH Sarabun New" w:hAnsi="TH Sarabun New" w:cs="TH Sarabun New"/>
                                <w:i w:val="0"/>
                                <w:iCs w:val="0"/>
                                <w:noProof/>
                                <w:color w:val="auto"/>
                                <w:sz w:val="32"/>
                                <w:szCs w:val="32"/>
                              </w:rPr>
                            </w:pPr>
                            <w:bookmarkStart w:id="128" w:name="_Toc225441899"/>
                            <w:bookmarkStart w:id="129" w:name="_Toc225442414"/>
                            <w:bookmarkStart w:id="130" w:name="_Toc239772332"/>
                            <w:r w:rsidRPr="004B3441">
                              <w:rPr>
                                <w:rFonts w:ascii="TH Sarabun New" w:hAnsi="TH Sarabun New" w:cs="TH Sarabun New"/>
                                <w:b/>
                                <w:bCs/>
                                <w:i w:val="0"/>
                                <w:iCs w:val="0"/>
                                <w:color w:val="auto"/>
                                <w:sz w:val="32"/>
                                <w:szCs w:val="32"/>
                                <w:cs/>
                              </w:rPr>
                              <w:t xml:space="preserve">ภาพประกอบที่ </w:t>
                            </w:r>
                            <w:r w:rsidRPr="004B3441">
                              <w:rPr>
                                <w:rFonts w:ascii="TH Sarabun New" w:hAnsi="TH Sarabun New" w:cs="TH Sarabun New"/>
                                <w:b/>
                                <w:bCs/>
                                <w:i w:val="0"/>
                                <w:iCs w:val="0"/>
                                <w:color w:val="auto"/>
                                <w:sz w:val="32"/>
                                <w:szCs w:val="32"/>
                              </w:rPr>
                              <w:t>3.</w:t>
                            </w:r>
                            <w:r w:rsidRPr="004B3441">
                              <w:rPr>
                                <w:rFonts w:ascii="TH Sarabun New" w:hAnsi="TH Sarabun New" w:cs="TH Sarabun New"/>
                                <w:b/>
                                <w:bCs/>
                                <w:i w:val="0"/>
                                <w:iCs w:val="0"/>
                                <w:noProof/>
                                <w:color w:val="auto"/>
                                <w:sz w:val="32"/>
                                <w:szCs w:val="32"/>
                              </w:rPr>
                              <w:fldChar w:fldCharType="begin"/>
                            </w:r>
                            <w:r w:rsidRPr="004B3441">
                              <w:rPr>
                                <w:rFonts w:ascii="TH Sarabun New" w:hAnsi="TH Sarabun New" w:cs="TH Sarabun New"/>
                                <w:b/>
                                <w:bCs/>
                                <w:i w:val="0"/>
                                <w:iCs w:val="0"/>
                                <w:noProof/>
                                <w:color w:val="auto"/>
                                <w:sz w:val="32"/>
                                <w:szCs w:val="32"/>
                              </w:rPr>
                              <w:instrText xml:space="preserve"> SEQ </w:instrText>
                            </w:r>
                            <w:r w:rsidRPr="004B3441">
                              <w:rPr>
                                <w:rFonts w:ascii="TH Sarabun New" w:hAnsi="TH Sarabun New" w:cs="TH Sarabun New"/>
                                <w:b/>
                                <w:bCs/>
                                <w:i w:val="0"/>
                                <w:iCs w:val="0"/>
                                <w:noProof/>
                                <w:color w:val="auto"/>
                                <w:sz w:val="32"/>
                                <w:szCs w:val="32"/>
                                <w:cs/>
                              </w:rPr>
                              <w:instrText>ภาพประกอบที่</w:instrText>
                            </w:r>
                            <w:r w:rsidRPr="004B3441">
                              <w:rPr>
                                <w:rFonts w:ascii="TH Sarabun New" w:hAnsi="TH Sarabun New" w:cs="TH Sarabun New"/>
                                <w:b/>
                                <w:bCs/>
                                <w:i w:val="0"/>
                                <w:iCs w:val="0"/>
                                <w:noProof/>
                                <w:color w:val="auto"/>
                                <w:sz w:val="32"/>
                                <w:szCs w:val="32"/>
                              </w:rPr>
                              <w:instrText xml:space="preserve">_3. \* ARABIC </w:instrText>
                            </w:r>
                            <w:r w:rsidRPr="004B3441">
                              <w:rPr>
                                <w:rFonts w:ascii="TH Sarabun New" w:hAnsi="TH Sarabun New" w:cs="TH Sarabun New"/>
                                <w:b/>
                                <w:bCs/>
                                <w:i w:val="0"/>
                                <w:iCs w:val="0"/>
                                <w:noProof/>
                                <w:color w:val="auto"/>
                                <w:sz w:val="32"/>
                                <w:szCs w:val="32"/>
                              </w:rPr>
                              <w:fldChar w:fldCharType="separate"/>
                            </w:r>
                            <w:r w:rsidR="00745CD2">
                              <w:rPr>
                                <w:rFonts w:ascii="TH Sarabun New" w:hAnsi="TH Sarabun New" w:cs="TH Sarabun New"/>
                                <w:b/>
                                <w:bCs/>
                                <w:i w:val="0"/>
                                <w:iCs w:val="0"/>
                                <w:noProof/>
                                <w:color w:val="auto"/>
                                <w:sz w:val="32"/>
                                <w:szCs w:val="32"/>
                              </w:rPr>
                              <w:t>10</w:t>
                            </w:r>
                            <w:r w:rsidRPr="004B3441">
                              <w:rPr>
                                <w:rFonts w:ascii="TH Sarabun New" w:hAnsi="TH Sarabun New" w:cs="TH Sarabun New"/>
                                <w:b/>
                                <w:bCs/>
                                <w:i w:val="0"/>
                                <w:iCs w:val="0"/>
                                <w:noProof/>
                                <w:color w:val="auto"/>
                                <w:sz w:val="32"/>
                                <w:szCs w:val="32"/>
                              </w:rPr>
                              <w:fldChar w:fldCharType="end"/>
                            </w:r>
                            <w:r w:rsidRPr="004B3441">
                              <w:rPr>
                                <w:rFonts w:ascii="TH Sarabun New" w:hAnsi="TH Sarabun New" w:cs="TH Sarabun New"/>
                                <w:i w:val="0"/>
                                <w:iCs w:val="0"/>
                                <w:noProof/>
                                <w:color w:val="auto"/>
                                <w:sz w:val="32"/>
                                <w:szCs w:val="32"/>
                              </w:rPr>
                              <w:t xml:space="preserve"> Data Flow Diagram Level 2 Process 1 </w:t>
                            </w:r>
                            <w:r w:rsidRPr="004B3441">
                              <w:rPr>
                                <w:rFonts w:ascii="TH Sarabun New" w:hAnsi="TH Sarabun New" w:cs="TH Sarabun New"/>
                                <w:i w:val="0"/>
                                <w:iCs w:val="0"/>
                                <w:noProof/>
                                <w:color w:val="auto"/>
                                <w:sz w:val="32"/>
                                <w:szCs w:val="32"/>
                                <w:cs/>
                              </w:rPr>
                              <w:t>จัดการบัญชี</w:t>
                            </w:r>
                            <w:bookmarkEnd w:id="128"/>
                            <w:bookmarkEnd w:id="129"/>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D464BF" id="_x0000_s1043" type="#_x0000_t202" style="position:absolute;margin-left:-19.5pt;margin-top:290.3pt;width:464.1pt;height:.05pt;z-index:2517197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" stroked="f">
                <v:textbox style="mso-fit-shape-to-text:t" inset="0,0,0,0">
                  <w:txbxContent>
                    <w:p w14:paraId="00F8CE1B" w14:textId="0419BBB5" w:rsidR="004B3441" w:rsidRPr="004B3441" w:rsidRDefault="004B3441" w:rsidP="004B3441">
                      <w:pPr>
                        <w:pStyle w:val="af3"/>
                        <w:jc w:val="center"/>
                        <w:rPr>
                          <w:rFonts w:ascii="TH Sarabun New" w:hAnsi="TH Sarabun New" w:cs="TH Sarabun New"/>
                          <w:i w:val="0"/>
                          <w:iCs w:val="0"/>
                          <w:noProof/>
                          <w:color w:val="auto"/>
                          <w:sz w:val="32"/>
                          <w:szCs w:val="32"/>
                        </w:rPr>
                      </w:pPr>
                      <w:bookmarkStart w:id="182" w:name="_Toc225441899"/>
                      <w:bookmarkStart w:id="183" w:name="_Toc225442414"/>
                      <w:bookmarkStart w:id="184" w:name="_Toc239772332"/>
                      <w:r w:rsidRPr="004B3441">
                        <w:rPr>
                          <w:rFonts w:ascii="TH Sarabun New" w:hAnsi="TH Sarabun New" w:cs="TH Sarabun New"/>
                          <w:b/>
                          <w:bCs/>
                          <w:i w:val="0"/>
                          <w:iCs w:val="0"/>
                          <w:color w:val="auto"/>
                          <w:sz w:val="32"/>
                          <w:szCs w:val="32"/>
                          <w:cs/>
                        </w:rPr>
                        <w:t xml:space="preserve">ภาพประกอบที่ </w:t>
                      </w:r>
                      <w:r w:rsidRPr="004B3441">
                        <w:rPr>
                          <w:rFonts w:ascii="TH Sarabun New" w:hAnsi="TH Sarabun New" w:cs="TH Sarabun New"/>
                          <w:b/>
                          <w:bCs/>
                          <w:i w:val="0"/>
                          <w:iCs w:val="0"/>
                          <w:color w:val="auto"/>
                          <w:sz w:val="32"/>
                          <w:szCs w:val="32"/>
                        </w:rPr>
                        <w:t>3.</w:t>
                      </w:r>
                      <w:r w:rsidRPr="004B3441">
                        <w:rPr>
                          <w:rFonts w:ascii="TH Sarabun New" w:hAnsi="TH Sarabun New" w:cs="TH Sarabun New"/>
                          <w:b/>
                          <w:bCs/>
                          <w:i w:val="0"/>
                          <w:iCs w:val="0"/>
                          <w:noProof/>
                          <w:color w:val="auto"/>
                          <w:sz w:val="32"/>
                          <w:szCs w:val="32"/>
                        </w:rPr>
                        <w:fldChar w:fldCharType="begin"/>
                      </w:r>
                      <w:r w:rsidRPr="004B3441">
                        <w:rPr>
                          <w:rFonts w:ascii="TH Sarabun New" w:hAnsi="TH Sarabun New" w:cs="TH Sarabun New"/>
                          <w:b/>
                          <w:bCs/>
                          <w:i w:val="0"/>
                          <w:iCs w:val="0"/>
                          <w:noProof/>
                          <w:color w:val="auto"/>
                          <w:sz w:val="32"/>
                          <w:szCs w:val="32"/>
                        </w:rPr>
                        <w:instrText xml:space="preserve"> SEQ </w:instrText>
                      </w:r>
                      <w:r w:rsidRPr="004B3441">
                        <w:rPr>
                          <w:rFonts w:ascii="TH Sarabun New" w:hAnsi="TH Sarabun New" w:cs="TH Sarabun New"/>
                          <w:b/>
                          <w:bCs/>
                          <w:i w:val="0"/>
                          <w:iCs w:val="0"/>
                          <w:noProof/>
                          <w:color w:val="auto"/>
                          <w:sz w:val="32"/>
                          <w:szCs w:val="32"/>
                          <w:cs/>
                        </w:rPr>
                        <w:instrText>ภาพประกอบที่</w:instrText>
                      </w:r>
                      <w:r w:rsidRPr="004B3441">
                        <w:rPr>
                          <w:rFonts w:ascii="TH Sarabun New" w:hAnsi="TH Sarabun New" w:cs="TH Sarabun New"/>
                          <w:b/>
                          <w:bCs/>
                          <w:i w:val="0"/>
                          <w:iCs w:val="0"/>
                          <w:noProof/>
                          <w:color w:val="auto"/>
                          <w:sz w:val="32"/>
                          <w:szCs w:val="32"/>
                        </w:rPr>
                        <w:instrText xml:space="preserve">_3. \* ARABIC </w:instrText>
                      </w:r>
                      <w:r w:rsidRPr="004B3441">
                        <w:rPr>
                          <w:rFonts w:ascii="TH Sarabun New" w:hAnsi="TH Sarabun New" w:cs="TH Sarabun New"/>
                          <w:b/>
                          <w:bCs/>
                          <w:i w:val="0"/>
                          <w:iCs w:val="0"/>
                          <w:noProof/>
                          <w:color w:val="auto"/>
                          <w:sz w:val="32"/>
                          <w:szCs w:val="32"/>
                        </w:rPr>
                        <w:fldChar w:fldCharType="separate"/>
                      </w:r>
                      <w:r w:rsidR="00745CD2">
                        <w:rPr>
                          <w:rFonts w:ascii="TH Sarabun New" w:hAnsi="TH Sarabun New" w:cs="TH Sarabun New"/>
                          <w:b/>
                          <w:bCs/>
                          <w:i w:val="0"/>
                          <w:iCs w:val="0"/>
                          <w:noProof/>
                          <w:color w:val="auto"/>
                          <w:sz w:val="32"/>
                          <w:szCs w:val="32"/>
                        </w:rPr>
                        <w:t>10</w:t>
                      </w:r>
                      <w:r w:rsidRPr="004B3441">
                        <w:rPr>
                          <w:rFonts w:ascii="TH Sarabun New" w:hAnsi="TH Sarabun New" w:cs="TH Sarabun New"/>
                          <w:b/>
                          <w:bCs/>
                          <w:i w:val="0"/>
                          <w:iCs w:val="0"/>
                          <w:noProof/>
                          <w:color w:val="auto"/>
                          <w:sz w:val="32"/>
                          <w:szCs w:val="32"/>
                        </w:rPr>
                        <w:fldChar w:fldCharType="end"/>
                      </w:r>
                      <w:r w:rsidRPr="004B3441">
                        <w:rPr>
                          <w:rFonts w:ascii="TH Sarabun New" w:hAnsi="TH Sarabun New" w:cs="TH Sarabun New"/>
                          <w:i w:val="0"/>
                          <w:iCs w:val="0"/>
                          <w:noProof/>
                          <w:color w:val="auto"/>
                          <w:sz w:val="32"/>
                          <w:szCs w:val="32"/>
                        </w:rPr>
                        <w:t xml:space="preserve"> Data Flow Diagram Level 2 Process 1 </w:t>
                      </w:r>
                      <w:r w:rsidRPr="004B3441">
                        <w:rPr>
                          <w:rFonts w:ascii="TH Sarabun New" w:hAnsi="TH Sarabun New" w:cs="TH Sarabun New"/>
                          <w:i w:val="0"/>
                          <w:iCs w:val="0"/>
                          <w:noProof/>
                          <w:color w:val="auto"/>
                          <w:sz w:val="32"/>
                          <w:szCs w:val="32"/>
                          <w:cs/>
                        </w:rPr>
                        <w:t>จัดการบัญชี</w:t>
                      </w:r>
                      <w:bookmarkEnd w:id="182"/>
                      <w:bookmarkEnd w:id="183"/>
                      <w:bookmarkEnd w:id="184"/>
                    </w:p>
                  </w:txbxContent>
                </v:textbox>
                <w10:wrap type="topAndBottom"/>
              </v:shape>
            </w:pict>
          </mc:Fallback>
        </mc:AlternateContent>
      </w:r>
      <w:r w:rsidRPr="009F7AC5">
        <w:rPr>
          <w:rFonts w:ascii="TH SarabunPSK" w:hAnsi="TH SarabunPSK" w:cs="TH SarabunPSK" w:hint="cs"/>
          <w:noProof/>
          <w:color w:val="0D0D0D" w:themeColor="text1" w:themeTint="F2"/>
        </w:rPr>
        <w:drawing>
          <wp:anchor distT="0" distB="0" distL="114300" distR="114300" simplePos="0" relativeHeight="251658273" behindDoc="0" locked="0" layoutInCell="1" allowOverlap="1" wp14:anchorId="1E0A6600" wp14:editId="03CF643C">
            <wp:simplePos x="0" y="0"/>
            <wp:positionH relativeFrom="margin">
              <wp:posOffset>-247650</wp:posOffset>
            </wp:positionH>
            <wp:positionV relativeFrom="margin">
              <wp:posOffset>542925</wp:posOffset>
            </wp:positionV>
            <wp:extent cx="5894070" cy="3352800"/>
            <wp:effectExtent l="0" t="0" r="0" b="0"/>
            <wp:wrapTopAndBottom/>
            <wp:docPr id="52554790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47907" name="รูปภาพ 4"/>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5894070" cy="3352800"/>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Start w:id="131" w:name="_Toc224850329"/>
    <w:p w14:paraId="54B973C2" w14:textId="2057D43E" w:rsidR="004B25F1" w:rsidRPr="009F7AC5" w:rsidRDefault="003623FA" w:rsidP="004B25F1">
      <w:pPr>
        <w:rPr>
          <w:color w:val="0D0D0D" w:themeColor="text1" w:themeTint="F2"/>
        </w:rPr>
      </w:pPr>
      <w:r>
        <w:rPr>
          <w:noProof/>
        </w:rPr>
        <mc:AlternateContent>
          <mc:Choice Requires="wps">
            <w:drawing>
              <wp:anchor distT="0" distB="0" distL="114300" distR="114300" simplePos="0" relativeHeight="251721767" behindDoc="0" locked="0" layoutInCell="1" allowOverlap="1" wp14:anchorId="31520A0B" wp14:editId="5DDB1BFD">
                <wp:simplePos x="0" y="0"/>
                <wp:positionH relativeFrom="column">
                  <wp:posOffset>65617</wp:posOffset>
                </wp:positionH>
                <wp:positionV relativeFrom="paragraph">
                  <wp:posOffset>7664450</wp:posOffset>
                </wp:positionV>
                <wp:extent cx="5894070" cy="635"/>
                <wp:effectExtent l="0" t="0" r="0" b="0"/>
                <wp:wrapTopAndBottom/>
                <wp:docPr id="1423557588" name="Text Box 1"/>
                <wp:cNvGraphicFramePr/>
                <a:graphic xmlns:a="http://schemas.openxmlformats.org/drawingml/2006/main">
                  <a:graphicData uri="http://schemas.microsoft.com/office/word/2010/wordprocessingShape">
                    <wps:wsp>
                      <wps:cNvSpPr txBox="1"/>
                      <wps:spPr>
                        <a:xfrm>
                          <a:off x="0" y="0"/>
                          <a:ext cx="5894070" cy="635"/>
                        </a:xfrm>
                        <a:prstGeom prst="rect">
                          <a:avLst/>
                        </a:prstGeom>
                        <a:solidFill>
                          <a:prstClr val="white"/>
                        </a:solidFill>
                        <a:ln>
                          <a:noFill/>
                        </a:ln>
                      </wps:spPr>
                      <wps:txbx>
                        <w:txbxContent>
                          <w:p w14:paraId="7AC01924" w14:textId="3A8CA460" w:rsidR="003623FA" w:rsidRPr="0040395C" w:rsidRDefault="003623FA" w:rsidP="0040395C">
                            <w:pPr>
                              <w:pStyle w:val="af3"/>
                              <w:jc w:val="center"/>
                              <w:rPr>
                                <w:rFonts w:ascii="TH Sarabun New" w:hAnsi="TH Sarabun New" w:cs="TH Sarabun New"/>
                                <w:i w:val="0"/>
                                <w:iCs w:val="0"/>
                                <w:noProof/>
                                <w:color w:val="auto"/>
                                <w:sz w:val="32"/>
                                <w:szCs w:val="32"/>
                              </w:rPr>
                            </w:pPr>
                            <w:bookmarkStart w:id="132" w:name="_Toc225442415"/>
                            <w:bookmarkStart w:id="133" w:name="_Toc239772333"/>
                            <w:r w:rsidRPr="0040395C">
                              <w:rPr>
                                <w:rFonts w:ascii="TH Sarabun New" w:hAnsi="TH Sarabun New" w:cs="TH Sarabun New"/>
                                <w:b/>
                                <w:bCs/>
                                <w:i w:val="0"/>
                                <w:iCs w:val="0"/>
                                <w:color w:val="auto"/>
                                <w:sz w:val="32"/>
                                <w:szCs w:val="32"/>
                                <w:cs/>
                              </w:rPr>
                              <w:t xml:space="preserve">ภาพประกอบที่ </w:t>
                            </w:r>
                            <w:r w:rsidRPr="0040395C">
                              <w:rPr>
                                <w:rFonts w:ascii="TH Sarabun New" w:hAnsi="TH Sarabun New" w:cs="TH Sarabun New"/>
                                <w:b/>
                                <w:bCs/>
                                <w:i w:val="0"/>
                                <w:iCs w:val="0"/>
                                <w:color w:val="auto"/>
                                <w:sz w:val="32"/>
                                <w:szCs w:val="32"/>
                              </w:rPr>
                              <w:t>3.</w:t>
                            </w:r>
                            <w:r w:rsidRPr="0040395C">
                              <w:rPr>
                                <w:rFonts w:ascii="TH Sarabun New" w:hAnsi="TH Sarabun New" w:cs="TH Sarabun New"/>
                                <w:b/>
                                <w:bCs/>
                                <w:i w:val="0"/>
                                <w:iCs w:val="0"/>
                                <w:noProof/>
                                <w:color w:val="auto"/>
                                <w:sz w:val="32"/>
                                <w:szCs w:val="32"/>
                              </w:rPr>
                              <w:fldChar w:fldCharType="begin"/>
                            </w:r>
                            <w:r w:rsidRPr="0040395C">
                              <w:rPr>
                                <w:rFonts w:ascii="TH Sarabun New" w:hAnsi="TH Sarabun New" w:cs="TH Sarabun New"/>
                                <w:b/>
                                <w:bCs/>
                                <w:i w:val="0"/>
                                <w:iCs w:val="0"/>
                                <w:noProof/>
                                <w:color w:val="auto"/>
                                <w:sz w:val="32"/>
                                <w:szCs w:val="32"/>
                              </w:rPr>
                              <w:instrText xml:space="preserve"> SEQ </w:instrText>
                            </w:r>
                            <w:r w:rsidRPr="0040395C">
                              <w:rPr>
                                <w:rFonts w:ascii="TH Sarabun New" w:hAnsi="TH Sarabun New" w:cs="TH Sarabun New"/>
                                <w:b/>
                                <w:bCs/>
                                <w:i w:val="0"/>
                                <w:iCs w:val="0"/>
                                <w:noProof/>
                                <w:color w:val="auto"/>
                                <w:sz w:val="32"/>
                                <w:szCs w:val="32"/>
                                <w:cs/>
                              </w:rPr>
                              <w:instrText>ภาพประกอบที่</w:instrText>
                            </w:r>
                            <w:r w:rsidRPr="0040395C">
                              <w:rPr>
                                <w:rFonts w:ascii="TH Sarabun New" w:hAnsi="TH Sarabun New" w:cs="TH Sarabun New"/>
                                <w:b/>
                                <w:bCs/>
                                <w:i w:val="0"/>
                                <w:iCs w:val="0"/>
                                <w:noProof/>
                                <w:color w:val="auto"/>
                                <w:sz w:val="32"/>
                                <w:szCs w:val="32"/>
                              </w:rPr>
                              <w:instrText xml:space="preserve">_3. \* ARABIC </w:instrText>
                            </w:r>
                            <w:r w:rsidRPr="0040395C">
                              <w:rPr>
                                <w:rFonts w:ascii="TH Sarabun New" w:hAnsi="TH Sarabun New" w:cs="TH Sarabun New"/>
                                <w:b/>
                                <w:bCs/>
                                <w:i w:val="0"/>
                                <w:iCs w:val="0"/>
                                <w:noProof/>
                                <w:color w:val="auto"/>
                                <w:sz w:val="32"/>
                                <w:szCs w:val="32"/>
                              </w:rPr>
                              <w:fldChar w:fldCharType="separate"/>
                            </w:r>
                            <w:r w:rsidR="00745CD2">
                              <w:rPr>
                                <w:rFonts w:ascii="TH Sarabun New" w:hAnsi="TH Sarabun New" w:cs="TH Sarabun New"/>
                                <w:b/>
                                <w:bCs/>
                                <w:i w:val="0"/>
                                <w:iCs w:val="0"/>
                                <w:noProof/>
                                <w:color w:val="auto"/>
                                <w:sz w:val="32"/>
                                <w:szCs w:val="32"/>
                              </w:rPr>
                              <w:t>11</w:t>
                            </w:r>
                            <w:r w:rsidRPr="0040395C">
                              <w:rPr>
                                <w:rFonts w:ascii="TH Sarabun New" w:hAnsi="TH Sarabun New" w:cs="TH Sarabun New"/>
                                <w:b/>
                                <w:bCs/>
                                <w:i w:val="0"/>
                                <w:iCs w:val="0"/>
                                <w:noProof/>
                                <w:color w:val="auto"/>
                                <w:sz w:val="32"/>
                                <w:szCs w:val="32"/>
                              </w:rPr>
                              <w:fldChar w:fldCharType="end"/>
                            </w:r>
                            <w:r w:rsidRPr="0040395C">
                              <w:rPr>
                                <w:rFonts w:ascii="TH Sarabun New" w:hAnsi="TH Sarabun New" w:cs="TH Sarabun New"/>
                                <w:i w:val="0"/>
                                <w:iCs w:val="0"/>
                                <w:noProof/>
                                <w:color w:val="auto"/>
                                <w:sz w:val="32"/>
                                <w:szCs w:val="32"/>
                              </w:rPr>
                              <w:t xml:space="preserve"> </w:t>
                            </w:r>
                            <w:r w:rsidR="0040395C" w:rsidRPr="0040395C">
                              <w:rPr>
                                <w:rFonts w:ascii="TH Sarabun New" w:hAnsi="TH Sarabun New" w:cs="TH Sarabun New"/>
                                <w:i w:val="0"/>
                                <w:iCs w:val="0"/>
                                <w:noProof/>
                                <w:color w:val="auto"/>
                                <w:sz w:val="32"/>
                                <w:szCs w:val="32"/>
                              </w:rPr>
                              <w:t xml:space="preserve">Data Flow Diagram Level 2 Process 2 </w:t>
                            </w:r>
                            <w:r w:rsidR="0040395C" w:rsidRPr="0040395C">
                              <w:rPr>
                                <w:rFonts w:ascii="TH Sarabun New" w:hAnsi="TH Sarabun New" w:cs="TH Sarabun New"/>
                                <w:i w:val="0"/>
                                <w:iCs w:val="0"/>
                                <w:noProof/>
                                <w:color w:val="auto"/>
                                <w:sz w:val="32"/>
                                <w:szCs w:val="32"/>
                                <w:cs/>
                              </w:rPr>
                              <w:t>จัดการร้านค้า</w:t>
                            </w:r>
                            <w:bookmarkEnd w:id="132"/>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20A0B" id="_x0000_s1044" type="#_x0000_t202" style="position:absolute;margin-left:5.15pt;margin-top:603.5pt;width:464.1pt;height:.05pt;z-index:2517217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" stroked="f">
                <v:textbox style="mso-fit-shape-to-text:t" inset="0,0,0,0">
                  <w:txbxContent>
                    <w:p w14:paraId="7AC01924" w14:textId="3A8CA460" w:rsidR="003623FA" w:rsidRPr="0040395C" w:rsidRDefault="003623FA" w:rsidP="0040395C">
                      <w:pPr>
                        <w:pStyle w:val="af3"/>
                        <w:jc w:val="center"/>
                        <w:rPr>
                          <w:rFonts w:ascii="TH Sarabun New" w:hAnsi="TH Sarabun New" w:cs="TH Sarabun New"/>
                          <w:i w:val="0"/>
                          <w:iCs w:val="0"/>
                          <w:noProof/>
                          <w:color w:val="auto"/>
                          <w:sz w:val="32"/>
                          <w:szCs w:val="32"/>
                        </w:rPr>
                      </w:pPr>
                      <w:bookmarkStart w:id="188" w:name="_Toc225442415"/>
                      <w:bookmarkStart w:id="189" w:name="_Toc239772333"/>
                      <w:r w:rsidRPr="0040395C">
                        <w:rPr>
                          <w:rFonts w:ascii="TH Sarabun New" w:hAnsi="TH Sarabun New" w:cs="TH Sarabun New"/>
                          <w:b/>
                          <w:bCs/>
                          <w:i w:val="0"/>
                          <w:iCs w:val="0"/>
                          <w:color w:val="auto"/>
                          <w:sz w:val="32"/>
                          <w:szCs w:val="32"/>
                          <w:cs/>
                        </w:rPr>
                        <w:t xml:space="preserve">ภาพประกอบที่ </w:t>
                      </w:r>
                      <w:r w:rsidRPr="0040395C">
                        <w:rPr>
                          <w:rFonts w:ascii="TH Sarabun New" w:hAnsi="TH Sarabun New" w:cs="TH Sarabun New"/>
                          <w:b/>
                          <w:bCs/>
                          <w:i w:val="0"/>
                          <w:iCs w:val="0"/>
                          <w:color w:val="auto"/>
                          <w:sz w:val="32"/>
                          <w:szCs w:val="32"/>
                        </w:rPr>
                        <w:t>3.</w:t>
                      </w:r>
                      <w:r w:rsidRPr="0040395C">
                        <w:rPr>
                          <w:rFonts w:ascii="TH Sarabun New" w:hAnsi="TH Sarabun New" w:cs="TH Sarabun New"/>
                          <w:b/>
                          <w:bCs/>
                          <w:i w:val="0"/>
                          <w:iCs w:val="0"/>
                          <w:noProof/>
                          <w:color w:val="auto"/>
                          <w:sz w:val="32"/>
                          <w:szCs w:val="32"/>
                        </w:rPr>
                        <w:fldChar w:fldCharType="begin"/>
                      </w:r>
                      <w:r w:rsidRPr="0040395C">
                        <w:rPr>
                          <w:rFonts w:ascii="TH Sarabun New" w:hAnsi="TH Sarabun New" w:cs="TH Sarabun New"/>
                          <w:b/>
                          <w:bCs/>
                          <w:i w:val="0"/>
                          <w:iCs w:val="0"/>
                          <w:noProof/>
                          <w:color w:val="auto"/>
                          <w:sz w:val="32"/>
                          <w:szCs w:val="32"/>
                        </w:rPr>
                        <w:instrText xml:space="preserve"> SEQ </w:instrText>
                      </w:r>
                      <w:r w:rsidRPr="0040395C">
                        <w:rPr>
                          <w:rFonts w:ascii="TH Sarabun New" w:hAnsi="TH Sarabun New" w:cs="TH Sarabun New"/>
                          <w:b/>
                          <w:bCs/>
                          <w:i w:val="0"/>
                          <w:iCs w:val="0"/>
                          <w:noProof/>
                          <w:color w:val="auto"/>
                          <w:sz w:val="32"/>
                          <w:szCs w:val="32"/>
                          <w:cs/>
                        </w:rPr>
                        <w:instrText>ภาพประกอบที่</w:instrText>
                      </w:r>
                      <w:r w:rsidRPr="0040395C">
                        <w:rPr>
                          <w:rFonts w:ascii="TH Sarabun New" w:hAnsi="TH Sarabun New" w:cs="TH Sarabun New"/>
                          <w:b/>
                          <w:bCs/>
                          <w:i w:val="0"/>
                          <w:iCs w:val="0"/>
                          <w:noProof/>
                          <w:color w:val="auto"/>
                          <w:sz w:val="32"/>
                          <w:szCs w:val="32"/>
                        </w:rPr>
                        <w:instrText xml:space="preserve">_3. \* ARABIC </w:instrText>
                      </w:r>
                      <w:r w:rsidRPr="0040395C">
                        <w:rPr>
                          <w:rFonts w:ascii="TH Sarabun New" w:hAnsi="TH Sarabun New" w:cs="TH Sarabun New"/>
                          <w:b/>
                          <w:bCs/>
                          <w:i w:val="0"/>
                          <w:iCs w:val="0"/>
                          <w:noProof/>
                          <w:color w:val="auto"/>
                          <w:sz w:val="32"/>
                          <w:szCs w:val="32"/>
                        </w:rPr>
                        <w:fldChar w:fldCharType="separate"/>
                      </w:r>
                      <w:r w:rsidR="00745CD2">
                        <w:rPr>
                          <w:rFonts w:ascii="TH Sarabun New" w:hAnsi="TH Sarabun New" w:cs="TH Sarabun New"/>
                          <w:b/>
                          <w:bCs/>
                          <w:i w:val="0"/>
                          <w:iCs w:val="0"/>
                          <w:noProof/>
                          <w:color w:val="auto"/>
                          <w:sz w:val="32"/>
                          <w:szCs w:val="32"/>
                        </w:rPr>
                        <w:t>11</w:t>
                      </w:r>
                      <w:r w:rsidRPr="0040395C">
                        <w:rPr>
                          <w:rFonts w:ascii="TH Sarabun New" w:hAnsi="TH Sarabun New" w:cs="TH Sarabun New"/>
                          <w:b/>
                          <w:bCs/>
                          <w:i w:val="0"/>
                          <w:iCs w:val="0"/>
                          <w:noProof/>
                          <w:color w:val="auto"/>
                          <w:sz w:val="32"/>
                          <w:szCs w:val="32"/>
                        </w:rPr>
                        <w:fldChar w:fldCharType="end"/>
                      </w:r>
                      <w:r w:rsidRPr="0040395C">
                        <w:rPr>
                          <w:rFonts w:ascii="TH Sarabun New" w:hAnsi="TH Sarabun New" w:cs="TH Sarabun New"/>
                          <w:i w:val="0"/>
                          <w:iCs w:val="0"/>
                          <w:noProof/>
                          <w:color w:val="auto"/>
                          <w:sz w:val="32"/>
                          <w:szCs w:val="32"/>
                        </w:rPr>
                        <w:t xml:space="preserve"> </w:t>
                      </w:r>
                      <w:r w:rsidR="0040395C" w:rsidRPr="0040395C">
                        <w:rPr>
                          <w:rFonts w:ascii="TH Sarabun New" w:hAnsi="TH Sarabun New" w:cs="TH Sarabun New"/>
                          <w:i w:val="0"/>
                          <w:iCs w:val="0"/>
                          <w:noProof/>
                          <w:color w:val="auto"/>
                          <w:sz w:val="32"/>
                          <w:szCs w:val="32"/>
                        </w:rPr>
                        <w:t xml:space="preserve">Data Flow Diagram Level 2 Process 2 </w:t>
                      </w:r>
                      <w:r w:rsidR="0040395C" w:rsidRPr="0040395C">
                        <w:rPr>
                          <w:rFonts w:ascii="TH Sarabun New" w:hAnsi="TH Sarabun New" w:cs="TH Sarabun New"/>
                          <w:i w:val="0"/>
                          <w:iCs w:val="0"/>
                          <w:noProof/>
                          <w:color w:val="auto"/>
                          <w:sz w:val="32"/>
                          <w:szCs w:val="32"/>
                          <w:cs/>
                        </w:rPr>
                        <w:t>จัดการร้านค้า</w:t>
                      </w:r>
                      <w:bookmarkEnd w:id="188"/>
                      <w:bookmarkEnd w:id="189"/>
                    </w:p>
                  </w:txbxContent>
                </v:textbox>
                <w10:wrap type="topAndBottom"/>
              </v:shape>
            </w:pict>
          </mc:Fallback>
        </mc:AlternateContent>
      </w:r>
    </w:p>
    <w:p w14:paraId="6F84B498" w14:textId="3C4854AD" w:rsidR="004B25F1" w:rsidRPr="009F7AC5" w:rsidRDefault="004B25F1" w:rsidP="004B25F1">
      <w:pPr>
        <w:rPr>
          <w:color w:val="0D0D0D" w:themeColor="text1" w:themeTint="F2"/>
        </w:rPr>
      </w:pPr>
    </w:p>
    <w:p w14:paraId="58B6D776" w14:textId="3E9E8E94" w:rsidR="0040395C" w:rsidRDefault="004B25F1" w:rsidP="0040395C">
      <w:pPr>
        <w:keepNext/>
      </w:pPr>
      <w:r w:rsidRPr="009F7AC5">
        <w:rPr>
          <w:noProof/>
          <w:color w:val="0D0D0D" w:themeColor="text1" w:themeTint="F2"/>
          <w:cs/>
        </w:rPr>
        <w:lastRenderedPageBreak/>
        <w:drawing>
          <wp:inline distT="0" distB="0" distL="0" distR="0" wp14:anchorId="2AFC891E" wp14:editId="63D095A9">
            <wp:extent cx="5724525" cy="4200525"/>
            <wp:effectExtent l="0" t="0" r="9525" b="9525"/>
            <wp:docPr id="19"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4525" cy="4200525"/>
                    </a:xfrm>
                    <a:prstGeom prst="rect">
                      <a:avLst/>
                    </a:prstGeom>
                    <a:noFill/>
                    <a:ln>
                      <a:noFill/>
                    </a:ln>
                  </pic:spPr>
                </pic:pic>
              </a:graphicData>
            </a:graphic>
          </wp:inline>
        </w:drawing>
      </w:r>
    </w:p>
    <w:p w14:paraId="19573005" w14:textId="1F25F9DA" w:rsidR="004B25F1" w:rsidRPr="0040395C" w:rsidRDefault="0040395C" w:rsidP="0040395C">
      <w:pPr>
        <w:pStyle w:val="af3"/>
        <w:jc w:val="center"/>
        <w:rPr>
          <w:rFonts w:ascii="TH Sarabun New" w:hAnsi="TH Sarabun New" w:cs="TH Sarabun New"/>
          <w:i w:val="0"/>
          <w:iCs w:val="0"/>
          <w:color w:val="auto"/>
          <w:sz w:val="32"/>
          <w:szCs w:val="32"/>
          <w:cs/>
        </w:rPr>
      </w:pPr>
      <w:bookmarkStart w:id="134" w:name="_Toc225442416"/>
      <w:bookmarkStart w:id="135" w:name="_Toc239772334"/>
      <w:r w:rsidRPr="0040395C">
        <w:rPr>
          <w:rFonts w:ascii="TH Sarabun New" w:hAnsi="TH Sarabun New" w:cs="TH Sarabun New"/>
          <w:b/>
          <w:bCs/>
          <w:i w:val="0"/>
          <w:iCs w:val="0"/>
          <w:color w:val="auto"/>
          <w:sz w:val="32"/>
          <w:szCs w:val="32"/>
          <w:cs/>
        </w:rPr>
        <w:t xml:space="preserve">ภาพประกอบที่ </w:t>
      </w:r>
      <w:r w:rsidRPr="0040395C">
        <w:rPr>
          <w:rFonts w:ascii="TH Sarabun New" w:hAnsi="TH Sarabun New" w:cs="TH Sarabun New"/>
          <w:b/>
          <w:bCs/>
          <w:i w:val="0"/>
          <w:iCs w:val="0"/>
          <w:color w:val="auto"/>
          <w:sz w:val="32"/>
          <w:szCs w:val="32"/>
        </w:rPr>
        <w:t>3.</w:t>
      </w:r>
      <w:r w:rsidRPr="0040395C">
        <w:rPr>
          <w:rFonts w:ascii="TH Sarabun New" w:hAnsi="TH Sarabun New" w:cs="TH Sarabun New"/>
          <w:b/>
          <w:bCs/>
          <w:i w:val="0"/>
          <w:iCs w:val="0"/>
          <w:color w:val="auto"/>
          <w:sz w:val="32"/>
          <w:szCs w:val="32"/>
        </w:rPr>
        <w:fldChar w:fldCharType="begin"/>
      </w:r>
      <w:r w:rsidRPr="0040395C">
        <w:rPr>
          <w:rFonts w:ascii="TH Sarabun New" w:hAnsi="TH Sarabun New" w:cs="TH Sarabun New"/>
          <w:b/>
          <w:bCs/>
          <w:i w:val="0"/>
          <w:iCs w:val="0"/>
          <w:color w:val="auto"/>
          <w:sz w:val="32"/>
          <w:szCs w:val="32"/>
        </w:rPr>
        <w:instrText xml:space="preserve"> SEQ </w:instrText>
      </w:r>
      <w:r w:rsidRPr="0040395C">
        <w:rPr>
          <w:rFonts w:ascii="TH Sarabun New" w:hAnsi="TH Sarabun New" w:cs="TH Sarabun New"/>
          <w:b/>
          <w:bCs/>
          <w:i w:val="0"/>
          <w:iCs w:val="0"/>
          <w:color w:val="auto"/>
          <w:sz w:val="32"/>
          <w:szCs w:val="32"/>
          <w:cs/>
        </w:rPr>
        <w:instrText>ภาพประกอบที่</w:instrText>
      </w:r>
      <w:r w:rsidRPr="0040395C">
        <w:rPr>
          <w:rFonts w:ascii="TH Sarabun New" w:hAnsi="TH Sarabun New" w:cs="TH Sarabun New"/>
          <w:b/>
          <w:bCs/>
          <w:i w:val="0"/>
          <w:iCs w:val="0"/>
          <w:color w:val="auto"/>
          <w:sz w:val="32"/>
          <w:szCs w:val="32"/>
        </w:rPr>
        <w:instrText xml:space="preserve">_3. \* ARABIC </w:instrText>
      </w:r>
      <w:r w:rsidRPr="0040395C">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12</w:t>
      </w:r>
      <w:r w:rsidRPr="0040395C">
        <w:rPr>
          <w:rFonts w:ascii="TH Sarabun New" w:hAnsi="TH Sarabun New" w:cs="TH Sarabun New"/>
          <w:b/>
          <w:bCs/>
          <w:i w:val="0"/>
          <w:iCs w:val="0"/>
          <w:color w:val="auto"/>
          <w:sz w:val="32"/>
          <w:szCs w:val="32"/>
        </w:rPr>
        <w:fldChar w:fldCharType="end"/>
      </w:r>
      <w:r w:rsidRPr="0040395C">
        <w:rPr>
          <w:rFonts w:ascii="TH Sarabun New" w:hAnsi="TH Sarabun New" w:cs="TH Sarabun New"/>
          <w:i w:val="0"/>
          <w:iCs w:val="0"/>
          <w:color w:val="auto"/>
          <w:sz w:val="32"/>
          <w:szCs w:val="32"/>
          <w:cs/>
        </w:rPr>
        <w:t xml:space="preserve"> </w:t>
      </w:r>
      <w:r w:rsidRPr="0040395C">
        <w:rPr>
          <w:rFonts w:ascii="TH Sarabun New" w:hAnsi="TH Sarabun New" w:cs="TH Sarabun New"/>
          <w:i w:val="0"/>
          <w:iCs w:val="0"/>
          <w:color w:val="auto"/>
          <w:sz w:val="32"/>
          <w:szCs w:val="32"/>
        </w:rPr>
        <w:t xml:space="preserve">Data Flow Diagram Level </w:t>
      </w:r>
      <w:r w:rsidRPr="0040395C">
        <w:rPr>
          <w:rFonts w:ascii="TH Sarabun New" w:hAnsi="TH Sarabun New" w:cs="TH Sarabun New"/>
          <w:i w:val="0"/>
          <w:iCs w:val="0"/>
          <w:color w:val="auto"/>
          <w:sz w:val="32"/>
          <w:szCs w:val="32"/>
          <w:cs/>
        </w:rPr>
        <w:t xml:space="preserve">2 </w:t>
      </w:r>
      <w:r w:rsidRPr="0040395C">
        <w:rPr>
          <w:rFonts w:ascii="TH Sarabun New" w:hAnsi="TH Sarabun New" w:cs="TH Sarabun New"/>
          <w:i w:val="0"/>
          <w:iCs w:val="0"/>
          <w:color w:val="auto"/>
          <w:sz w:val="32"/>
          <w:szCs w:val="32"/>
        </w:rPr>
        <w:t xml:space="preserve">Process </w:t>
      </w:r>
      <w:r w:rsidRPr="0040395C">
        <w:rPr>
          <w:rFonts w:ascii="TH Sarabun New" w:hAnsi="TH Sarabun New" w:cs="TH Sarabun New"/>
          <w:i w:val="0"/>
          <w:iCs w:val="0"/>
          <w:color w:val="auto"/>
          <w:sz w:val="32"/>
          <w:szCs w:val="32"/>
          <w:cs/>
        </w:rPr>
        <w:t>3 จัดเตรียมยานและสกิล</w:t>
      </w:r>
      <w:bookmarkEnd w:id="134"/>
      <w:bookmarkEnd w:id="135"/>
    </w:p>
    <w:p w14:paraId="04C30576" w14:textId="4AC7DBC8" w:rsidR="004B25F1" w:rsidRPr="009F7AC5" w:rsidRDefault="004B25F1" w:rsidP="004B25F1">
      <w:pPr>
        <w:rPr>
          <w:color w:val="0D0D0D" w:themeColor="text1" w:themeTint="F2"/>
        </w:rPr>
      </w:pPr>
    </w:p>
    <w:p w14:paraId="6AA4E6F5" w14:textId="4B2FA2A3" w:rsidR="004B25F1" w:rsidRPr="009F7AC5" w:rsidRDefault="004B25F1" w:rsidP="004B25F1">
      <w:pPr>
        <w:rPr>
          <w:color w:val="0D0D0D" w:themeColor="text1" w:themeTint="F2"/>
        </w:rPr>
      </w:pPr>
    </w:p>
    <w:p w14:paraId="7E50AF22" w14:textId="4854ADC2" w:rsidR="004B25F1" w:rsidRPr="009F7AC5" w:rsidRDefault="004B25F1" w:rsidP="004B25F1">
      <w:pPr>
        <w:rPr>
          <w:color w:val="0D0D0D" w:themeColor="text1" w:themeTint="F2"/>
        </w:rPr>
      </w:pPr>
    </w:p>
    <w:p w14:paraId="713E47FB" w14:textId="2DC22E5A" w:rsidR="004B25F1" w:rsidRPr="009F7AC5" w:rsidRDefault="004B25F1" w:rsidP="004B25F1">
      <w:pPr>
        <w:rPr>
          <w:color w:val="0D0D0D" w:themeColor="text1" w:themeTint="F2"/>
        </w:rPr>
      </w:pPr>
    </w:p>
    <w:p w14:paraId="06797E48" w14:textId="0E70824B" w:rsidR="004B25F1" w:rsidRPr="009F7AC5" w:rsidRDefault="004B25F1" w:rsidP="004B25F1">
      <w:pPr>
        <w:rPr>
          <w:color w:val="0D0D0D" w:themeColor="text1" w:themeTint="F2"/>
        </w:rPr>
      </w:pPr>
    </w:p>
    <w:p w14:paraId="37B3FA63" w14:textId="241EE70B" w:rsidR="004B25F1" w:rsidRPr="009F7AC5" w:rsidRDefault="004B25F1" w:rsidP="004B25F1">
      <w:pPr>
        <w:rPr>
          <w:color w:val="0D0D0D" w:themeColor="text1" w:themeTint="F2"/>
        </w:rPr>
      </w:pPr>
    </w:p>
    <w:p w14:paraId="322C8C79" w14:textId="7B505252" w:rsidR="004B25F1" w:rsidRPr="009F7AC5" w:rsidRDefault="004B25F1" w:rsidP="004B25F1">
      <w:pPr>
        <w:rPr>
          <w:color w:val="0D0D0D" w:themeColor="text1" w:themeTint="F2"/>
        </w:rPr>
      </w:pPr>
    </w:p>
    <w:p w14:paraId="4BC2363F" w14:textId="34DF7BD6" w:rsidR="004B25F1" w:rsidRPr="009F7AC5" w:rsidRDefault="004B25F1" w:rsidP="004B25F1">
      <w:pPr>
        <w:rPr>
          <w:color w:val="0D0D0D" w:themeColor="text1" w:themeTint="F2"/>
        </w:rPr>
      </w:pPr>
    </w:p>
    <w:p w14:paraId="68027FF7" w14:textId="1A87C375" w:rsidR="004B25F1" w:rsidRPr="009F7AC5" w:rsidRDefault="004B25F1" w:rsidP="004B25F1">
      <w:pPr>
        <w:rPr>
          <w:color w:val="0D0D0D" w:themeColor="text1" w:themeTint="F2"/>
        </w:rPr>
      </w:pPr>
    </w:p>
    <w:p w14:paraId="5B7402DA" w14:textId="11BDEF7D" w:rsidR="004B25F1" w:rsidRPr="009F7AC5" w:rsidRDefault="004B25F1" w:rsidP="004B25F1">
      <w:pPr>
        <w:rPr>
          <w:color w:val="0D0D0D" w:themeColor="text1" w:themeTint="F2"/>
        </w:rPr>
      </w:pPr>
    </w:p>
    <w:p w14:paraId="29AFAAA9" w14:textId="1A136380" w:rsidR="003C206A" w:rsidRPr="009F7AC5" w:rsidRDefault="0040395C" w:rsidP="00AB2A0D">
      <w:r>
        <w:rPr>
          <w:noProof/>
        </w:rPr>
        <w:lastRenderedPageBreak/>
        <mc:AlternateContent>
          <mc:Choice Requires="wps">
            <w:drawing>
              <wp:anchor distT="0" distB="0" distL="114300" distR="114300" simplePos="0" relativeHeight="251723815" behindDoc="0" locked="0" layoutInCell="1" allowOverlap="1" wp14:anchorId="1A892AEB" wp14:editId="24C7964E">
                <wp:simplePos x="0" y="0"/>
                <wp:positionH relativeFrom="column">
                  <wp:posOffset>113665</wp:posOffset>
                </wp:positionH>
                <wp:positionV relativeFrom="paragraph">
                  <wp:posOffset>5730452</wp:posOffset>
                </wp:positionV>
                <wp:extent cx="5724525" cy="635"/>
                <wp:effectExtent l="0" t="0" r="0" b="0"/>
                <wp:wrapSquare wrapText="bothSides"/>
                <wp:docPr id="1213612610" name="Text Box 1"/>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05E8E28A" w14:textId="740E2450" w:rsidR="0040395C" w:rsidRPr="0040395C" w:rsidRDefault="0040395C" w:rsidP="0040395C">
                            <w:pPr>
                              <w:pStyle w:val="af3"/>
                              <w:jc w:val="center"/>
                              <w:rPr>
                                <w:rFonts w:ascii="TH Sarabun New" w:hAnsi="TH Sarabun New" w:cs="TH Sarabun New"/>
                                <w:i w:val="0"/>
                                <w:iCs w:val="0"/>
                                <w:noProof/>
                                <w:color w:val="auto"/>
                                <w:sz w:val="32"/>
                                <w:szCs w:val="32"/>
                              </w:rPr>
                            </w:pPr>
                            <w:bookmarkStart w:id="136" w:name="_Toc225442417"/>
                            <w:bookmarkStart w:id="137" w:name="_Toc239772335"/>
                            <w:r w:rsidRPr="0040395C">
                              <w:rPr>
                                <w:rFonts w:ascii="TH Sarabun New" w:hAnsi="TH Sarabun New" w:cs="TH Sarabun New"/>
                                <w:b/>
                                <w:bCs/>
                                <w:i w:val="0"/>
                                <w:iCs w:val="0"/>
                                <w:color w:val="auto"/>
                                <w:sz w:val="32"/>
                                <w:szCs w:val="32"/>
                                <w:cs/>
                              </w:rPr>
                              <w:t xml:space="preserve">ภาพประกอบที่ </w:t>
                            </w:r>
                            <w:r w:rsidRPr="0040395C">
                              <w:rPr>
                                <w:rFonts w:ascii="TH Sarabun New" w:hAnsi="TH Sarabun New" w:cs="TH Sarabun New"/>
                                <w:b/>
                                <w:bCs/>
                                <w:i w:val="0"/>
                                <w:iCs w:val="0"/>
                                <w:color w:val="auto"/>
                                <w:sz w:val="32"/>
                                <w:szCs w:val="32"/>
                              </w:rPr>
                              <w:t>3.</w:t>
                            </w:r>
                            <w:r w:rsidRPr="0040395C">
                              <w:rPr>
                                <w:rFonts w:ascii="TH Sarabun New" w:hAnsi="TH Sarabun New" w:cs="TH Sarabun New"/>
                                <w:b/>
                                <w:bCs/>
                                <w:i w:val="0"/>
                                <w:iCs w:val="0"/>
                                <w:color w:val="auto"/>
                                <w:sz w:val="32"/>
                                <w:szCs w:val="32"/>
                              </w:rPr>
                              <w:fldChar w:fldCharType="begin"/>
                            </w:r>
                            <w:r w:rsidRPr="0040395C">
                              <w:rPr>
                                <w:rFonts w:ascii="TH Sarabun New" w:hAnsi="TH Sarabun New" w:cs="TH Sarabun New"/>
                                <w:b/>
                                <w:bCs/>
                                <w:i w:val="0"/>
                                <w:iCs w:val="0"/>
                                <w:color w:val="auto"/>
                                <w:sz w:val="32"/>
                                <w:szCs w:val="32"/>
                              </w:rPr>
                              <w:instrText xml:space="preserve"> SEQ </w:instrText>
                            </w:r>
                            <w:r w:rsidRPr="0040395C">
                              <w:rPr>
                                <w:rFonts w:ascii="TH Sarabun New" w:hAnsi="TH Sarabun New" w:cs="TH Sarabun New"/>
                                <w:b/>
                                <w:bCs/>
                                <w:i w:val="0"/>
                                <w:iCs w:val="0"/>
                                <w:color w:val="auto"/>
                                <w:sz w:val="32"/>
                                <w:szCs w:val="32"/>
                                <w:cs/>
                              </w:rPr>
                              <w:instrText>ภาพประกอบที่</w:instrText>
                            </w:r>
                            <w:r w:rsidRPr="0040395C">
                              <w:rPr>
                                <w:rFonts w:ascii="TH Sarabun New" w:hAnsi="TH Sarabun New" w:cs="TH Sarabun New"/>
                                <w:b/>
                                <w:bCs/>
                                <w:i w:val="0"/>
                                <w:iCs w:val="0"/>
                                <w:color w:val="auto"/>
                                <w:sz w:val="32"/>
                                <w:szCs w:val="32"/>
                              </w:rPr>
                              <w:instrText xml:space="preserve">_3. \* ARABIC </w:instrText>
                            </w:r>
                            <w:r w:rsidRPr="0040395C">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13</w:t>
                            </w:r>
                            <w:r w:rsidRPr="0040395C">
                              <w:rPr>
                                <w:rFonts w:ascii="TH Sarabun New" w:hAnsi="TH Sarabun New" w:cs="TH Sarabun New"/>
                                <w:b/>
                                <w:bCs/>
                                <w:i w:val="0"/>
                                <w:iCs w:val="0"/>
                                <w:color w:val="auto"/>
                                <w:sz w:val="32"/>
                                <w:szCs w:val="32"/>
                              </w:rPr>
                              <w:fldChar w:fldCharType="end"/>
                            </w:r>
                            <w:r w:rsidRPr="0040395C">
                              <w:rPr>
                                <w:rFonts w:ascii="TH Sarabun New" w:hAnsi="TH Sarabun New" w:cs="TH Sarabun New"/>
                                <w:i w:val="0"/>
                                <w:iCs w:val="0"/>
                                <w:color w:val="auto"/>
                                <w:sz w:val="32"/>
                                <w:szCs w:val="32"/>
                              </w:rPr>
                              <w:t xml:space="preserve"> Data Flow Diagram Level 2 Process 4 </w:t>
                            </w:r>
                            <w:r w:rsidRPr="0040395C">
                              <w:rPr>
                                <w:rFonts w:ascii="TH Sarabun New" w:hAnsi="TH Sarabun New" w:cs="TH Sarabun New"/>
                                <w:i w:val="0"/>
                                <w:iCs w:val="0"/>
                                <w:color w:val="auto"/>
                                <w:sz w:val="32"/>
                                <w:szCs w:val="32"/>
                                <w:cs/>
                              </w:rPr>
                              <w:t>จัดการข้อมูลหลังบ้าน</w:t>
                            </w:r>
                            <w:bookmarkEnd w:id="136"/>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892AEB" id="_x0000_s1045" type="#_x0000_t202" style="position:absolute;margin-left:8.95pt;margin-top:451.2pt;width:450.75pt;height:.05pt;z-index:2517238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" stroked="f">
                <v:textbox style="mso-fit-shape-to-text:t" inset="0,0,0,0">
                  <w:txbxContent>
                    <w:p w14:paraId="05E8E28A" w14:textId="740E2450" w:rsidR="0040395C" w:rsidRPr="0040395C" w:rsidRDefault="0040395C" w:rsidP="0040395C">
                      <w:pPr>
                        <w:pStyle w:val="af3"/>
                        <w:jc w:val="center"/>
                        <w:rPr>
                          <w:rFonts w:ascii="TH Sarabun New" w:hAnsi="TH Sarabun New" w:cs="TH Sarabun New"/>
                          <w:i w:val="0"/>
                          <w:iCs w:val="0"/>
                          <w:noProof/>
                          <w:color w:val="auto"/>
                          <w:sz w:val="32"/>
                          <w:szCs w:val="32"/>
                        </w:rPr>
                      </w:pPr>
                      <w:bookmarkStart w:id="194" w:name="_Toc225442417"/>
                      <w:bookmarkStart w:id="195" w:name="_Toc239772335"/>
                      <w:r w:rsidRPr="0040395C">
                        <w:rPr>
                          <w:rFonts w:ascii="TH Sarabun New" w:hAnsi="TH Sarabun New" w:cs="TH Sarabun New"/>
                          <w:b/>
                          <w:bCs/>
                          <w:i w:val="0"/>
                          <w:iCs w:val="0"/>
                          <w:color w:val="auto"/>
                          <w:sz w:val="32"/>
                          <w:szCs w:val="32"/>
                          <w:cs/>
                        </w:rPr>
                        <w:t xml:space="preserve">ภาพประกอบที่ </w:t>
                      </w:r>
                      <w:r w:rsidRPr="0040395C">
                        <w:rPr>
                          <w:rFonts w:ascii="TH Sarabun New" w:hAnsi="TH Sarabun New" w:cs="TH Sarabun New"/>
                          <w:b/>
                          <w:bCs/>
                          <w:i w:val="0"/>
                          <w:iCs w:val="0"/>
                          <w:color w:val="auto"/>
                          <w:sz w:val="32"/>
                          <w:szCs w:val="32"/>
                        </w:rPr>
                        <w:t>3.</w:t>
                      </w:r>
                      <w:r w:rsidRPr="0040395C">
                        <w:rPr>
                          <w:rFonts w:ascii="TH Sarabun New" w:hAnsi="TH Sarabun New" w:cs="TH Sarabun New"/>
                          <w:b/>
                          <w:bCs/>
                          <w:i w:val="0"/>
                          <w:iCs w:val="0"/>
                          <w:color w:val="auto"/>
                          <w:sz w:val="32"/>
                          <w:szCs w:val="32"/>
                        </w:rPr>
                        <w:fldChar w:fldCharType="begin"/>
                      </w:r>
                      <w:r w:rsidRPr="0040395C">
                        <w:rPr>
                          <w:rFonts w:ascii="TH Sarabun New" w:hAnsi="TH Sarabun New" w:cs="TH Sarabun New"/>
                          <w:b/>
                          <w:bCs/>
                          <w:i w:val="0"/>
                          <w:iCs w:val="0"/>
                          <w:color w:val="auto"/>
                          <w:sz w:val="32"/>
                          <w:szCs w:val="32"/>
                        </w:rPr>
                        <w:instrText xml:space="preserve"> SEQ </w:instrText>
                      </w:r>
                      <w:r w:rsidRPr="0040395C">
                        <w:rPr>
                          <w:rFonts w:ascii="TH Sarabun New" w:hAnsi="TH Sarabun New" w:cs="TH Sarabun New"/>
                          <w:b/>
                          <w:bCs/>
                          <w:i w:val="0"/>
                          <w:iCs w:val="0"/>
                          <w:color w:val="auto"/>
                          <w:sz w:val="32"/>
                          <w:szCs w:val="32"/>
                          <w:cs/>
                        </w:rPr>
                        <w:instrText>ภาพประกอบที่</w:instrText>
                      </w:r>
                      <w:r w:rsidRPr="0040395C">
                        <w:rPr>
                          <w:rFonts w:ascii="TH Sarabun New" w:hAnsi="TH Sarabun New" w:cs="TH Sarabun New"/>
                          <w:b/>
                          <w:bCs/>
                          <w:i w:val="0"/>
                          <w:iCs w:val="0"/>
                          <w:color w:val="auto"/>
                          <w:sz w:val="32"/>
                          <w:szCs w:val="32"/>
                        </w:rPr>
                        <w:instrText xml:space="preserve">_3. \* ARABIC </w:instrText>
                      </w:r>
                      <w:r w:rsidRPr="0040395C">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13</w:t>
                      </w:r>
                      <w:r w:rsidRPr="0040395C">
                        <w:rPr>
                          <w:rFonts w:ascii="TH Sarabun New" w:hAnsi="TH Sarabun New" w:cs="TH Sarabun New"/>
                          <w:b/>
                          <w:bCs/>
                          <w:i w:val="0"/>
                          <w:iCs w:val="0"/>
                          <w:color w:val="auto"/>
                          <w:sz w:val="32"/>
                          <w:szCs w:val="32"/>
                        </w:rPr>
                        <w:fldChar w:fldCharType="end"/>
                      </w:r>
                      <w:r w:rsidRPr="0040395C">
                        <w:rPr>
                          <w:rFonts w:ascii="TH Sarabun New" w:hAnsi="TH Sarabun New" w:cs="TH Sarabun New"/>
                          <w:i w:val="0"/>
                          <w:iCs w:val="0"/>
                          <w:color w:val="auto"/>
                          <w:sz w:val="32"/>
                          <w:szCs w:val="32"/>
                        </w:rPr>
                        <w:t xml:space="preserve"> Data Flow Diagram Level 2 Process 4 </w:t>
                      </w:r>
                      <w:r w:rsidRPr="0040395C">
                        <w:rPr>
                          <w:rFonts w:ascii="TH Sarabun New" w:hAnsi="TH Sarabun New" w:cs="TH Sarabun New"/>
                          <w:i w:val="0"/>
                          <w:iCs w:val="0"/>
                          <w:color w:val="auto"/>
                          <w:sz w:val="32"/>
                          <w:szCs w:val="32"/>
                          <w:cs/>
                        </w:rPr>
                        <w:t>จัดการข้อมูลหลังบ้าน</w:t>
                      </w:r>
                      <w:bookmarkEnd w:id="194"/>
                      <w:bookmarkEnd w:id="195"/>
                    </w:p>
                  </w:txbxContent>
                </v:textbox>
                <w10:wrap type="square"/>
              </v:shape>
            </w:pict>
          </mc:Fallback>
        </mc:AlternateContent>
      </w:r>
      <w:r w:rsidR="00F63ADE" w:rsidRPr="009F7AC5">
        <w:rPr>
          <w:noProof/>
          <w:color w:val="0D0D0D" w:themeColor="text1" w:themeTint="F2"/>
          <w:cs/>
        </w:rPr>
        <w:drawing>
          <wp:anchor distT="0" distB="0" distL="114300" distR="114300" simplePos="0" relativeHeight="251690023" behindDoc="0" locked="0" layoutInCell="1" allowOverlap="1" wp14:anchorId="2B564D83" wp14:editId="2A7EC6E4">
            <wp:simplePos x="0" y="0"/>
            <wp:positionH relativeFrom="margin">
              <wp:posOffset>-2540</wp:posOffset>
            </wp:positionH>
            <wp:positionV relativeFrom="margin">
              <wp:posOffset>73025</wp:posOffset>
            </wp:positionV>
            <wp:extent cx="5724525" cy="5524500"/>
            <wp:effectExtent l="0" t="0" r="9525" b="0"/>
            <wp:wrapSquare wrapText="bothSides"/>
            <wp:docPr id="22"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24525" cy="5524500"/>
                    </a:xfrm>
                    <a:prstGeom prst="rect">
                      <a:avLst/>
                    </a:prstGeom>
                    <a:noFill/>
                    <a:ln>
                      <a:noFill/>
                    </a:ln>
                  </pic:spPr>
                </pic:pic>
              </a:graphicData>
            </a:graphic>
          </wp:anchor>
        </w:drawing>
      </w:r>
    </w:p>
    <w:p w14:paraId="61BABD5E" w14:textId="387C77F9" w:rsidR="003C206A" w:rsidRPr="009F7AC5" w:rsidRDefault="003C206A" w:rsidP="00544A32">
      <w:pPr>
        <w:rPr>
          <w:rFonts w:ascii="TH SarabunPSK" w:hAnsi="TH SarabunPSK" w:cs="TH SarabunPSK"/>
          <w:b/>
          <w:bCs/>
          <w:color w:val="0D0D0D" w:themeColor="text1" w:themeTint="F2"/>
          <w:sz w:val="32"/>
          <w:szCs w:val="32"/>
        </w:rPr>
      </w:pPr>
    </w:p>
    <w:p w14:paraId="11859D9A" w14:textId="50EF2B7B" w:rsidR="003C206A" w:rsidRPr="009F7AC5" w:rsidRDefault="003C206A" w:rsidP="00544A32">
      <w:pPr>
        <w:rPr>
          <w:rFonts w:ascii="TH SarabunPSK" w:hAnsi="TH SarabunPSK" w:cs="TH SarabunPSK"/>
          <w:b/>
          <w:bCs/>
          <w:color w:val="0D0D0D" w:themeColor="text1" w:themeTint="F2"/>
          <w:sz w:val="32"/>
          <w:szCs w:val="32"/>
        </w:rPr>
      </w:pPr>
    </w:p>
    <w:p w14:paraId="4EE52303" w14:textId="5851295E" w:rsidR="003C206A" w:rsidRPr="009F7AC5" w:rsidRDefault="003C206A" w:rsidP="00614A97"/>
    <w:p w14:paraId="2234D153" w14:textId="70B22F5F" w:rsidR="003C206A" w:rsidRPr="009F7AC5" w:rsidRDefault="003C206A" w:rsidP="00544A32"/>
    <w:p w14:paraId="7A06A216" w14:textId="5DBE06F4" w:rsidR="003C206A" w:rsidRPr="009F7AC5" w:rsidRDefault="003C206A" w:rsidP="00614A97"/>
    <w:p w14:paraId="6A57091A" w14:textId="3EB1BC0E" w:rsidR="003C206A" w:rsidRPr="009F7AC5" w:rsidRDefault="003C206A" w:rsidP="00544A32"/>
    <w:p w14:paraId="698CB09D" w14:textId="321E0BD5" w:rsidR="003C206A" w:rsidRPr="009F7AC5" w:rsidRDefault="003C206A" w:rsidP="00544A32"/>
    <w:p w14:paraId="6C2AE61D" w14:textId="0093154E" w:rsidR="003C206A" w:rsidRPr="009F7AC5" w:rsidRDefault="0040395C" w:rsidP="00544A32">
      <w:r>
        <w:rPr>
          <w:noProof/>
        </w:rPr>
        <w:lastRenderedPageBreak/>
        <mc:AlternateContent>
          <mc:Choice Requires="wps">
            <w:drawing>
              <wp:anchor distT="0" distB="0" distL="114300" distR="114300" simplePos="0" relativeHeight="251725863" behindDoc="0" locked="0" layoutInCell="1" allowOverlap="1" wp14:anchorId="6D52D70D" wp14:editId="25A502F1">
                <wp:simplePos x="0" y="0"/>
                <wp:positionH relativeFrom="column">
                  <wp:posOffset>-6350</wp:posOffset>
                </wp:positionH>
                <wp:positionV relativeFrom="paragraph">
                  <wp:posOffset>5042535</wp:posOffset>
                </wp:positionV>
                <wp:extent cx="5724525" cy="635"/>
                <wp:effectExtent l="0" t="0" r="0" b="0"/>
                <wp:wrapSquare wrapText="bothSides"/>
                <wp:docPr id="1897384509" name="Text Box 1"/>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70DE2D52" w14:textId="3E16C75A" w:rsidR="0040395C" w:rsidRPr="00C20873" w:rsidRDefault="0040395C" w:rsidP="00C20873">
                            <w:pPr>
                              <w:pStyle w:val="af3"/>
                              <w:jc w:val="center"/>
                              <w:rPr>
                                <w:rFonts w:ascii="TH Sarabun New" w:hAnsi="TH Sarabun New" w:cs="TH Sarabun New"/>
                                <w:i w:val="0"/>
                                <w:iCs w:val="0"/>
                                <w:noProof/>
                                <w:color w:val="auto"/>
                                <w:sz w:val="32"/>
                                <w:szCs w:val="32"/>
                              </w:rPr>
                            </w:pPr>
                            <w:bookmarkStart w:id="138" w:name="_Toc225442418"/>
                            <w:bookmarkStart w:id="139" w:name="_Toc239772336"/>
                            <w:r w:rsidRPr="00C20873">
                              <w:rPr>
                                <w:rFonts w:ascii="TH Sarabun New" w:hAnsi="TH Sarabun New" w:cs="TH Sarabun New"/>
                                <w:b/>
                                <w:bCs/>
                                <w:i w:val="0"/>
                                <w:iCs w:val="0"/>
                                <w:color w:val="auto"/>
                                <w:sz w:val="32"/>
                                <w:szCs w:val="32"/>
                                <w:cs/>
                              </w:rPr>
                              <w:t xml:space="preserve">ภาพประกอบที่ </w:t>
                            </w:r>
                            <w:r w:rsidRPr="00C20873">
                              <w:rPr>
                                <w:rFonts w:ascii="TH Sarabun New" w:hAnsi="TH Sarabun New" w:cs="TH Sarabun New"/>
                                <w:b/>
                                <w:bCs/>
                                <w:i w:val="0"/>
                                <w:iCs w:val="0"/>
                                <w:color w:val="auto"/>
                                <w:sz w:val="32"/>
                                <w:szCs w:val="32"/>
                              </w:rPr>
                              <w:t>3.</w:t>
                            </w:r>
                            <w:r w:rsidRPr="00C20873">
                              <w:rPr>
                                <w:rFonts w:ascii="TH Sarabun New" w:hAnsi="TH Sarabun New" w:cs="TH Sarabun New"/>
                                <w:b/>
                                <w:bCs/>
                                <w:i w:val="0"/>
                                <w:iCs w:val="0"/>
                                <w:noProof/>
                                <w:color w:val="auto"/>
                                <w:sz w:val="32"/>
                                <w:szCs w:val="32"/>
                              </w:rPr>
                              <w:fldChar w:fldCharType="begin"/>
                            </w:r>
                            <w:r w:rsidRPr="00C20873">
                              <w:rPr>
                                <w:rFonts w:ascii="TH Sarabun New" w:hAnsi="TH Sarabun New" w:cs="TH Sarabun New"/>
                                <w:b/>
                                <w:bCs/>
                                <w:i w:val="0"/>
                                <w:iCs w:val="0"/>
                                <w:noProof/>
                                <w:color w:val="auto"/>
                                <w:sz w:val="32"/>
                                <w:szCs w:val="32"/>
                              </w:rPr>
                              <w:instrText xml:space="preserve"> SEQ </w:instrText>
                            </w:r>
                            <w:r w:rsidRPr="00C20873">
                              <w:rPr>
                                <w:rFonts w:ascii="TH Sarabun New" w:hAnsi="TH Sarabun New" w:cs="TH Sarabun New"/>
                                <w:b/>
                                <w:bCs/>
                                <w:i w:val="0"/>
                                <w:iCs w:val="0"/>
                                <w:noProof/>
                                <w:color w:val="auto"/>
                                <w:sz w:val="32"/>
                                <w:szCs w:val="32"/>
                                <w:cs/>
                              </w:rPr>
                              <w:instrText>ภาพประกอบที่</w:instrText>
                            </w:r>
                            <w:r w:rsidRPr="00C20873">
                              <w:rPr>
                                <w:rFonts w:ascii="TH Sarabun New" w:hAnsi="TH Sarabun New" w:cs="TH Sarabun New"/>
                                <w:b/>
                                <w:bCs/>
                                <w:i w:val="0"/>
                                <w:iCs w:val="0"/>
                                <w:noProof/>
                                <w:color w:val="auto"/>
                                <w:sz w:val="32"/>
                                <w:szCs w:val="32"/>
                              </w:rPr>
                              <w:instrText xml:space="preserve">_3. \* ARABIC </w:instrText>
                            </w:r>
                            <w:r w:rsidRPr="00C20873">
                              <w:rPr>
                                <w:rFonts w:ascii="TH Sarabun New" w:hAnsi="TH Sarabun New" w:cs="TH Sarabun New"/>
                                <w:b/>
                                <w:bCs/>
                                <w:i w:val="0"/>
                                <w:iCs w:val="0"/>
                                <w:noProof/>
                                <w:color w:val="auto"/>
                                <w:sz w:val="32"/>
                                <w:szCs w:val="32"/>
                              </w:rPr>
                              <w:fldChar w:fldCharType="separate"/>
                            </w:r>
                            <w:r w:rsidR="00745CD2">
                              <w:rPr>
                                <w:rFonts w:ascii="TH Sarabun New" w:hAnsi="TH Sarabun New" w:cs="TH Sarabun New"/>
                                <w:b/>
                                <w:bCs/>
                                <w:i w:val="0"/>
                                <w:iCs w:val="0"/>
                                <w:noProof/>
                                <w:color w:val="auto"/>
                                <w:sz w:val="32"/>
                                <w:szCs w:val="32"/>
                              </w:rPr>
                              <w:t>14</w:t>
                            </w:r>
                            <w:r w:rsidRPr="00C20873">
                              <w:rPr>
                                <w:rFonts w:ascii="TH Sarabun New" w:hAnsi="TH Sarabun New" w:cs="TH Sarabun New"/>
                                <w:b/>
                                <w:bCs/>
                                <w:i w:val="0"/>
                                <w:iCs w:val="0"/>
                                <w:noProof/>
                                <w:color w:val="auto"/>
                                <w:sz w:val="32"/>
                                <w:szCs w:val="32"/>
                              </w:rPr>
                              <w:fldChar w:fldCharType="end"/>
                            </w:r>
                            <w:r w:rsidRPr="00C20873">
                              <w:rPr>
                                <w:rFonts w:ascii="TH Sarabun New" w:hAnsi="TH Sarabun New" w:cs="TH Sarabun New"/>
                                <w:i w:val="0"/>
                                <w:iCs w:val="0"/>
                                <w:noProof/>
                                <w:color w:val="auto"/>
                                <w:sz w:val="32"/>
                                <w:szCs w:val="32"/>
                              </w:rPr>
                              <w:t xml:space="preserve"> </w:t>
                            </w:r>
                            <w:r w:rsidR="00C20873" w:rsidRPr="00C20873">
                              <w:rPr>
                                <w:rFonts w:ascii="TH Sarabun New" w:hAnsi="TH Sarabun New" w:cs="TH Sarabun New"/>
                                <w:i w:val="0"/>
                                <w:iCs w:val="0"/>
                                <w:noProof/>
                                <w:color w:val="auto"/>
                                <w:sz w:val="32"/>
                                <w:szCs w:val="32"/>
                              </w:rPr>
                              <w:t xml:space="preserve">Data Flow Diagram Level 2 Process 5 </w:t>
                            </w:r>
                            <w:r w:rsidR="00C20873" w:rsidRPr="00C20873">
                              <w:rPr>
                                <w:rFonts w:ascii="TH Sarabun New" w:hAnsi="TH Sarabun New" w:cs="TH Sarabun New"/>
                                <w:i w:val="0"/>
                                <w:iCs w:val="0"/>
                                <w:noProof/>
                                <w:color w:val="auto"/>
                                <w:sz w:val="32"/>
                                <w:szCs w:val="32"/>
                                <w:cs/>
                              </w:rPr>
                              <w:t>ประมวลผลการเล่นเกม</w:t>
                            </w:r>
                            <w:bookmarkEnd w:id="138"/>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52D70D" id="_x0000_s1046" type="#_x0000_t202" style="position:absolute;margin-left:-.5pt;margin-top:397.05pt;width:450.75pt;height:.05pt;z-index:2517258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" stroked="f">
                <v:textbox style="mso-fit-shape-to-text:t" inset="0,0,0,0">
                  <w:txbxContent>
                    <w:p w14:paraId="70DE2D52" w14:textId="3E16C75A" w:rsidR="0040395C" w:rsidRPr="00C20873" w:rsidRDefault="0040395C" w:rsidP="00C20873">
                      <w:pPr>
                        <w:pStyle w:val="af3"/>
                        <w:jc w:val="center"/>
                        <w:rPr>
                          <w:rFonts w:ascii="TH Sarabun New" w:hAnsi="TH Sarabun New" w:cs="TH Sarabun New"/>
                          <w:i w:val="0"/>
                          <w:iCs w:val="0"/>
                          <w:noProof/>
                          <w:color w:val="auto"/>
                          <w:sz w:val="32"/>
                          <w:szCs w:val="32"/>
                        </w:rPr>
                      </w:pPr>
                      <w:bookmarkStart w:id="198" w:name="_Toc225442418"/>
                      <w:bookmarkStart w:id="199" w:name="_Toc239772336"/>
                      <w:r w:rsidRPr="00C20873">
                        <w:rPr>
                          <w:rFonts w:ascii="TH Sarabun New" w:hAnsi="TH Sarabun New" w:cs="TH Sarabun New"/>
                          <w:b/>
                          <w:bCs/>
                          <w:i w:val="0"/>
                          <w:iCs w:val="0"/>
                          <w:color w:val="auto"/>
                          <w:sz w:val="32"/>
                          <w:szCs w:val="32"/>
                          <w:cs/>
                        </w:rPr>
                        <w:t xml:space="preserve">ภาพประกอบที่ </w:t>
                      </w:r>
                      <w:r w:rsidRPr="00C20873">
                        <w:rPr>
                          <w:rFonts w:ascii="TH Sarabun New" w:hAnsi="TH Sarabun New" w:cs="TH Sarabun New"/>
                          <w:b/>
                          <w:bCs/>
                          <w:i w:val="0"/>
                          <w:iCs w:val="0"/>
                          <w:color w:val="auto"/>
                          <w:sz w:val="32"/>
                          <w:szCs w:val="32"/>
                        </w:rPr>
                        <w:t>3.</w:t>
                      </w:r>
                      <w:r w:rsidRPr="00C20873">
                        <w:rPr>
                          <w:rFonts w:ascii="TH Sarabun New" w:hAnsi="TH Sarabun New" w:cs="TH Sarabun New"/>
                          <w:b/>
                          <w:bCs/>
                          <w:i w:val="0"/>
                          <w:iCs w:val="0"/>
                          <w:noProof/>
                          <w:color w:val="auto"/>
                          <w:sz w:val="32"/>
                          <w:szCs w:val="32"/>
                        </w:rPr>
                        <w:fldChar w:fldCharType="begin"/>
                      </w:r>
                      <w:r w:rsidRPr="00C20873">
                        <w:rPr>
                          <w:rFonts w:ascii="TH Sarabun New" w:hAnsi="TH Sarabun New" w:cs="TH Sarabun New"/>
                          <w:b/>
                          <w:bCs/>
                          <w:i w:val="0"/>
                          <w:iCs w:val="0"/>
                          <w:noProof/>
                          <w:color w:val="auto"/>
                          <w:sz w:val="32"/>
                          <w:szCs w:val="32"/>
                        </w:rPr>
                        <w:instrText xml:space="preserve"> SEQ </w:instrText>
                      </w:r>
                      <w:r w:rsidRPr="00C20873">
                        <w:rPr>
                          <w:rFonts w:ascii="TH Sarabun New" w:hAnsi="TH Sarabun New" w:cs="TH Sarabun New"/>
                          <w:b/>
                          <w:bCs/>
                          <w:i w:val="0"/>
                          <w:iCs w:val="0"/>
                          <w:noProof/>
                          <w:color w:val="auto"/>
                          <w:sz w:val="32"/>
                          <w:szCs w:val="32"/>
                          <w:cs/>
                        </w:rPr>
                        <w:instrText>ภาพประกอบที่</w:instrText>
                      </w:r>
                      <w:r w:rsidRPr="00C20873">
                        <w:rPr>
                          <w:rFonts w:ascii="TH Sarabun New" w:hAnsi="TH Sarabun New" w:cs="TH Sarabun New"/>
                          <w:b/>
                          <w:bCs/>
                          <w:i w:val="0"/>
                          <w:iCs w:val="0"/>
                          <w:noProof/>
                          <w:color w:val="auto"/>
                          <w:sz w:val="32"/>
                          <w:szCs w:val="32"/>
                        </w:rPr>
                        <w:instrText xml:space="preserve">_3. \* ARABIC </w:instrText>
                      </w:r>
                      <w:r w:rsidRPr="00C20873">
                        <w:rPr>
                          <w:rFonts w:ascii="TH Sarabun New" w:hAnsi="TH Sarabun New" w:cs="TH Sarabun New"/>
                          <w:b/>
                          <w:bCs/>
                          <w:i w:val="0"/>
                          <w:iCs w:val="0"/>
                          <w:noProof/>
                          <w:color w:val="auto"/>
                          <w:sz w:val="32"/>
                          <w:szCs w:val="32"/>
                        </w:rPr>
                        <w:fldChar w:fldCharType="separate"/>
                      </w:r>
                      <w:r w:rsidR="00745CD2">
                        <w:rPr>
                          <w:rFonts w:ascii="TH Sarabun New" w:hAnsi="TH Sarabun New" w:cs="TH Sarabun New"/>
                          <w:b/>
                          <w:bCs/>
                          <w:i w:val="0"/>
                          <w:iCs w:val="0"/>
                          <w:noProof/>
                          <w:color w:val="auto"/>
                          <w:sz w:val="32"/>
                          <w:szCs w:val="32"/>
                        </w:rPr>
                        <w:t>14</w:t>
                      </w:r>
                      <w:r w:rsidRPr="00C20873">
                        <w:rPr>
                          <w:rFonts w:ascii="TH Sarabun New" w:hAnsi="TH Sarabun New" w:cs="TH Sarabun New"/>
                          <w:b/>
                          <w:bCs/>
                          <w:i w:val="0"/>
                          <w:iCs w:val="0"/>
                          <w:noProof/>
                          <w:color w:val="auto"/>
                          <w:sz w:val="32"/>
                          <w:szCs w:val="32"/>
                        </w:rPr>
                        <w:fldChar w:fldCharType="end"/>
                      </w:r>
                      <w:r w:rsidRPr="00C20873">
                        <w:rPr>
                          <w:rFonts w:ascii="TH Sarabun New" w:hAnsi="TH Sarabun New" w:cs="TH Sarabun New"/>
                          <w:i w:val="0"/>
                          <w:iCs w:val="0"/>
                          <w:noProof/>
                          <w:color w:val="auto"/>
                          <w:sz w:val="32"/>
                          <w:szCs w:val="32"/>
                        </w:rPr>
                        <w:t xml:space="preserve"> </w:t>
                      </w:r>
                      <w:r w:rsidR="00C20873" w:rsidRPr="00C20873">
                        <w:rPr>
                          <w:rFonts w:ascii="TH Sarabun New" w:hAnsi="TH Sarabun New" w:cs="TH Sarabun New"/>
                          <w:i w:val="0"/>
                          <w:iCs w:val="0"/>
                          <w:noProof/>
                          <w:color w:val="auto"/>
                          <w:sz w:val="32"/>
                          <w:szCs w:val="32"/>
                        </w:rPr>
                        <w:t xml:space="preserve">Data Flow Diagram Level 2 Process 5 </w:t>
                      </w:r>
                      <w:r w:rsidR="00C20873" w:rsidRPr="00C20873">
                        <w:rPr>
                          <w:rFonts w:ascii="TH Sarabun New" w:hAnsi="TH Sarabun New" w:cs="TH Sarabun New"/>
                          <w:i w:val="0"/>
                          <w:iCs w:val="0"/>
                          <w:noProof/>
                          <w:color w:val="auto"/>
                          <w:sz w:val="32"/>
                          <w:szCs w:val="32"/>
                          <w:cs/>
                        </w:rPr>
                        <w:t>ประมวลผลการเล่นเกม</w:t>
                      </w:r>
                      <w:bookmarkEnd w:id="198"/>
                      <w:bookmarkEnd w:id="199"/>
                    </w:p>
                  </w:txbxContent>
                </v:textbox>
                <w10:wrap type="square"/>
              </v:shape>
            </w:pict>
          </mc:Fallback>
        </mc:AlternateContent>
      </w:r>
      <w:r w:rsidR="0070787D" w:rsidRPr="009F7AC5">
        <w:rPr>
          <w:noProof/>
          <w:cs/>
        </w:rPr>
        <w:drawing>
          <wp:anchor distT="0" distB="0" distL="114300" distR="114300" simplePos="0" relativeHeight="251693095" behindDoc="0" locked="0" layoutInCell="1" allowOverlap="1" wp14:anchorId="31EF5EF1" wp14:editId="759374BE">
            <wp:simplePos x="0" y="0"/>
            <wp:positionH relativeFrom="margin">
              <wp:posOffset>-6350</wp:posOffset>
            </wp:positionH>
            <wp:positionV relativeFrom="margin">
              <wp:posOffset>156210</wp:posOffset>
            </wp:positionV>
            <wp:extent cx="5724525" cy="4829175"/>
            <wp:effectExtent l="0" t="0" r="9525" b="9525"/>
            <wp:wrapSquare wrapText="bothSides"/>
            <wp:docPr id="26" name="รูปภาพ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24525" cy="4829175"/>
                    </a:xfrm>
                    <a:prstGeom prst="rect">
                      <a:avLst/>
                    </a:prstGeom>
                    <a:noFill/>
                    <a:ln>
                      <a:noFill/>
                    </a:ln>
                  </pic:spPr>
                </pic:pic>
              </a:graphicData>
            </a:graphic>
          </wp:anchor>
        </w:drawing>
      </w:r>
    </w:p>
    <w:p w14:paraId="32AD2454" w14:textId="2C98A3F8" w:rsidR="003C206A" w:rsidRPr="009F7AC5" w:rsidRDefault="003C206A" w:rsidP="00AB2A0D"/>
    <w:p w14:paraId="3163E0EA" w14:textId="35FAEA92" w:rsidR="003C206A" w:rsidRPr="009F7AC5" w:rsidRDefault="003C206A" w:rsidP="009231D3">
      <w:pPr>
        <w:rPr>
          <w:rFonts w:ascii="TH SarabunPSK" w:hAnsi="TH SarabunPSK" w:cs="TH SarabunPSK"/>
          <w:color w:val="0D0D0D" w:themeColor="text1" w:themeTint="F2"/>
          <w:sz w:val="32"/>
          <w:szCs w:val="32"/>
        </w:rPr>
      </w:pPr>
    </w:p>
    <w:p w14:paraId="3C8C5376" w14:textId="4F9904A3" w:rsidR="003C206A" w:rsidRPr="009F7AC5" w:rsidRDefault="003C206A" w:rsidP="009231D3"/>
    <w:p w14:paraId="1E3B6704" w14:textId="17C78D15" w:rsidR="003C206A" w:rsidRPr="009F7AC5" w:rsidRDefault="003C206A" w:rsidP="00544A32"/>
    <w:p w14:paraId="5971D1D4" w14:textId="45AD48EB" w:rsidR="003C206A" w:rsidRPr="009F7AC5" w:rsidRDefault="003C206A" w:rsidP="009231D3"/>
    <w:p w14:paraId="4DDC9B90" w14:textId="10C8E065" w:rsidR="003C206A" w:rsidRPr="009F7AC5" w:rsidRDefault="003C206A" w:rsidP="009231D3"/>
    <w:p w14:paraId="37CF9B60" w14:textId="2B8FAC0C" w:rsidR="003C206A" w:rsidRPr="009F7AC5" w:rsidRDefault="003C206A" w:rsidP="009231D3"/>
    <w:p w14:paraId="3BD7B7FB" w14:textId="7B0B9034" w:rsidR="003C206A" w:rsidRPr="009F7AC5" w:rsidRDefault="003C206A" w:rsidP="009231D3"/>
    <w:p w14:paraId="3FC07649" w14:textId="612135CE" w:rsidR="003C206A" w:rsidRPr="009F7AC5" w:rsidRDefault="003C206A" w:rsidP="009231D3"/>
    <w:p w14:paraId="29BC25AF" w14:textId="7E0DE373" w:rsidR="003C206A" w:rsidRPr="009F7AC5" w:rsidRDefault="00C20873" w:rsidP="009231D3">
      <w:r>
        <w:rPr>
          <w:noProof/>
        </w:rPr>
        <w:lastRenderedPageBreak/>
        <mc:AlternateContent>
          <mc:Choice Requires="wps">
            <w:drawing>
              <wp:anchor distT="0" distB="0" distL="114300" distR="114300" simplePos="0" relativeHeight="251727911" behindDoc="0" locked="0" layoutInCell="1" allowOverlap="1" wp14:anchorId="6CDD891A" wp14:editId="5AFC28F5">
                <wp:simplePos x="0" y="0"/>
                <wp:positionH relativeFrom="column">
                  <wp:posOffset>178858</wp:posOffset>
                </wp:positionH>
                <wp:positionV relativeFrom="paragraph">
                  <wp:posOffset>3993092</wp:posOffset>
                </wp:positionV>
                <wp:extent cx="5724525" cy="635"/>
                <wp:effectExtent l="0" t="0" r="0" b="0"/>
                <wp:wrapSquare wrapText="bothSides"/>
                <wp:docPr id="669999296" name="Text Box 1"/>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0851D1BD" w14:textId="36E6D89B" w:rsidR="00C20873" w:rsidRPr="00C20873" w:rsidRDefault="00C20873" w:rsidP="00C20873">
                            <w:pPr>
                              <w:pStyle w:val="af3"/>
                              <w:jc w:val="center"/>
                              <w:rPr>
                                <w:rFonts w:ascii="TH Sarabun New" w:hAnsi="TH Sarabun New" w:cs="TH Sarabun New"/>
                                <w:i w:val="0"/>
                                <w:iCs w:val="0"/>
                                <w:noProof/>
                                <w:color w:val="auto"/>
                                <w:sz w:val="32"/>
                                <w:szCs w:val="32"/>
                              </w:rPr>
                            </w:pPr>
                            <w:bookmarkStart w:id="140" w:name="_Toc225442419"/>
                            <w:bookmarkStart w:id="141" w:name="_Toc239772337"/>
                            <w:r w:rsidRPr="00C20873">
                              <w:rPr>
                                <w:rFonts w:ascii="TH Sarabun New" w:hAnsi="TH Sarabun New" w:cs="TH Sarabun New"/>
                                <w:b/>
                                <w:bCs/>
                                <w:i w:val="0"/>
                                <w:iCs w:val="0"/>
                                <w:color w:val="auto"/>
                                <w:sz w:val="32"/>
                                <w:szCs w:val="32"/>
                                <w:cs/>
                              </w:rPr>
                              <w:t xml:space="preserve">ภาพประกอบที่ </w:t>
                            </w:r>
                            <w:r w:rsidRPr="00C20873">
                              <w:rPr>
                                <w:rFonts w:ascii="TH Sarabun New" w:hAnsi="TH Sarabun New" w:cs="TH Sarabun New"/>
                                <w:b/>
                                <w:bCs/>
                                <w:i w:val="0"/>
                                <w:iCs w:val="0"/>
                                <w:color w:val="auto"/>
                                <w:sz w:val="32"/>
                                <w:szCs w:val="32"/>
                              </w:rPr>
                              <w:t>3.</w:t>
                            </w:r>
                            <w:r w:rsidRPr="00C20873">
                              <w:rPr>
                                <w:rFonts w:ascii="TH Sarabun New" w:hAnsi="TH Sarabun New" w:cs="TH Sarabun New"/>
                                <w:b/>
                                <w:bCs/>
                                <w:i w:val="0"/>
                                <w:iCs w:val="0"/>
                                <w:noProof/>
                                <w:color w:val="auto"/>
                                <w:sz w:val="32"/>
                                <w:szCs w:val="32"/>
                              </w:rPr>
                              <w:fldChar w:fldCharType="begin"/>
                            </w:r>
                            <w:r w:rsidRPr="00C20873">
                              <w:rPr>
                                <w:rFonts w:ascii="TH Sarabun New" w:hAnsi="TH Sarabun New" w:cs="TH Sarabun New"/>
                                <w:b/>
                                <w:bCs/>
                                <w:i w:val="0"/>
                                <w:iCs w:val="0"/>
                                <w:noProof/>
                                <w:color w:val="auto"/>
                                <w:sz w:val="32"/>
                                <w:szCs w:val="32"/>
                              </w:rPr>
                              <w:instrText xml:space="preserve"> SEQ </w:instrText>
                            </w:r>
                            <w:r w:rsidRPr="00C20873">
                              <w:rPr>
                                <w:rFonts w:ascii="TH Sarabun New" w:hAnsi="TH Sarabun New" w:cs="TH Sarabun New"/>
                                <w:b/>
                                <w:bCs/>
                                <w:i w:val="0"/>
                                <w:iCs w:val="0"/>
                                <w:noProof/>
                                <w:color w:val="auto"/>
                                <w:sz w:val="32"/>
                                <w:szCs w:val="32"/>
                                <w:cs/>
                              </w:rPr>
                              <w:instrText>ภาพประกอบที่</w:instrText>
                            </w:r>
                            <w:r w:rsidRPr="00C20873">
                              <w:rPr>
                                <w:rFonts w:ascii="TH Sarabun New" w:hAnsi="TH Sarabun New" w:cs="TH Sarabun New"/>
                                <w:b/>
                                <w:bCs/>
                                <w:i w:val="0"/>
                                <w:iCs w:val="0"/>
                                <w:noProof/>
                                <w:color w:val="auto"/>
                                <w:sz w:val="32"/>
                                <w:szCs w:val="32"/>
                              </w:rPr>
                              <w:instrText xml:space="preserve">_3. \* ARABIC </w:instrText>
                            </w:r>
                            <w:r w:rsidRPr="00C20873">
                              <w:rPr>
                                <w:rFonts w:ascii="TH Sarabun New" w:hAnsi="TH Sarabun New" w:cs="TH Sarabun New"/>
                                <w:b/>
                                <w:bCs/>
                                <w:i w:val="0"/>
                                <w:iCs w:val="0"/>
                                <w:noProof/>
                                <w:color w:val="auto"/>
                                <w:sz w:val="32"/>
                                <w:szCs w:val="32"/>
                              </w:rPr>
                              <w:fldChar w:fldCharType="separate"/>
                            </w:r>
                            <w:r w:rsidR="00745CD2">
                              <w:rPr>
                                <w:rFonts w:ascii="TH Sarabun New" w:hAnsi="TH Sarabun New" w:cs="TH Sarabun New"/>
                                <w:b/>
                                <w:bCs/>
                                <w:i w:val="0"/>
                                <w:iCs w:val="0"/>
                                <w:noProof/>
                                <w:color w:val="auto"/>
                                <w:sz w:val="32"/>
                                <w:szCs w:val="32"/>
                              </w:rPr>
                              <w:t>15</w:t>
                            </w:r>
                            <w:r w:rsidRPr="00C20873">
                              <w:rPr>
                                <w:rFonts w:ascii="TH Sarabun New" w:hAnsi="TH Sarabun New" w:cs="TH Sarabun New"/>
                                <w:b/>
                                <w:bCs/>
                                <w:i w:val="0"/>
                                <w:iCs w:val="0"/>
                                <w:noProof/>
                                <w:color w:val="auto"/>
                                <w:sz w:val="32"/>
                                <w:szCs w:val="32"/>
                              </w:rPr>
                              <w:fldChar w:fldCharType="end"/>
                            </w:r>
                            <w:r w:rsidRPr="00C20873">
                              <w:rPr>
                                <w:rFonts w:ascii="TH Sarabun New" w:hAnsi="TH Sarabun New" w:cs="TH Sarabun New"/>
                                <w:i w:val="0"/>
                                <w:iCs w:val="0"/>
                                <w:noProof/>
                                <w:color w:val="auto"/>
                                <w:sz w:val="32"/>
                                <w:szCs w:val="32"/>
                              </w:rPr>
                              <w:t xml:space="preserve"> Data Flow Diagram Level 2 Process 6 </w:t>
                            </w:r>
                            <w:r w:rsidRPr="00C20873">
                              <w:rPr>
                                <w:rFonts w:ascii="TH Sarabun New" w:hAnsi="TH Sarabun New" w:cs="TH Sarabun New"/>
                                <w:i w:val="0"/>
                                <w:iCs w:val="0"/>
                                <w:noProof/>
                                <w:color w:val="auto"/>
                                <w:sz w:val="32"/>
                                <w:szCs w:val="32"/>
                                <w:cs/>
                              </w:rPr>
                              <w:t>จัดการข้อมูลเบื้องหลัง</w:t>
                            </w:r>
                            <w:bookmarkEnd w:id="140"/>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D891A" id="_x0000_s1047" type="#_x0000_t202" style="position:absolute;margin-left:14.1pt;margin-top:314.4pt;width:450.75pt;height:.05pt;z-index:2517279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" stroked="f">
                <v:textbox style="mso-fit-shape-to-text:t" inset="0,0,0,0">
                  <w:txbxContent>
                    <w:p w14:paraId="0851D1BD" w14:textId="36E6D89B" w:rsidR="00C20873" w:rsidRPr="00C20873" w:rsidRDefault="00C20873" w:rsidP="00C20873">
                      <w:pPr>
                        <w:pStyle w:val="af3"/>
                        <w:jc w:val="center"/>
                        <w:rPr>
                          <w:rFonts w:ascii="TH Sarabun New" w:hAnsi="TH Sarabun New" w:cs="TH Sarabun New"/>
                          <w:i w:val="0"/>
                          <w:iCs w:val="0"/>
                          <w:noProof/>
                          <w:color w:val="auto"/>
                          <w:sz w:val="32"/>
                          <w:szCs w:val="32"/>
                        </w:rPr>
                      </w:pPr>
                      <w:bookmarkStart w:id="202" w:name="_Toc225442419"/>
                      <w:bookmarkStart w:id="203" w:name="_Toc239772337"/>
                      <w:r w:rsidRPr="00C20873">
                        <w:rPr>
                          <w:rFonts w:ascii="TH Sarabun New" w:hAnsi="TH Sarabun New" w:cs="TH Sarabun New"/>
                          <w:b/>
                          <w:bCs/>
                          <w:i w:val="0"/>
                          <w:iCs w:val="0"/>
                          <w:color w:val="auto"/>
                          <w:sz w:val="32"/>
                          <w:szCs w:val="32"/>
                          <w:cs/>
                        </w:rPr>
                        <w:t xml:space="preserve">ภาพประกอบที่ </w:t>
                      </w:r>
                      <w:r w:rsidRPr="00C20873">
                        <w:rPr>
                          <w:rFonts w:ascii="TH Sarabun New" w:hAnsi="TH Sarabun New" w:cs="TH Sarabun New"/>
                          <w:b/>
                          <w:bCs/>
                          <w:i w:val="0"/>
                          <w:iCs w:val="0"/>
                          <w:color w:val="auto"/>
                          <w:sz w:val="32"/>
                          <w:szCs w:val="32"/>
                        </w:rPr>
                        <w:t>3.</w:t>
                      </w:r>
                      <w:r w:rsidRPr="00C20873">
                        <w:rPr>
                          <w:rFonts w:ascii="TH Sarabun New" w:hAnsi="TH Sarabun New" w:cs="TH Sarabun New"/>
                          <w:b/>
                          <w:bCs/>
                          <w:i w:val="0"/>
                          <w:iCs w:val="0"/>
                          <w:noProof/>
                          <w:color w:val="auto"/>
                          <w:sz w:val="32"/>
                          <w:szCs w:val="32"/>
                        </w:rPr>
                        <w:fldChar w:fldCharType="begin"/>
                      </w:r>
                      <w:r w:rsidRPr="00C20873">
                        <w:rPr>
                          <w:rFonts w:ascii="TH Sarabun New" w:hAnsi="TH Sarabun New" w:cs="TH Sarabun New"/>
                          <w:b/>
                          <w:bCs/>
                          <w:i w:val="0"/>
                          <w:iCs w:val="0"/>
                          <w:noProof/>
                          <w:color w:val="auto"/>
                          <w:sz w:val="32"/>
                          <w:szCs w:val="32"/>
                        </w:rPr>
                        <w:instrText xml:space="preserve"> SEQ </w:instrText>
                      </w:r>
                      <w:r w:rsidRPr="00C20873">
                        <w:rPr>
                          <w:rFonts w:ascii="TH Sarabun New" w:hAnsi="TH Sarabun New" w:cs="TH Sarabun New"/>
                          <w:b/>
                          <w:bCs/>
                          <w:i w:val="0"/>
                          <w:iCs w:val="0"/>
                          <w:noProof/>
                          <w:color w:val="auto"/>
                          <w:sz w:val="32"/>
                          <w:szCs w:val="32"/>
                          <w:cs/>
                        </w:rPr>
                        <w:instrText>ภาพประกอบที่</w:instrText>
                      </w:r>
                      <w:r w:rsidRPr="00C20873">
                        <w:rPr>
                          <w:rFonts w:ascii="TH Sarabun New" w:hAnsi="TH Sarabun New" w:cs="TH Sarabun New"/>
                          <w:b/>
                          <w:bCs/>
                          <w:i w:val="0"/>
                          <w:iCs w:val="0"/>
                          <w:noProof/>
                          <w:color w:val="auto"/>
                          <w:sz w:val="32"/>
                          <w:szCs w:val="32"/>
                        </w:rPr>
                        <w:instrText xml:space="preserve">_3. \* ARABIC </w:instrText>
                      </w:r>
                      <w:r w:rsidRPr="00C20873">
                        <w:rPr>
                          <w:rFonts w:ascii="TH Sarabun New" w:hAnsi="TH Sarabun New" w:cs="TH Sarabun New"/>
                          <w:b/>
                          <w:bCs/>
                          <w:i w:val="0"/>
                          <w:iCs w:val="0"/>
                          <w:noProof/>
                          <w:color w:val="auto"/>
                          <w:sz w:val="32"/>
                          <w:szCs w:val="32"/>
                        </w:rPr>
                        <w:fldChar w:fldCharType="separate"/>
                      </w:r>
                      <w:r w:rsidR="00745CD2">
                        <w:rPr>
                          <w:rFonts w:ascii="TH Sarabun New" w:hAnsi="TH Sarabun New" w:cs="TH Sarabun New"/>
                          <w:b/>
                          <w:bCs/>
                          <w:i w:val="0"/>
                          <w:iCs w:val="0"/>
                          <w:noProof/>
                          <w:color w:val="auto"/>
                          <w:sz w:val="32"/>
                          <w:szCs w:val="32"/>
                        </w:rPr>
                        <w:t>15</w:t>
                      </w:r>
                      <w:r w:rsidRPr="00C20873">
                        <w:rPr>
                          <w:rFonts w:ascii="TH Sarabun New" w:hAnsi="TH Sarabun New" w:cs="TH Sarabun New"/>
                          <w:b/>
                          <w:bCs/>
                          <w:i w:val="0"/>
                          <w:iCs w:val="0"/>
                          <w:noProof/>
                          <w:color w:val="auto"/>
                          <w:sz w:val="32"/>
                          <w:szCs w:val="32"/>
                        </w:rPr>
                        <w:fldChar w:fldCharType="end"/>
                      </w:r>
                      <w:r w:rsidRPr="00C20873">
                        <w:rPr>
                          <w:rFonts w:ascii="TH Sarabun New" w:hAnsi="TH Sarabun New" w:cs="TH Sarabun New"/>
                          <w:i w:val="0"/>
                          <w:iCs w:val="0"/>
                          <w:noProof/>
                          <w:color w:val="auto"/>
                          <w:sz w:val="32"/>
                          <w:szCs w:val="32"/>
                        </w:rPr>
                        <w:t xml:space="preserve"> Data Flow Diagram Level 2 Process 6 </w:t>
                      </w:r>
                      <w:r w:rsidRPr="00C20873">
                        <w:rPr>
                          <w:rFonts w:ascii="TH Sarabun New" w:hAnsi="TH Sarabun New" w:cs="TH Sarabun New"/>
                          <w:i w:val="0"/>
                          <w:iCs w:val="0"/>
                          <w:noProof/>
                          <w:color w:val="auto"/>
                          <w:sz w:val="32"/>
                          <w:szCs w:val="32"/>
                          <w:cs/>
                        </w:rPr>
                        <w:t>จัดการข้อมูลเบื้องหลัง</w:t>
                      </w:r>
                      <w:bookmarkEnd w:id="202"/>
                      <w:bookmarkEnd w:id="203"/>
                    </w:p>
                  </w:txbxContent>
                </v:textbox>
                <w10:wrap type="square"/>
              </v:shape>
            </w:pict>
          </mc:Fallback>
        </mc:AlternateContent>
      </w:r>
    </w:p>
    <w:p w14:paraId="07342158" w14:textId="256DBD8F" w:rsidR="003C206A" w:rsidRPr="009F7AC5" w:rsidRDefault="008873B7" w:rsidP="009231D3">
      <w:r w:rsidRPr="009F7AC5">
        <w:rPr>
          <w:noProof/>
          <w:cs/>
        </w:rPr>
        <w:drawing>
          <wp:anchor distT="0" distB="0" distL="114300" distR="114300" simplePos="0" relativeHeight="251696167" behindDoc="0" locked="0" layoutInCell="1" allowOverlap="1" wp14:anchorId="432F4AC0" wp14:editId="2B510CCF">
            <wp:simplePos x="0" y="0"/>
            <wp:positionH relativeFrom="margin">
              <wp:posOffset>-15875</wp:posOffset>
            </wp:positionH>
            <wp:positionV relativeFrom="margin">
              <wp:posOffset>116840</wp:posOffset>
            </wp:positionV>
            <wp:extent cx="5724525" cy="3743325"/>
            <wp:effectExtent l="0" t="0" r="9525" b="9525"/>
            <wp:wrapSquare wrapText="bothSides"/>
            <wp:docPr id="29" name="รูปภาพ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24525" cy="3743325"/>
                    </a:xfrm>
                    <a:prstGeom prst="rect">
                      <a:avLst/>
                    </a:prstGeom>
                    <a:noFill/>
                    <a:ln>
                      <a:noFill/>
                    </a:ln>
                  </pic:spPr>
                </pic:pic>
              </a:graphicData>
            </a:graphic>
          </wp:anchor>
        </w:drawing>
      </w:r>
    </w:p>
    <w:p w14:paraId="1134280D" w14:textId="2D8822D9" w:rsidR="003C206A" w:rsidRDefault="003C206A" w:rsidP="009231D3"/>
    <w:p w14:paraId="0F8CBD5F" w14:textId="449529F0" w:rsidR="00AB2A0D" w:rsidRDefault="00AB2A0D" w:rsidP="00AB2A0D"/>
    <w:p w14:paraId="4FA23DF1" w14:textId="14BE3D1E" w:rsidR="009231D3" w:rsidRDefault="009231D3" w:rsidP="00AB2A0D"/>
    <w:p w14:paraId="0F712262" w14:textId="0A6892EB" w:rsidR="009231D3" w:rsidRDefault="009231D3" w:rsidP="00AB2A0D"/>
    <w:p w14:paraId="6A3EDF9C" w14:textId="77777777" w:rsidR="009231D3" w:rsidRDefault="009231D3" w:rsidP="00AB2A0D"/>
    <w:p w14:paraId="6669BFF6" w14:textId="77777777" w:rsidR="009231D3" w:rsidRDefault="009231D3" w:rsidP="00AB2A0D"/>
    <w:p w14:paraId="558CE759" w14:textId="3F0BA8A6" w:rsidR="009231D3" w:rsidRDefault="009231D3" w:rsidP="00AB2A0D"/>
    <w:p w14:paraId="3682D4A8" w14:textId="77777777" w:rsidR="009231D3" w:rsidRDefault="009231D3" w:rsidP="00AB2A0D"/>
    <w:p w14:paraId="29925C0B" w14:textId="77777777" w:rsidR="009231D3" w:rsidRDefault="009231D3" w:rsidP="00AB2A0D"/>
    <w:p w14:paraId="5B0EA07E" w14:textId="77777777" w:rsidR="009231D3" w:rsidRDefault="009231D3" w:rsidP="00AB2A0D"/>
    <w:p w14:paraId="61493624" w14:textId="77777777" w:rsidR="009231D3" w:rsidRDefault="009231D3" w:rsidP="00AB2A0D"/>
    <w:p w14:paraId="7F4C7F39" w14:textId="77777777" w:rsidR="009231D3" w:rsidRPr="00AB2A0D" w:rsidRDefault="009231D3" w:rsidP="00AB2A0D"/>
    <w:bookmarkStart w:id="142" w:name="_Toc241852722"/>
    <w:p w14:paraId="730C89CD" w14:textId="4855ABCC" w:rsidR="002017A3" w:rsidRPr="00C47324" w:rsidRDefault="00C20873" w:rsidP="00C47324">
      <w:pPr>
        <w:pStyle w:val="3"/>
        <w:rPr>
          <w:rFonts w:ascii="TH Sarabun New" w:hAnsi="TH Sarabun New" w:cs="TH Sarabun New"/>
          <w:b/>
          <w:bCs/>
          <w:sz w:val="32"/>
          <w:szCs w:val="32"/>
        </w:rPr>
      </w:pPr>
      <w:r>
        <w:rPr>
          <w:noProof/>
        </w:rPr>
        <w:lastRenderedPageBreak/>
        <mc:AlternateContent>
          <mc:Choice Requires="wps">
            <w:drawing>
              <wp:anchor distT="0" distB="0" distL="114300" distR="114300" simplePos="0" relativeHeight="251729959" behindDoc="0" locked="0" layoutInCell="1" allowOverlap="1" wp14:anchorId="38947DC8" wp14:editId="531E682E">
                <wp:simplePos x="0" y="0"/>
                <wp:positionH relativeFrom="margin">
                  <wp:align>left</wp:align>
                </wp:positionH>
                <wp:positionV relativeFrom="paragraph">
                  <wp:posOffset>3768886</wp:posOffset>
                </wp:positionV>
                <wp:extent cx="6155055" cy="299720"/>
                <wp:effectExtent l="0" t="0" r="0" b="5080"/>
                <wp:wrapSquare wrapText="bothSides"/>
                <wp:docPr id="2021662872" name="Text Box 1"/>
                <wp:cNvGraphicFramePr/>
                <a:graphic xmlns:a="http://schemas.openxmlformats.org/drawingml/2006/main">
                  <a:graphicData uri="http://schemas.microsoft.com/office/word/2010/wordprocessingShape">
                    <wps:wsp>
                      <wps:cNvSpPr txBox="1"/>
                      <wps:spPr>
                        <a:xfrm>
                          <a:off x="0" y="0"/>
                          <a:ext cx="6155055" cy="299720"/>
                        </a:xfrm>
                        <a:prstGeom prst="rect">
                          <a:avLst/>
                        </a:prstGeom>
                        <a:solidFill>
                          <a:prstClr val="white"/>
                        </a:solidFill>
                        <a:ln>
                          <a:noFill/>
                        </a:ln>
                      </wps:spPr>
                      <wps:txbx>
                        <w:txbxContent>
                          <w:p w14:paraId="644184A9" w14:textId="391032F2" w:rsidR="00C20873" w:rsidRPr="005E7F3E" w:rsidRDefault="00C20873" w:rsidP="00C20873">
                            <w:pPr>
                              <w:pStyle w:val="af3"/>
                              <w:rPr>
                                <w:rFonts w:ascii="TH Sarabun New" w:hAnsi="TH Sarabun New" w:cs="TH Sarabun New"/>
                                <w:i w:val="0"/>
                                <w:iCs w:val="0"/>
                                <w:color w:val="auto"/>
                                <w:sz w:val="28"/>
                                <w:szCs w:val="28"/>
                              </w:rPr>
                            </w:pPr>
                            <w:bookmarkStart w:id="143" w:name="_Toc225442420"/>
                            <w:bookmarkStart w:id="144" w:name="_Toc239772338"/>
                            <w:r w:rsidRPr="005E7F3E">
                              <w:rPr>
                                <w:rFonts w:ascii="TH Sarabun New" w:hAnsi="TH Sarabun New" w:cs="TH Sarabun New"/>
                                <w:b/>
                                <w:bCs/>
                                <w:i w:val="0"/>
                                <w:iCs w:val="0"/>
                                <w:color w:val="auto"/>
                                <w:sz w:val="28"/>
                                <w:szCs w:val="28"/>
                                <w:cs/>
                              </w:rPr>
                              <w:t xml:space="preserve">ภาพประกอบที่ </w:t>
                            </w:r>
                            <w:r w:rsidRPr="005E7F3E">
                              <w:rPr>
                                <w:rFonts w:ascii="TH Sarabun New" w:hAnsi="TH Sarabun New" w:cs="TH Sarabun New"/>
                                <w:b/>
                                <w:bCs/>
                                <w:i w:val="0"/>
                                <w:iCs w:val="0"/>
                                <w:color w:val="auto"/>
                                <w:sz w:val="28"/>
                                <w:szCs w:val="28"/>
                              </w:rPr>
                              <w:t>3.</w:t>
                            </w:r>
                            <w:r w:rsidRPr="005E7F3E">
                              <w:rPr>
                                <w:rFonts w:ascii="TH Sarabun New" w:hAnsi="TH Sarabun New" w:cs="TH Sarabun New"/>
                                <w:b/>
                                <w:bCs/>
                                <w:i w:val="0"/>
                                <w:iCs w:val="0"/>
                                <w:color w:val="auto"/>
                                <w:sz w:val="28"/>
                                <w:szCs w:val="28"/>
                              </w:rPr>
                              <w:fldChar w:fldCharType="begin"/>
                            </w:r>
                            <w:r w:rsidRPr="005E7F3E">
                              <w:rPr>
                                <w:rFonts w:ascii="TH Sarabun New" w:hAnsi="TH Sarabun New" w:cs="TH Sarabun New"/>
                                <w:b/>
                                <w:bCs/>
                                <w:i w:val="0"/>
                                <w:iCs w:val="0"/>
                                <w:color w:val="auto"/>
                                <w:sz w:val="28"/>
                                <w:szCs w:val="28"/>
                              </w:rPr>
                              <w:instrText xml:space="preserve"> SEQ </w:instrText>
                            </w:r>
                            <w:r w:rsidRPr="005E7F3E">
                              <w:rPr>
                                <w:rFonts w:ascii="TH Sarabun New" w:hAnsi="TH Sarabun New" w:cs="TH Sarabun New"/>
                                <w:b/>
                                <w:bCs/>
                                <w:i w:val="0"/>
                                <w:iCs w:val="0"/>
                                <w:color w:val="auto"/>
                                <w:sz w:val="28"/>
                                <w:szCs w:val="28"/>
                                <w:cs/>
                              </w:rPr>
                              <w:instrText>ภาพประกอบที่</w:instrText>
                            </w:r>
                            <w:r w:rsidRPr="005E7F3E">
                              <w:rPr>
                                <w:rFonts w:ascii="TH Sarabun New" w:hAnsi="TH Sarabun New" w:cs="TH Sarabun New"/>
                                <w:b/>
                                <w:bCs/>
                                <w:i w:val="0"/>
                                <w:iCs w:val="0"/>
                                <w:color w:val="auto"/>
                                <w:sz w:val="28"/>
                                <w:szCs w:val="28"/>
                              </w:rPr>
                              <w:instrText xml:space="preserve">_3. \* ARABIC </w:instrText>
                            </w:r>
                            <w:r w:rsidRPr="005E7F3E">
                              <w:rPr>
                                <w:rFonts w:ascii="TH Sarabun New" w:hAnsi="TH Sarabun New" w:cs="TH Sarabun New"/>
                                <w:b/>
                                <w:bCs/>
                                <w:i w:val="0"/>
                                <w:iCs w:val="0"/>
                                <w:color w:val="auto"/>
                                <w:sz w:val="28"/>
                                <w:szCs w:val="28"/>
                              </w:rPr>
                              <w:fldChar w:fldCharType="separate"/>
                            </w:r>
                            <w:r w:rsidR="00745CD2">
                              <w:rPr>
                                <w:rFonts w:ascii="TH Sarabun New" w:hAnsi="TH Sarabun New" w:cs="TH Sarabun New"/>
                                <w:b/>
                                <w:bCs/>
                                <w:i w:val="0"/>
                                <w:iCs w:val="0"/>
                                <w:noProof/>
                                <w:color w:val="auto"/>
                                <w:sz w:val="28"/>
                                <w:szCs w:val="28"/>
                              </w:rPr>
                              <w:t>16</w:t>
                            </w:r>
                            <w:r w:rsidRPr="005E7F3E">
                              <w:rPr>
                                <w:rFonts w:ascii="TH Sarabun New" w:hAnsi="TH Sarabun New" w:cs="TH Sarabun New"/>
                                <w:b/>
                                <w:bCs/>
                                <w:i w:val="0"/>
                                <w:iCs w:val="0"/>
                                <w:color w:val="auto"/>
                                <w:sz w:val="28"/>
                                <w:szCs w:val="28"/>
                              </w:rPr>
                              <w:fldChar w:fldCharType="end"/>
                            </w:r>
                            <w:r w:rsidRPr="005E7F3E">
                              <w:rPr>
                                <w:rFonts w:ascii="TH Sarabun New" w:hAnsi="TH Sarabun New" w:cs="TH Sarabun New"/>
                                <w:i w:val="0"/>
                                <w:iCs w:val="0"/>
                                <w:color w:val="auto"/>
                                <w:sz w:val="28"/>
                                <w:szCs w:val="28"/>
                              </w:rPr>
                              <w:t xml:space="preserve"> </w:t>
                            </w:r>
                            <w:r w:rsidRPr="005E7F3E">
                              <w:rPr>
                                <w:rFonts w:ascii="TH Sarabun New" w:hAnsi="TH Sarabun New" w:cs="TH Sarabun New"/>
                                <w:i w:val="0"/>
                                <w:iCs w:val="0"/>
                                <w:color w:val="auto"/>
                                <w:sz w:val="28"/>
                                <w:szCs w:val="28"/>
                                <w:cs/>
                              </w:rPr>
                              <w:t>แผนภาพแสดงความสัมพันธ์ของข้อมูล (</w:t>
                            </w:r>
                            <w:r w:rsidRPr="005E7F3E">
                              <w:rPr>
                                <w:rFonts w:ascii="TH Sarabun New" w:hAnsi="TH Sarabun New" w:cs="TH Sarabun New"/>
                                <w:i w:val="0"/>
                                <w:iCs w:val="0"/>
                                <w:color w:val="auto"/>
                                <w:sz w:val="28"/>
                                <w:szCs w:val="28"/>
                              </w:rPr>
                              <w:t xml:space="preserve">ER-Diagram) </w:t>
                            </w:r>
                            <w:r w:rsidRPr="005E7F3E">
                              <w:rPr>
                                <w:rFonts w:ascii="TH Sarabun New" w:hAnsi="TH Sarabun New" w:cs="TH Sarabun New"/>
                                <w:i w:val="0"/>
                                <w:iCs w:val="0"/>
                                <w:color w:val="auto"/>
                                <w:sz w:val="28"/>
                                <w:szCs w:val="28"/>
                                <w:cs/>
                              </w:rPr>
                              <w:t xml:space="preserve">ระบบเกม </w:t>
                            </w:r>
                            <w:r w:rsidRPr="005E7F3E">
                              <w:rPr>
                                <w:rFonts w:ascii="TH Sarabun New" w:hAnsi="TH Sarabun New" w:cs="TH Sarabun New"/>
                                <w:i w:val="0"/>
                                <w:iCs w:val="0"/>
                                <w:color w:val="auto"/>
                                <w:sz w:val="28"/>
                                <w:szCs w:val="28"/>
                              </w:rPr>
                              <w:t>Battlefield of the Stars Online Arena</w:t>
                            </w:r>
                            <w:bookmarkEnd w:id="143"/>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47DC8" id="_x0000_s1048" type="#_x0000_t202" style="position:absolute;margin-left:0;margin-top:296.75pt;width:484.65pt;height:23.6pt;z-index:25172995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" stroked="f">
                <v:textbox inset="0,0,0,0">
                  <w:txbxContent>
                    <w:p w14:paraId="644184A9" w14:textId="391032F2" w:rsidR="00C20873" w:rsidRPr="005E7F3E" w:rsidRDefault="00C20873" w:rsidP="00C20873">
                      <w:pPr>
                        <w:pStyle w:val="af3"/>
                        <w:rPr>
                          <w:rFonts w:ascii="TH Sarabun New" w:hAnsi="TH Sarabun New" w:cs="TH Sarabun New"/>
                          <w:i w:val="0"/>
                          <w:iCs w:val="0"/>
                          <w:color w:val="auto"/>
                          <w:sz w:val="28"/>
                          <w:szCs w:val="28"/>
                        </w:rPr>
                      </w:pPr>
                      <w:bookmarkStart w:id="207" w:name="_Toc225442420"/>
                      <w:bookmarkStart w:id="208" w:name="_Toc239772338"/>
                      <w:r w:rsidRPr="005E7F3E">
                        <w:rPr>
                          <w:rFonts w:ascii="TH Sarabun New" w:hAnsi="TH Sarabun New" w:cs="TH Sarabun New"/>
                          <w:b/>
                          <w:bCs/>
                          <w:i w:val="0"/>
                          <w:iCs w:val="0"/>
                          <w:color w:val="auto"/>
                          <w:sz w:val="28"/>
                          <w:szCs w:val="28"/>
                          <w:cs/>
                        </w:rPr>
                        <w:t xml:space="preserve">ภาพประกอบที่ </w:t>
                      </w:r>
                      <w:r w:rsidRPr="005E7F3E">
                        <w:rPr>
                          <w:rFonts w:ascii="TH Sarabun New" w:hAnsi="TH Sarabun New" w:cs="TH Sarabun New"/>
                          <w:b/>
                          <w:bCs/>
                          <w:i w:val="0"/>
                          <w:iCs w:val="0"/>
                          <w:color w:val="auto"/>
                          <w:sz w:val="28"/>
                          <w:szCs w:val="28"/>
                        </w:rPr>
                        <w:t>3.</w:t>
                      </w:r>
                      <w:r w:rsidRPr="005E7F3E">
                        <w:rPr>
                          <w:rFonts w:ascii="TH Sarabun New" w:hAnsi="TH Sarabun New" w:cs="TH Sarabun New"/>
                          <w:b/>
                          <w:bCs/>
                          <w:i w:val="0"/>
                          <w:iCs w:val="0"/>
                          <w:color w:val="auto"/>
                          <w:sz w:val="28"/>
                          <w:szCs w:val="28"/>
                        </w:rPr>
                        <w:fldChar w:fldCharType="begin"/>
                      </w:r>
                      <w:r w:rsidRPr="005E7F3E">
                        <w:rPr>
                          <w:rFonts w:ascii="TH Sarabun New" w:hAnsi="TH Sarabun New" w:cs="TH Sarabun New"/>
                          <w:b/>
                          <w:bCs/>
                          <w:i w:val="0"/>
                          <w:iCs w:val="0"/>
                          <w:color w:val="auto"/>
                          <w:sz w:val="28"/>
                          <w:szCs w:val="28"/>
                        </w:rPr>
                        <w:instrText xml:space="preserve"> SEQ </w:instrText>
                      </w:r>
                      <w:r w:rsidRPr="005E7F3E">
                        <w:rPr>
                          <w:rFonts w:ascii="TH Sarabun New" w:hAnsi="TH Sarabun New" w:cs="TH Sarabun New"/>
                          <w:b/>
                          <w:bCs/>
                          <w:i w:val="0"/>
                          <w:iCs w:val="0"/>
                          <w:color w:val="auto"/>
                          <w:sz w:val="28"/>
                          <w:szCs w:val="28"/>
                          <w:cs/>
                        </w:rPr>
                        <w:instrText>ภาพประกอบที่</w:instrText>
                      </w:r>
                      <w:r w:rsidRPr="005E7F3E">
                        <w:rPr>
                          <w:rFonts w:ascii="TH Sarabun New" w:hAnsi="TH Sarabun New" w:cs="TH Sarabun New"/>
                          <w:b/>
                          <w:bCs/>
                          <w:i w:val="0"/>
                          <w:iCs w:val="0"/>
                          <w:color w:val="auto"/>
                          <w:sz w:val="28"/>
                          <w:szCs w:val="28"/>
                        </w:rPr>
                        <w:instrText xml:space="preserve">_3. \* ARABIC </w:instrText>
                      </w:r>
                      <w:r w:rsidRPr="005E7F3E">
                        <w:rPr>
                          <w:rFonts w:ascii="TH Sarabun New" w:hAnsi="TH Sarabun New" w:cs="TH Sarabun New"/>
                          <w:b/>
                          <w:bCs/>
                          <w:i w:val="0"/>
                          <w:iCs w:val="0"/>
                          <w:color w:val="auto"/>
                          <w:sz w:val="28"/>
                          <w:szCs w:val="28"/>
                        </w:rPr>
                        <w:fldChar w:fldCharType="separate"/>
                      </w:r>
                      <w:r w:rsidR="00745CD2">
                        <w:rPr>
                          <w:rFonts w:ascii="TH Sarabun New" w:hAnsi="TH Sarabun New" w:cs="TH Sarabun New"/>
                          <w:b/>
                          <w:bCs/>
                          <w:i w:val="0"/>
                          <w:iCs w:val="0"/>
                          <w:noProof/>
                          <w:color w:val="auto"/>
                          <w:sz w:val="28"/>
                          <w:szCs w:val="28"/>
                        </w:rPr>
                        <w:t>16</w:t>
                      </w:r>
                      <w:r w:rsidRPr="005E7F3E">
                        <w:rPr>
                          <w:rFonts w:ascii="TH Sarabun New" w:hAnsi="TH Sarabun New" w:cs="TH Sarabun New"/>
                          <w:b/>
                          <w:bCs/>
                          <w:i w:val="0"/>
                          <w:iCs w:val="0"/>
                          <w:color w:val="auto"/>
                          <w:sz w:val="28"/>
                          <w:szCs w:val="28"/>
                        </w:rPr>
                        <w:fldChar w:fldCharType="end"/>
                      </w:r>
                      <w:r w:rsidRPr="005E7F3E">
                        <w:rPr>
                          <w:rFonts w:ascii="TH Sarabun New" w:hAnsi="TH Sarabun New" w:cs="TH Sarabun New"/>
                          <w:i w:val="0"/>
                          <w:iCs w:val="0"/>
                          <w:color w:val="auto"/>
                          <w:sz w:val="28"/>
                          <w:szCs w:val="28"/>
                        </w:rPr>
                        <w:t xml:space="preserve"> </w:t>
                      </w:r>
                      <w:r w:rsidRPr="005E7F3E">
                        <w:rPr>
                          <w:rFonts w:ascii="TH Sarabun New" w:hAnsi="TH Sarabun New" w:cs="TH Sarabun New"/>
                          <w:i w:val="0"/>
                          <w:iCs w:val="0"/>
                          <w:color w:val="auto"/>
                          <w:sz w:val="28"/>
                          <w:szCs w:val="28"/>
                          <w:cs/>
                        </w:rPr>
                        <w:t>แผนภาพแสดงความสัมพันธ์ของข้อมูล (</w:t>
                      </w:r>
                      <w:r w:rsidRPr="005E7F3E">
                        <w:rPr>
                          <w:rFonts w:ascii="TH Sarabun New" w:hAnsi="TH Sarabun New" w:cs="TH Sarabun New"/>
                          <w:i w:val="0"/>
                          <w:iCs w:val="0"/>
                          <w:color w:val="auto"/>
                          <w:sz w:val="28"/>
                          <w:szCs w:val="28"/>
                        </w:rPr>
                        <w:t xml:space="preserve">ER-Diagram) </w:t>
                      </w:r>
                      <w:r w:rsidRPr="005E7F3E">
                        <w:rPr>
                          <w:rFonts w:ascii="TH Sarabun New" w:hAnsi="TH Sarabun New" w:cs="TH Sarabun New"/>
                          <w:i w:val="0"/>
                          <w:iCs w:val="0"/>
                          <w:color w:val="auto"/>
                          <w:sz w:val="28"/>
                          <w:szCs w:val="28"/>
                          <w:cs/>
                        </w:rPr>
                        <w:t xml:space="preserve">ระบบเกม </w:t>
                      </w:r>
                      <w:r w:rsidRPr="005E7F3E">
                        <w:rPr>
                          <w:rFonts w:ascii="TH Sarabun New" w:hAnsi="TH Sarabun New" w:cs="TH Sarabun New"/>
                          <w:i w:val="0"/>
                          <w:iCs w:val="0"/>
                          <w:color w:val="auto"/>
                          <w:sz w:val="28"/>
                          <w:szCs w:val="28"/>
                        </w:rPr>
                        <w:t>Battlefield of the Stars Online Arena</w:t>
                      </w:r>
                      <w:bookmarkEnd w:id="207"/>
                      <w:bookmarkEnd w:id="208"/>
                    </w:p>
                  </w:txbxContent>
                </v:textbox>
                <w10:wrap type="square" anchorx="margin"/>
              </v:shape>
            </w:pict>
          </mc:Fallback>
        </mc:AlternateContent>
      </w:r>
      <w:r w:rsidR="00E02C44" w:rsidRPr="00C47324">
        <w:rPr>
          <w:rFonts w:ascii="TH Sarabun New" w:hAnsi="TH Sarabun New" w:cs="TH Sarabun New"/>
          <w:b/>
          <w:bCs/>
          <w:noProof/>
          <w:color w:val="auto"/>
          <w:sz w:val="32"/>
          <w:szCs w:val="32"/>
        </w:rPr>
        <w:drawing>
          <wp:anchor distT="0" distB="0" distL="114300" distR="114300" simplePos="0" relativeHeight="251658260" behindDoc="0" locked="0" layoutInCell="1" allowOverlap="1" wp14:anchorId="7BEAEA4E" wp14:editId="62089C4E">
            <wp:simplePos x="0" y="0"/>
            <wp:positionH relativeFrom="margin">
              <wp:posOffset>-434340</wp:posOffset>
            </wp:positionH>
            <wp:positionV relativeFrom="page">
              <wp:posOffset>1272540</wp:posOffset>
            </wp:positionV>
            <wp:extent cx="6737985" cy="3421380"/>
            <wp:effectExtent l="0" t="0" r="5715" b="7620"/>
            <wp:wrapSquare wrapText="bothSides"/>
            <wp:docPr id="494170701"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70701" name="รูปภาพ 8"/>
                    <pic:cNvPicPr>
                      <a:picLocks noChangeAspect="1" noChangeArrowheads="1"/>
                    </pic:cNvPicPr>
                  </pic:nvPicPr>
                  <pic:blipFill rotWithShape="1">
                    <a:blip r:embed="rId66" cstate="print">
                      <a:extLst>
                        <a:ext uri="{BEBA8EAE-BF5A-486C-A8C5-ECC9F3942E4B}">
                          <a14:imgProps xmlns:a14="http://schemas.microsoft.com/office/drawing/2010/main">
                            <a14:imgLayer r:embed="rId67">
                              <a14:imgEffect>
                                <a14:sharpenSoften amount="25000"/>
                              </a14:imgEffect>
                              <a14:imgEffect>
                                <a14:brightnessContrast bright="20000" contrast="-40000"/>
                              </a14:imgEffect>
                            </a14:imgLayer>
                          </a14:imgProps>
                        </a:ext>
                        <a:ext uri="{28A0092B-C50C-407E-A947-70E740481C1C}">
                          <a14:useLocalDpi xmlns:a14="http://schemas.microsoft.com/office/drawing/2010/main" val="0"/>
                        </a:ext>
                      </a:extLst>
                    </a:blip>
                    <a:srcRect l="2485" t="4476" r="2767" b="4725"/>
                    <a:stretch>
                      <a:fillRect/>
                    </a:stretch>
                  </pic:blipFill>
                  <pic:spPr bwMode="auto">
                    <a:xfrm>
                      <a:off x="0" y="0"/>
                      <a:ext cx="6737985" cy="3421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3476">
        <w:rPr>
          <w:rFonts w:ascii="TH Sarabun New" w:hAnsi="TH Sarabun New" w:cs="TH Sarabun New"/>
          <w:b/>
          <w:bCs/>
          <w:color w:val="auto"/>
          <w:sz w:val="32"/>
          <w:szCs w:val="32"/>
        </w:rPr>
        <w:t xml:space="preserve">      </w:t>
      </w:r>
      <w:r w:rsidR="00E61DE2" w:rsidRPr="00C47324">
        <w:rPr>
          <w:rFonts w:ascii="TH Sarabun New" w:hAnsi="TH Sarabun New" w:cs="TH Sarabun New"/>
          <w:b/>
          <w:bCs/>
          <w:color w:val="auto"/>
          <w:sz w:val="32"/>
          <w:szCs w:val="32"/>
        </w:rPr>
        <w:t>3</w:t>
      </w:r>
      <w:r w:rsidR="00E61DE2" w:rsidRPr="00C47324">
        <w:rPr>
          <w:rStyle w:val="30"/>
          <w:rFonts w:ascii="TH Sarabun New" w:hAnsi="TH Sarabun New" w:cs="TH Sarabun New"/>
          <w:b/>
          <w:bCs/>
          <w:color w:val="auto"/>
          <w:sz w:val="32"/>
          <w:szCs w:val="32"/>
        </w:rPr>
        <w:t xml:space="preserve">.2.2 </w:t>
      </w:r>
      <w:r w:rsidR="00E61DE2" w:rsidRPr="00C47324">
        <w:rPr>
          <w:rStyle w:val="30"/>
          <w:rFonts w:ascii="TH Sarabun New" w:hAnsi="TH Sarabun New" w:cs="TH Sarabun New"/>
          <w:b/>
          <w:bCs/>
          <w:color w:val="auto"/>
          <w:sz w:val="32"/>
          <w:szCs w:val="32"/>
          <w:cs/>
        </w:rPr>
        <w:t>การออกแบบฐานข้อมูล (</w:t>
      </w:r>
      <w:r w:rsidR="00E61DE2" w:rsidRPr="00C47324">
        <w:rPr>
          <w:rStyle w:val="30"/>
          <w:rFonts w:ascii="TH Sarabun New" w:hAnsi="TH Sarabun New" w:cs="TH Sarabun New"/>
          <w:b/>
          <w:bCs/>
          <w:color w:val="auto"/>
          <w:sz w:val="32"/>
          <w:szCs w:val="32"/>
        </w:rPr>
        <w:t>Database Design)</w:t>
      </w:r>
      <w:bookmarkEnd w:id="131"/>
      <w:bookmarkEnd w:id="142"/>
      <w:r w:rsidR="004119A2" w:rsidRPr="00C47324">
        <w:rPr>
          <w:rFonts w:ascii="TH Sarabun New" w:hAnsi="TH Sarabun New" w:cs="TH Sarabun New"/>
          <w:b/>
          <w:bCs/>
          <w:sz w:val="32"/>
          <w:szCs w:val="32"/>
          <w:cs/>
        </w:rPr>
        <w:tab/>
      </w:r>
    </w:p>
    <w:p w14:paraId="0E86A63F" w14:textId="2F4B375D" w:rsidR="00F81F29" w:rsidRPr="00F81F29" w:rsidRDefault="00F81F29" w:rsidP="009949B3">
      <w:pPr>
        <w:ind w:firstLine="360"/>
        <w:jc w:val="thaiDistribute"/>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cs/>
        </w:rPr>
        <w:t xml:space="preserve">จากภาพประกอบที่ </w:t>
      </w:r>
      <w:r w:rsidRPr="00F81F29">
        <w:rPr>
          <w:rFonts w:ascii="TH SarabunPSK" w:hAnsi="TH SarabunPSK" w:cs="TH SarabunPSK"/>
          <w:color w:val="0D0D0D" w:themeColor="text1" w:themeTint="F2"/>
          <w:sz w:val="32"/>
          <w:szCs w:val="32"/>
        </w:rPr>
        <w:t>3.1</w:t>
      </w:r>
      <w:r w:rsidR="007414D9">
        <w:rPr>
          <w:rFonts w:ascii="TH SarabunPSK" w:hAnsi="TH SarabunPSK" w:cs="TH SarabunPSK"/>
          <w:color w:val="0D0D0D" w:themeColor="text1" w:themeTint="F2"/>
          <w:sz w:val="32"/>
          <w:szCs w:val="32"/>
        </w:rPr>
        <w:t>6</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 xml:space="preserve">แสดงแผนภาพ </w:t>
      </w:r>
      <w:r w:rsidRPr="00F81F29">
        <w:rPr>
          <w:rFonts w:ascii="TH SarabunPSK" w:hAnsi="TH SarabunPSK" w:cs="TH SarabunPSK"/>
          <w:color w:val="0D0D0D" w:themeColor="text1" w:themeTint="F2"/>
          <w:sz w:val="32"/>
          <w:szCs w:val="32"/>
        </w:rPr>
        <w:t xml:space="preserve">ER (Entity-Relationship Diagram) </w:t>
      </w:r>
      <w:r w:rsidRPr="00F81F29">
        <w:rPr>
          <w:rFonts w:ascii="TH SarabunPSK" w:hAnsi="TH SarabunPSK" w:cs="TH SarabunPSK"/>
          <w:color w:val="0D0D0D" w:themeColor="text1" w:themeTint="F2"/>
          <w:sz w:val="32"/>
          <w:szCs w:val="32"/>
          <w:cs/>
        </w:rPr>
        <w:t xml:space="preserve">ของระบบ ประกอบด้วย </w:t>
      </w:r>
      <w:r w:rsidRPr="00F81F29">
        <w:rPr>
          <w:rFonts w:ascii="TH SarabunPSK" w:hAnsi="TH SarabunPSK" w:cs="TH SarabunPSK"/>
          <w:color w:val="0D0D0D" w:themeColor="text1" w:themeTint="F2"/>
          <w:sz w:val="32"/>
          <w:szCs w:val="32"/>
        </w:rPr>
        <w:t xml:space="preserve">6 </w:t>
      </w:r>
      <w:r w:rsidRPr="00F81F29">
        <w:rPr>
          <w:rFonts w:ascii="TH SarabunPSK" w:hAnsi="TH SarabunPSK" w:cs="TH SarabunPSK"/>
          <w:color w:val="0D0D0D" w:themeColor="text1" w:themeTint="F2"/>
          <w:sz w:val="32"/>
          <w:szCs w:val="32"/>
          <w:cs/>
        </w:rPr>
        <w:t>เอนทิตีหลัก ได้แก่ ผู้เล่น (</w:t>
      </w:r>
      <w:r w:rsidRPr="00F81F29">
        <w:rPr>
          <w:rFonts w:ascii="TH SarabunPSK" w:hAnsi="TH SarabunPSK" w:cs="TH SarabunPSK"/>
          <w:color w:val="0D0D0D" w:themeColor="text1" w:themeTint="F2"/>
          <w:sz w:val="32"/>
          <w:szCs w:val="32"/>
        </w:rPr>
        <w:t xml:space="preserve">User), </w:t>
      </w:r>
      <w:r w:rsidRPr="00F81F29">
        <w:rPr>
          <w:rFonts w:ascii="TH SarabunPSK" w:hAnsi="TH SarabunPSK" w:cs="TH SarabunPSK"/>
          <w:color w:val="0D0D0D" w:themeColor="text1" w:themeTint="F2"/>
          <w:sz w:val="32"/>
          <w:szCs w:val="32"/>
          <w:cs/>
        </w:rPr>
        <w:t>ยาน (</w:t>
      </w:r>
      <w:r w:rsidR="0093262E" w:rsidRPr="0093262E">
        <w:rPr>
          <w:rFonts w:ascii="TH SarabunPSK" w:hAnsi="TH SarabunPSK" w:cs="TH SarabunPSK"/>
          <w:color w:val="0D0D0D" w:themeColor="text1" w:themeTint="F2"/>
          <w:sz w:val="32"/>
          <w:szCs w:val="32"/>
        </w:rPr>
        <w:t>SPACECRAFT</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สกิล (</w:t>
      </w:r>
      <w:r w:rsidRPr="00F81F29">
        <w:rPr>
          <w:rFonts w:ascii="TH SarabunPSK" w:hAnsi="TH SarabunPSK" w:cs="TH SarabunPSK"/>
          <w:color w:val="0D0D0D" w:themeColor="text1" w:themeTint="F2"/>
          <w:sz w:val="32"/>
          <w:szCs w:val="32"/>
        </w:rPr>
        <w:t xml:space="preserve">Skill), </w:t>
      </w:r>
      <w:r w:rsidRPr="00F81F29">
        <w:rPr>
          <w:rFonts w:ascii="TH SarabunPSK" w:hAnsi="TH SarabunPSK" w:cs="TH SarabunPSK"/>
          <w:color w:val="0D0D0D" w:themeColor="text1" w:themeTint="F2"/>
          <w:sz w:val="32"/>
          <w:szCs w:val="32"/>
          <w:cs/>
        </w:rPr>
        <w:t>การติดตั้ง (</w:t>
      </w:r>
      <w:r w:rsidRPr="00F81F29">
        <w:rPr>
          <w:rFonts w:ascii="TH SarabunPSK" w:hAnsi="TH SarabunPSK" w:cs="TH SarabunPSK"/>
          <w:color w:val="0D0D0D" w:themeColor="text1" w:themeTint="F2"/>
          <w:sz w:val="32"/>
          <w:szCs w:val="32"/>
        </w:rPr>
        <w:t xml:space="preserve">Loadout), </w:t>
      </w:r>
      <w:r w:rsidRPr="00F81F29">
        <w:rPr>
          <w:rFonts w:ascii="TH SarabunPSK" w:hAnsi="TH SarabunPSK" w:cs="TH SarabunPSK"/>
          <w:color w:val="0D0D0D" w:themeColor="text1" w:themeTint="F2"/>
          <w:sz w:val="32"/>
          <w:szCs w:val="32"/>
          <w:cs/>
        </w:rPr>
        <w:t>ยานที่ครอบครอง (</w:t>
      </w:r>
      <w:r w:rsidR="00F07BD1" w:rsidRPr="00F81F29">
        <w:rPr>
          <w:rFonts w:ascii="TH SarabunPSK" w:hAnsi="TH SarabunPSK" w:cs="TH SarabunPSK"/>
          <w:color w:val="0D0D0D" w:themeColor="text1" w:themeTint="F2"/>
          <w:sz w:val="32"/>
          <w:szCs w:val="32"/>
        </w:rPr>
        <w:t>User Spacecraft</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และประวัติการแข่งขัน (</w:t>
      </w:r>
      <w:r w:rsidRPr="00F81F29">
        <w:rPr>
          <w:rFonts w:ascii="TH SarabunPSK" w:hAnsi="TH SarabunPSK" w:cs="TH SarabunPSK"/>
          <w:color w:val="0D0D0D" w:themeColor="text1" w:themeTint="F2"/>
          <w:sz w:val="32"/>
          <w:szCs w:val="32"/>
        </w:rPr>
        <w:t xml:space="preserve">Match) </w:t>
      </w:r>
      <w:r w:rsidRPr="00F81F29">
        <w:rPr>
          <w:rFonts w:ascii="TH SarabunPSK" w:hAnsi="TH SarabunPSK" w:cs="TH SarabunPSK"/>
          <w:color w:val="0D0D0D" w:themeColor="text1" w:themeTint="F2"/>
          <w:sz w:val="32"/>
          <w:szCs w:val="32"/>
          <w:cs/>
        </w:rPr>
        <w:t>โดยมีความสัมพันธ์ระหว่างเอนทิตีดังนี้</w:t>
      </w:r>
    </w:p>
    <w:p w14:paraId="5EA47FFF" w14:textId="067AE0FC" w:rsidR="00F81F29" w:rsidRPr="00F81F29" w:rsidRDefault="00E34231" w:rsidP="00E34231">
      <w:pPr>
        <w:ind w:firstLine="360"/>
        <w:rPr>
          <w:rFonts w:ascii="TH SarabunPSK" w:hAnsi="TH SarabunPSK" w:cs="TH SarabunPSK"/>
          <w:color w:val="0D0D0D" w:themeColor="text1" w:themeTint="F2"/>
          <w:sz w:val="32"/>
          <w:szCs w:val="32"/>
        </w:rPr>
      </w:pPr>
      <w:r>
        <w:rPr>
          <w:rFonts w:ascii="TH SarabunPSK" w:hAnsi="TH SarabunPSK" w:cs="TH SarabunPSK" w:hint="cs"/>
          <w:color w:val="0D0D0D" w:themeColor="text1" w:themeTint="F2"/>
          <w:sz w:val="32"/>
          <w:szCs w:val="32"/>
          <w:cs/>
        </w:rPr>
        <w:t xml:space="preserve">  </w:t>
      </w:r>
      <w:r w:rsidR="00F81F29" w:rsidRPr="00F81F29">
        <w:rPr>
          <w:rFonts w:ascii="TH SarabunPSK" w:hAnsi="TH SarabunPSK" w:cs="TH SarabunPSK"/>
          <w:color w:val="0D0D0D" w:themeColor="text1" w:themeTint="F2"/>
          <w:sz w:val="32"/>
          <w:szCs w:val="32"/>
        </w:rPr>
        <w:t xml:space="preserve">1. </w:t>
      </w:r>
      <w:r w:rsidR="00F81F29" w:rsidRPr="00F81F29">
        <w:rPr>
          <w:rFonts w:ascii="TH SarabunPSK" w:hAnsi="TH SarabunPSK" w:cs="TH SarabunPSK"/>
          <w:color w:val="0D0D0D" w:themeColor="text1" w:themeTint="F2"/>
          <w:sz w:val="32"/>
          <w:szCs w:val="32"/>
          <w:cs/>
        </w:rPr>
        <w:t>ความสัมพันธ์ระหว่าง ผู้เล่น (</w:t>
      </w:r>
      <w:r w:rsidR="00F81F29" w:rsidRPr="00F81F29">
        <w:rPr>
          <w:rFonts w:ascii="TH SarabunPSK" w:hAnsi="TH SarabunPSK" w:cs="TH SarabunPSK"/>
          <w:color w:val="0D0D0D" w:themeColor="text1" w:themeTint="F2"/>
          <w:sz w:val="32"/>
          <w:szCs w:val="32"/>
        </w:rPr>
        <w:t xml:space="preserve">User) </w:t>
      </w:r>
      <w:r w:rsidR="00F81F29" w:rsidRPr="00F81F29">
        <w:rPr>
          <w:rFonts w:ascii="TH SarabunPSK" w:hAnsi="TH SarabunPSK" w:cs="TH SarabunPSK"/>
          <w:color w:val="0D0D0D" w:themeColor="text1" w:themeTint="F2"/>
          <w:sz w:val="32"/>
          <w:szCs w:val="32"/>
          <w:cs/>
        </w:rPr>
        <w:t>กับ การติดตั้ง (</w:t>
      </w:r>
      <w:r w:rsidR="00F81F29" w:rsidRPr="00F81F29">
        <w:rPr>
          <w:rFonts w:ascii="TH SarabunPSK" w:hAnsi="TH SarabunPSK" w:cs="TH SarabunPSK"/>
          <w:color w:val="0D0D0D" w:themeColor="text1" w:themeTint="F2"/>
          <w:sz w:val="32"/>
          <w:szCs w:val="32"/>
        </w:rPr>
        <w:t>Loadout)</w:t>
      </w:r>
    </w:p>
    <w:p w14:paraId="67CF53EB" w14:textId="77777777" w:rsidR="00F81F29" w:rsidRPr="00F81F29" w:rsidRDefault="00F81F29">
      <w:pPr>
        <w:numPr>
          <w:ilvl w:val="0"/>
          <w:numId w:val="15"/>
        </w:num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cs/>
        </w:rPr>
        <w:t>เป็นความสัมพันธ์แบบ:</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หนึ่งต่อหนึ่ง (</w:t>
      </w:r>
      <w:r w:rsidRPr="00F81F29">
        <w:rPr>
          <w:rFonts w:ascii="TH SarabunPSK" w:hAnsi="TH SarabunPSK" w:cs="TH SarabunPSK"/>
          <w:color w:val="0D0D0D" w:themeColor="text1" w:themeTint="F2"/>
          <w:sz w:val="32"/>
          <w:szCs w:val="32"/>
        </w:rPr>
        <w:t>One-to-One)</w:t>
      </w:r>
    </w:p>
    <w:p w14:paraId="17D348FF" w14:textId="77777777" w:rsidR="00F81F29" w:rsidRPr="00F81F29" w:rsidRDefault="00F81F29">
      <w:pPr>
        <w:numPr>
          <w:ilvl w:val="0"/>
          <w:numId w:val="15"/>
        </w:num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cs/>
        </w:rPr>
        <w:t>คำอธิบาย:</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 xml:space="preserve">ผู้เล่น </w:t>
      </w:r>
      <w:r w:rsidRPr="00F81F29">
        <w:rPr>
          <w:rFonts w:ascii="TH SarabunPSK" w:hAnsi="TH SarabunPSK" w:cs="TH SarabunPSK"/>
          <w:color w:val="0D0D0D" w:themeColor="text1" w:themeTint="F2"/>
          <w:sz w:val="32"/>
          <w:szCs w:val="32"/>
        </w:rPr>
        <w:t xml:space="preserve">1 </w:t>
      </w:r>
      <w:r w:rsidRPr="00F81F29">
        <w:rPr>
          <w:rFonts w:ascii="TH SarabunPSK" w:hAnsi="TH SarabunPSK" w:cs="TH SarabunPSK"/>
          <w:color w:val="0D0D0D" w:themeColor="text1" w:themeTint="F2"/>
          <w:sz w:val="32"/>
          <w:szCs w:val="32"/>
          <w:cs/>
        </w:rPr>
        <w:t>คน (</w:t>
      </w:r>
      <w:r w:rsidRPr="00F81F29">
        <w:rPr>
          <w:rFonts w:ascii="TH SarabunPSK" w:hAnsi="TH SarabunPSK" w:cs="TH SarabunPSK"/>
          <w:color w:val="0D0D0D" w:themeColor="text1" w:themeTint="F2"/>
          <w:sz w:val="32"/>
          <w:szCs w:val="32"/>
        </w:rPr>
        <w:t xml:space="preserve">User) </w:t>
      </w:r>
      <w:r w:rsidRPr="00F81F29">
        <w:rPr>
          <w:rFonts w:ascii="TH SarabunPSK" w:hAnsi="TH SarabunPSK" w:cs="TH SarabunPSK"/>
          <w:color w:val="0D0D0D" w:themeColor="text1" w:themeTint="F2"/>
          <w:sz w:val="32"/>
          <w:szCs w:val="32"/>
          <w:cs/>
        </w:rPr>
        <w:t>จะมีข้อมูลการติดตั้งยานและสกิลที่เลือกใช้ปัจจุบัน (</w:t>
      </w:r>
      <w:r w:rsidRPr="00F81F29">
        <w:rPr>
          <w:rFonts w:ascii="TH SarabunPSK" w:hAnsi="TH SarabunPSK" w:cs="TH SarabunPSK"/>
          <w:color w:val="0D0D0D" w:themeColor="text1" w:themeTint="F2"/>
          <w:sz w:val="32"/>
          <w:szCs w:val="32"/>
        </w:rPr>
        <w:t xml:space="preserve">Loadout) </w:t>
      </w:r>
      <w:r w:rsidRPr="00F81F29">
        <w:rPr>
          <w:rFonts w:ascii="TH SarabunPSK" w:hAnsi="TH SarabunPSK" w:cs="TH SarabunPSK"/>
          <w:color w:val="0D0D0D" w:themeColor="text1" w:themeTint="F2"/>
          <w:sz w:val="32"/>
          <w:szCs w:val="32"/>
          <w:cs/>
        </w:rPr>
        <w:t xml:space="preserve">ได้เพียง </w:t>
      </w:r>
      <w:r w:rsidRPr="00F81F29">
        <w:rPr>
          <w:rFonts w:ascii="TH SarabunPSK" w:hAnsi="TH SarabunPSK" w:cs="TH SarabunPSK"/>
          <w:color w:val="0D0D0D" w:themeColor="text1" w:themeTint="F2"/>
          <w:sz w:val="32"/>
          <w:szCs w:val="32"/>
        </w:rPr>
        <w:t xml:space="preserve">1 </w:t>
      </w:r>
      <w:r w:rsidRPr="00F81F29">
        <w:rPr>
          <w:rFonts w:ascii="TH SarabunPSK" w:hAnsi="TH SarabunPSK" w:cs="TH SarabunPSK"/>
          <w:color w:val="0D0D0D" w:themeColor="text1" w:themeTint="F2"/>
          <w:sz w:val="32"/>
          <w:szCs w:val="32"/>
          <w:cs/>
        </w:rPr>
        <w:t>รายการเท่านั้น เพื่อใช้ในการเข้าเล่นเกม</w:t>
      </w:r>
    </w:p>
    <w:p w14:paraId="1FA42453" w14:textId="57FEAFA9" w:rsidR="00F81F29" w:rsidRPr="00F81F29" w:rsidRDefault="00E34231" w:rsidP="00E34231">
      <w:pPr>
        <w:ind w:firstLine="360"/>
        <w:rPr>
          <w:rFonts w:ascii="TH SarabunPSK" w:hAnsi="TH SarabunPSK" w:cs="TH SarabunPSK"/>
          <w:color w:val="0D0D0D" w:themeColor="text1" w:themeTint="F2"/>
          <w:sz w:val="32"/>
          <w:szCs w:val="32"/>
        </w:rPr>
      </w:pPr>
      <w:r>
        <w:rPr>
          <w:rFonts w:ascii="TH SarabunPSK" w:hAnsi="TH SarabunPSK" w:cs="TH SarabunPSK" w:hint="cs"/>
          <w:color w:val="0D0D0D" w:themeColor="text1" w:themeTint="F2"/>
          <w:sz w:val="32"/>
          <w:szCs w:val="32"/>
          <w:cs/>
        </w:rPr>
        <w:t xml:space="preserve">  </w:t>
      </w:r>
      <w:r w:rsidR="00F81F29" w:rsidRPr="00F81F29">
        <w:rPr>
          <w:rFonts w:ascii="TH SarabunPSK" w:hAnsi="TH SarabunPSK" w:cs="TH SarabunPSK"/>
          <w:color w:val="0D0D0D" w:themeColor="text1" w:themeTint="F2"/>
          <w:sz w:val="32"/>
          <w:szCs w:val="32"/>
        </w:rPr>
        <w:t xml:space="preserve">2. </w:t>
      </w:r>
      <w:r w:rsidR="00F81F29" w:rsidRPr="00F81F29">
        <w:rPr>
          <w:rFonts w:ascii="TH SarabunPSK" w:hAnsi="TH SarabunPSK" w:cs="TH SarabunPSK"/>
          <w:color w:val="0D0D0D" w:themeColor="text1" w:themeTint="F2"/>
          <w:sz w:val="32"/>
          <w:szCs w:val="32"/>
          <w:cs/>
        </w:rPr>
        <w:t>ความสัมพันธ์ระหว่าง ยาน (</w:t>
      </w:r>
      <w:r w:rsidR="00F81F29" w:rsidRPr="00F81F29">
        <w:rPr>
          <w:rFonts w:ascii="TH SarabunPSK" w:hAnsi="TH SarabunPSK" w:cs="TH SarabunPSK"/>
          <w:color w:val="0D0D0D" w:themeColor="text1" w:themeTint="F2"/>
          <w:sz w:val="32"/>
          <w:szCs w:val="32"/>
        </w:rPr>
        <w:t xml:space="preserve">Spacecraft) </w:t>
      </w:r>
      <w:r w:rsidR="00F81F29" w:rsidRPr="00F81F29">
        <w:rPr>
          <w:rFonts w:ascii="TH SarabunPSK" w:hAnsi="TH SarabunPSK" w:cs="TH SarabunPSK"/>
          <w:color w:val="0D0D0D" w:themeColor="text1" w:themeTint="F2"/>
          <w:sz w:val="32"/>
          <w:szCs w:val="32"/>
          <w:cs/>
        </w:rPr>
        <w:t>กับ การติดตั้ง (</w:t>
      </w:r>
      <w:r w:rsidR="00F81F29" w:rsidRPr="00F81F29">
        <w:rPr>
          <w:rFonts w:ascii="TH SarabunPSK" w:hAnsi="TH SarabunPSK" w:cs="TH SarabunPSK"/>
          <w:color w:val="0D0D0D" w:themeColor="text1" w:themeTint="F2"/>
          <w:sz w:val="32"/>
          <w:szCs w:val="32"/>
        </w:rPr>
        <w:t>Loadout)</w:t>
      </w:r>
    </w:p>
    <w:p w14:paraId="771234C7" w14:textId="77777777" w:rsidR="00F81F29" w:rsidRPr="00F81F29" w:rsidRDefault="00F81F29">
      <w:pPr>
        <w:numPr>
          <w:ilvl w:val="0"/>
          <w:numId w:val="16"/>
        </w:num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cs/>
        </w:rPr>
        <w:t>เป็นความสัมพันธ์แบบ:</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หนึ่งต่อกลุ่ม (</w:t>
      </w:r>
      <w:r w:rsidRPr="00F81F29">
        <w:rPr>
          <w:rFonts w:ascii="TH SarabunPSK" w:hAnsi="TH SarabunPSK" w:cs="TH SarabunPSK"/>
          <w:color w:val="0D0D0D" w:themeColor="text1" w:themeTint="F2"/>
          <w:sz w:val="32"/>
          <w:szCs w:val="32"/>
        </w:rPr>
        <w:t>One-to-Many)</w:t>
      </w:r>
    </w:p>
    <w:p w14:paraId="49251054" w14:textId="77777777" w:rsidR="00E34231" w:rsidRDefault="00F81F29" w:rsidP="00E34231">
      <w:pPr>
        <w:numPr>
          <w:ilvl w:val="0"/>
          <w:numId w:val="16"/>
        </w:num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cs/>
        </w:rPr>
        <w:t>คำอธิบาย:</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 xml:space="preserve">ข้อมูลยาน </w:t>
      </w:r>
      <w:r w:rsidRPr="00F81F29">
        <w:rPr>
          <w:rFonts w:ascii="TH SarabunPSK" w:hAnsi="TH SarabunPSK" w:cs="TH SarabunPSK"/>
          <w:color w:val="0D0D0D" w:themeColor="text1" w:themeTint="F2"/>
          <w:sz w:val="32"/>
          <w:szCs w:val="32"/>
        </w:rPr>
        <w:t xml:space="preserve">1 </w:t>
      </w:r>
      <w:r w:rsidRPr="00F81F29">
        <w:rPr>
          <w:rFonts w:ascii="TH SarabunPSK" w:hAnsi="TH SarabunPSK" w:cs="TH SarabunPSK"/>
          <w:color w:val="0D0D0D" w:themeColor="text1" w:themeTint="F2"/>
          <w:sz w:val="32"/>
          <w:szCs w:val="32"/>
          <w:cs/>
        </w:rPr>
        <w:t>แบบ (</w:t>
      </w:r>
      <w:r w:rsidRPr="00F81F29">
        <w:rPr>
          <w:rFonts w:ascii="TH SarabunPSK" w:hAnsi="TH SarabunPSK" w:cs="TH SarabunPSK"/>
          <w:color w:val="0D0D0D" w:themeColor="text1" w:themeTint="F2"/>
          <w:sz w:val="32"/>
          <w:szCs w:val="32"/>
        </w:rPr>
        <w:t xml:space="preserve">Spacecraft) </w:t>
      </w:r>
      <w:r w:rsidRPr="00F81F29">
        <w:rPr>
          <w:rFonts w:ascii="TH SarabunPSK" w:hAnsi="TH SarabunPSK" w:cs="TH SarabunPSK"/>
          <w:color w:val="0D0D0D" w:themeColor="text1" w:themeTint="F2"/>
          <w:sz w:val="32"/>
          <w:szCs w:val="32"/>
          <w:cs/>
        </w:rPr>
        <w:t>สามารถถูกผู้เล่นหลายคนเลือกนำไปใช้ในการติดตั้ง (</w:t>
      </w:r>
      <w:r w:rsidRPr="00F81F29">
        <w:rPr>
          <w:rFonts w:ascii="TH SarabunPSK" w:hAnsi="TH SarabunPSK" w:cs="TH SarabunPSK"/>
          <w:color w:val="0D0D0D" w:themeColor="text1" w:themeTint="F2"/>
          <w:sz w:val="32"/>
          <w:szCs w:val="32"/>
        </w:rPr>
        <w:t xml:space="preserve">Loadout) </w:t>
      </w:r>
      <w:r w:rsidRPr="00F81F29">
        <w:rPr>
          <w:rFonts w:ascii="TH SarabunPSK" w:hAnsi="TH SarabunPSK" w:cs="TH SarabunPSK"/>
          <w:color w:val="0D0D0D" w:themeColor="text1" w:themeTint="F2"/>
          <w:sz w:val="32"/>
          <w:szCs w:val="32"/>
          <w:cs/>
        </w:rPr>
        <w:t>ของตนเองได้</w:t>
      </w:r>
    </w:p>
    <w:p w14:paraId="0DDF5F71" w14:textId="6949A3FD" w:rsidR="00F81F29" w:rsidRPr="00E34231" w:rsidRDefault="00F81F29" w:rsidP="00E34231">
      <w:pPr>
        <w:rPr>
          <w:rFonts w:ascii="TH SarabunPSK" w:hAnsi="TH SarabunPSK" w:cs="TH SarabunPSK"/>
          <w:color w:val="0D0D0D" w:themeColor="text1" w:themeTint="F2"/>
          <w:sz w:val="32"/>
          <w:szCs w:val="32"/>
        </w:rPr>
      </w:pPr>
      <w:r w:rsidRPr="00E34231">
        <w:rPr>
          <w:rFonts w:ascii="TH SarabunPSK" w:hAnsi="TH SarabunPSK" w:cs="TH SarabunPSK"/>
          <w:color w:val="0D0D0D" w:themeColor="text1" w:themeTint="F2"/>
          <w:sz w:val="32"/>
          <w:szCs w:val="32"/>
        </w:rPr>
        <w:t xml:space="preserve">3. </w:t>
      </w:r>
      <w:r w:rsidRPr="00E34231">
        <w:rPr>
          <w:rFonts w:ascii="TH SarabunPSK" w:hAnsi="TH SarabunPSK" w:cs="TH SarabunPSK"/>
          <w:color w:val="0D0D0D" w:themeColor="text1" w:themeTint="F2"/>
          <w:sz w:val="32"/>
          <w:szCs w:val="32"/>
          <w:cs/>
        </w:rPr>
        <w:t>ความสัมพันธ์ระหว่าง สกิล (</w:t>
      </w:r>
      <w:r w:rsidRPr="00E34231">
        <w:rPr>
          <w:rFonts w:ascii="TH SarabunPSK" w:hAnsi="TH SarabunPSK" w:cs="TH SarabunPSK"/>
          <w:color w:val="0D0D0D" w:themeColor="text1" w:themeTint="F2"/>
          <w:sz w:val="32"/>
          <w:szCs w:val="32"/>
        </w:rPr>
        <w:t xml:space="preserve">Skill) </w:t>
      </w:r>
      <w:r w:rsidRPr="00E34231">
        <w:rPr>
          <w:rFonts w:ascii="TH SarabunPSK" w:hAnsi="TH SarabunPSK" w:cs="TH SarabunPSK"/>
          <w:color w:val="0D0D0D" w:themeColor="text1" w:themeTint="F2"/>
          <w:sz w:val="32"/>
          <w:szCs w:val="32"/>
          <w:cs/>
        </w:rPr>
        <w:t>กับ การติดตั้ง (</w:t>
      </w:r>
      <w:r w:rsidRPr="00E34231">
        <w:rPr>
          <w:rFonts w:ascii="TH SarabunPSK" w:hAnsi="TH SarabunPSK" w:cs="TH SarabunPSK"/>
          <w:color w:val="0D0D0D" w:themeColor="text1" w:themeTint="F2"/>
          <w:sz w:val="32"/>
          <w:szCs w:val="32"/>
        </w:rPr>
        <w:t>Loadout)</w:t>
      </w:r>
    </w:p>
    <w:p w14:paraId="4D5D320A" w14:textId="77777777" w:rsidR="00F81F29" w:rsidRPr="00F81F29" w:rsidRDefault="00F81F29">
      <w:pPr>
        <w:numPr>
          <w:ilvl w:val="0"/>
          <w:numId w:val="17"/>
        </w:num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cs/>
        </w:rPr>
        <w:lastRenderedPageBreak/>
        <w:t>เป็นความสัมพันธ์แบบ:</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หนึ่งต่อกลุ่ม (</w:t>
      </w:r>
      <w:r w:rsidRPr="00F81F29">
        <w:rPr>
          <w:rFonts w:ascii="TH SarabunPSK" w:hAnsi="TH SarabunPSK" w:cs="TH SarabunPSK"/>
          <w:color w:val="0D0D0D" w:themeColor="text1" w:themeTint="F2"/>
          <w:sz w:val="32"/>
          <w:szCs w:val="32"/>
        </w:rPr>
        <w:t>One-to-Many)</w:t>
      </w:r>
    </w:p>
    <w:p w14:paraId="0B55881F" w14:textId="77777777" w:rsidR="00F81F29" w:rsidRPr="00F81F29" w:rsidRDefault="00F81F29">
      <w:pPr>
        <w:numPr>
          <w:ilvl w:val="0"/>
          <w:numId w:val="17"/>
        </w:num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cs/>
        </w:rPr>
        <w:t>คำอธิบาย:</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 xml:space="preserve">ข้อมูลสกิล </w:t>
      </w:r>
      <w:r w:rsidRPr="00F81F29">
        <w:rPr>
          <w:rFonts w:ascii="TH SarabunPSK" w:hAnsi="TH SarabunPSK" w:cs="TH SarabunPSK"/>
          <w:color w:val="0D0D0D" w:themeColor="text1" w:themeTint="F2"/>
          <w:sz w:val="32"/>
          <w:szCs w:val="32"/>
        </w:rPr>
        <w:t xml:space="preserve">1 </w:t>
      </w:r>
      <w:r w:rsidRPr="00F81F29">
        <w:rPr>
          <w:rFonts w:ascii="TH SarabunPSK" w:hAnsi="TH SarabunPSK" w:cs="TH SarabunPSK"/>
          <w:color w:val="0D0D0D" w:themeColor="text1" w:themeTint="F2"/>
          <w:sz w:val="32"/>
          <w:szCs w:val="32"/>
          <w:cs/>
        </w:rPr>
        <w:t>ชนิด (</w:t>
      </w:r>
      <w:r w:rsidRPr="00F81F29">
        <w:rPr>
          <w:rFonts w:ascii="TH SarabunPSK" w:hAnsi="TH SarabunPSK" w:cs="TH SarabunPSK"/>
          <w:color w:val="0D0D0D" w:themeColor="text1" w:themeTint="F2"/>
          <w:sz w:val="32"/>
          <w:szCs w:val="32"/>
        </w:rPr>
        <w:t xml:space="preserve">Skill) </w:t>
      </w:r>
      <w:r w:rsidRPr="00F81F29">
        <w:rPr>
          <w:rFonts w:ascii="TH SarabunPSK" w:hAnsi="TH SarabunPSK" w:cs="TH SarabunPSK"/>
          <w:color w:val="0D0D0D" w:themeColor="text1" w:themeTint="F2"/>
          <w:sz w:val="32"/>
          <w:szCs w:val="32"/>
          <w:cs/>
        </w:rPr>
        <w:t>สามารถถูกผู้เล่นหลายคนเลือกนำไปติดตั้ง (</w:t>
      </w:r>
      <w:r w:rsidRPr="00F81F29">
        <w:rPr>
          <w:rFonts w:ascii="TH SarabunPSK" w:hAnsi="TH SarabunPSK" w:cs="TH SarabunPSK"/>
          <w:color w:val="0D0D0D" w:themeColor="text1" w:themeTint="F2"/>
          <w:sz w:val="32"/>
          <w:szCs w:val="32"/>
        </w:rPr>
        <w:t xml:space="preserve">Loadout) </w:t>
      </w:r>
      <w:r w:rsidRPr="00F81F29">
        <w:rPr>
          <w:rFonts w:ascii="TH SarabunPSK" w:hAnsi="TH SarabunPSK" w:cs="TH SarabunPSK"/>
          <w:color w:val="0D0D0D" w:themeColor="text1" w:themeTint="F2"/>
          <w:sz w:val="32"/>
          <w:szCs w:val="32"/>
          <w:cs/>
        </w:rPr>
        <w:t>ได้</w:t>
      </w:r>
    </w:p>
    <w:p w14:paraId="6B53C29C" w14:textId="77777777" w:rsidR="00F81F29" w:rsidRPr="00F81F29" w:rsidRDefault="00F81F29" w:rsidP="00E34231">
      <w:p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rPr>
        <w:t xml:space="preserve">4. </w:t>
      </w:r>
      <w:r w:rsidRPr="00F81F29">
        <w:rPr>
          <w:rFonts w:ascii="TH SarabunPSK" w:hAnsi="TH SarabunPSK" w:cs="TH SarabunPSK"/>
          <w:color w:val="0D0D0D" w:themeColor="text1" w:themeTint="F2"/>
          <w:sz w:val="32"/>
          <w:szCs w:val="32"/>
          <w:cs/>
        </w:rPr>
        <w:t>ความสัมพันธ์ระหว่าง ผู้เล่น (</w:t>
      </w:r>
      <w:r w:rsidRPr="00F81F29">
        <w:rPr>
          <w:rFonts w:ascii="TH SarabunPSK" w:hAnsi="TH SarabunPSK" w:cs="TH SarabunPSK"/>
          <w:color w:val="0D0D0D" w:themeColor="text1" w:themeTint="F2"/>
          <w:sz w:val="32"/>
          <w:szCs w:val="32"/>
        </w:rPr>
        <w:t xml:space="preserve">User) </w:t>
      </w:r>
      <w:r w:rsidRPr="00F81F29">
        <w:rPr>
          <w:rFonts w:ascii="TH SarabunPSK" w:hAnsi="TH SarabunPSK" w:cs="TH SarabunPSK"/>
          <w:color w:val="0D0D0D" w:themeColor="text1" w:themeTint="F2"/>
          <w:sz w:val="32"/>
          <w:szCs w:val="32"/>
          <w:cs/>
        </w:rPr>
        <w:t>กับ ประวัติการแข่งขัน (</w:t>
      </w:r>
      <w:r w:rsidRPr="00F81F29">
        <w:rPr>
          <w:rFonts w:ascii="TH SarabunPSK" w:hAnsi="TH SarabunPSK" w:cs="TH SarabunPSK"/>
          <w:color w:val="0D0D0D" w:themeColor="text1" w:themeTint="F2"/>
          <w:sz w:val="32"/>
          <w:szCs w:val="32"/>
        </w:rPr>
        <w:t>Match)</w:t>
      </w:r>
    </w:p>
    <w:p w14:paraId="075DC11A" w14:textId="77777777" w:rsidR="00F81F29" w:rsidRPr="00F81F29" w:rsidRDefault="00F81F29">
      <w:pPr>
        <w:numPr>
          <w:ilvl w:val="0"/>
          <w:numId w:val="18"/>
        </w:num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cs/>
        </w:rPr>
        <w:t>เป็นความสัมพันธ์แบบ:</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หนึ่งต่อกลุ่ม (</w:t>
      </w:r>
      <w:r w:rsidRPr="00F81F29">
        <w:rPr>
          <w:rFonts w:ascii="TH SarabunPSK" w:hAnsi="TH SarabunPSK" w:cs="TH SarabunPSK"/>
          <w:color w:val="0D0D0D" w:themeColor="text1" w:themeTint="F2"/>
          <w:sz w:val="32"/>
          <w:szCs w:val="32"/>
        </w:rPr>
        <w:t>One-to-Many)</w:t>
      </w:r>
    </w:p>
    <w:p w14:paraId="32C5C19C" w14:textId="77777777" w:rsidR="00F81F29" w:rsidRPr="00F81F29" w:rsidRDefault="00F81F29">
      <w:pPr>
        <w:numPr>
          <w:ilvl w:val="0"/>
          <w:numId w:val="18"/>
        </w:num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cs/>
        </w:rPr>
        <w:t>คำอธิบาย:</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 xml:space="preserve">ผู้เล่น </w:t>
      </w:r>
      <w:r w:rsidRPr="00F81F29">
        <w:rPr>
          <w:rFonts w:ascii="TH SarabunPSK" w:hAnsi="TH SarabunPSK" w:cs="TH SarabunPSK"/>
          <w:color w:val="0D0D0D" w:themeColor="text1" w:themeTint="F2"/>
          <w:sz w:val="32"/>
          <w:szCs w:val="32"/>
        </w:rPr>
        <w:t xml:space="preserve">1 </w:t>
      </w:r>
      <w:r w:rsidRPr="00F81F29">
        <w:rPr>
          <w:rFonts w:ascii="TH SarabunPSK" w:hAnsi="TH SarabunPSK" w:cs="TH SarabunPSK"/>
          <w:color w:val="0D0D0D" w:themeColor="text1" w:themeTint="F2"/>
          <w:sz w:val="32"/>
          <w:szCs w:val="32"/>
          <w:cs/>
        </w:rPr>
        <w:t>คน (</w:t>
      </w:r>
      <w:r w:rsidRPr="00F81F29">
        <w:rPr>
          <w:rFonts w:ascii="TH SarabunPSK" w:hAnsi="TH SarabunPSK" w:cs="TH SarabunPSK"/>
          <w:color w:val="0D0D0D" w:themeColor="text1" w:themeTint="F2"/>
          <w:sz w:val="32"/>
          <w:szCs w:val="32"/>
        </w:rPr>
        <w:t xml:space="preserve">User) </w:t>
      </w:r>
      <w:r w:rsidRPr="00F81F29">
        <w:rPr>
          <w:rFonts w:ascii="TH SarabunPSK" w:hAnsi="TH SarabunPSK" w:cs="TH SarabunPSK"/>
          <w:color w:val="0D0D0D" w:themeColor="text1" w:themeTint="F2"/>
          <w:sz w:val="32"/>
          <w:szCs w:val="32"/>
          <w:cs/>
        </w:rPr>
        <w:t>สามารถมีประวัติการแข่งขัน (</w:t>
      </w:r>
      <w:r w:rsidRPr="00F81F29">
        <w:rPr>
          <w:rFonts w:ascii="TH SarabunPSK" w:hAnsi="TH SarabunPSK" w:cs="TH SarabunPSK"/>
          <w:color w:val="0D0D0D" w:themeColor="text1" w:themeTint="F2"/>
          <w:sz w:val="32"/>
          <w:szCs w:val="32"/>
        </w:rPr>
        <w:t xml:space="preserve">Match) </w:t>
      </w:r>
      <w:r w:rsidRPr="00F81F29">
        <w:rPr>
          <w:rFonts w:ascii="TH SarabunPSK" w:hAnsi="TH SarabunPSK" w:cs="TH SarabunPSK"/>
          <w:color w:val="0D0D0D" w:themeColor="text1" w:themeTint="F2"/>
          <w:sz w:val="32"/>
          <w:szCs w:val="32"/>
          <w:cs/>
        </w:rPr>
        <w:t>ได้หลายรายการ (หลายรอบการเล่น) โดยในแต่ละรอบการแข่งขันจะบันทึกข้อมูลผู้เล่นที่เข้าร่วมแข่งขันทั้งสองฝ่ายคือ</w:t>
      </w:r>
      <w:r w:rsidRPr="00F81F29">
        <w:rPr>
          <w:rFonts w:ascii="TH SarabunPSK" w:hAnsi="TH SarabunPSK" w:cs="TH SarabunPSK"/>
          <w:color w:val="0D0D0D" w:themeColor="text1" w:themeTint="F2"/>
          <w:sz w:val="32"/>
          <w:szCs w:val="32"/>
        </w:rPr>
        <w:t xml:space="preserve"> user_a </w:t>
      </w:r>
      <w:r w:rsidRPr="00F81F29">
        <w:rPr>
          <w:rFonts w:ascii="TH SarabunPSK" w:hAnsi="TH SarabunPSK" w:cs="TH SarabunPSK"/>
          <w:color w:val="0D0D0D" w:themeColor="text1" w:themeTint="F2"/>
          <w:sz w:val="32"/>
          <w:szCs w:val="32"/>
          <w:cs/>
        </w:rPr>
        <w:t>และ</w:t>
      </w:r>
      <w:r w:rsidRPr="00F81F29">
        <w:rPr>
          <w:rFonts w:ascii="TH SarabunPSK" w:hAnsi="TH SarabunPSK" w:cs="TH SarabunPSK"/>
          <w:color w:val="0D0D0D" w:themeColor="text1" w:themeTint="F2"/>
          <w:sz w:val="32"/>
          <w:szCs w:val="32"/>
        </w:rPr>
        <w:t xml:space="preserve"> user_b </w:t>
      </w:r>
      <w:r w:rsidRPr="00F81F29">
        <w:rPr>
          <w:rFonts w:ascii="TH SarabunPSK" w:hAnsi="TH SarabunPSK" w:cs="TH SarabunPSK"/>
          <w:color w:val="0D0D0D" w:themeColor="text1" w:themeTint="F2"/>
          <w:sz w:val="32"/>
          <w:szCs w:val="32"/>
          <w:cs/>
        </w:rPr>
        <w:t>และมีแอตทริบิวต์</w:t>
      </w:r>
      <w:r w:rsidRPr="00F81F29">
        <w:rPr>
          <w:rFonts w:ascii="TH SarabunPSK" w:hAnsi="TH SarabunPSK" w:cs="TH SarabunPSK"/>
          <w:color w:val="0D0D0D" w:themeColor="text1" w:themeTint="F2"/>
          <w:sz w:val="32"/>
          <w:szCs w:val="32"/>
        </w:rPr>
        <w:t xml:space="preserve"> Result </w:t>
      </w:r>
      <w:r w:rsidRPr="00F81F29">
        <w:rPr>
          <w:rFonts w:ascii="TH SarabunPSK" w:hAnsi="TH SarabunPSK" w:cs="TH SarabunPSK"/>
          <w:color w:val="0D0D0D" w:themeColor="text1" w:themeTint="F2"/>
          <w:sz w:val="32"/>
          <w:szCs w:val="32"/>
          <w:cs/>
        </w:rPr>
        <w:t xml:space="preserve">เพื่อระบุผลการแข่งขันหรือผู้ชนะ ซึ่งข้อมูลจะอ้างอิงกลับไปยังตาราง </w:t>
      </w:r>
      <w:r w:rsidRPr="00F81F29">
        <w:rPr>
          <w:rFonts w:ascii="TH SarabunPSK" w:hAnsi="TH SarabunPSK" w:cs="TH SarabunPSK"/>
          <w:color w:val="0D0D0D" w:themeColor="text1" w:themeTint="F2"/>
          <w:sz w:val="32"/>
          <w:szCs w:val="32"/>
        </w:rPr>
        <w:t>User</w:t>
      </w:r>
    </w:p>
    <w:p w14:paraId="67A15C3B" w14:textId="77777777" w:rsidR="00F81F29" w:rsidRPr="00F81F29" w:rsidRDefault="00F81F29" w:rsidP="00E34231">
      <w:p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rPr>
        <w:t xml:space="preserve">5. </w:t>
      </w:r>
      <w:r w:rsidRPr="00F81F29">
        <w:rPr>
          <w:rFonts w:ascii="TH SarabunPSK" w:hAnsi="TH SarabunPSK" w:cs="TH SarabunPSK"/>
          <w:color w:val="0D0D0D" w:themeColor="text1" w:themeTint="F2"/>
          <w:sz w:val="32"/>
          <w:szCs w:val="32"/>
          <w:cs/>
        </w:rPr>
        <w:t>ความสัมพันธ์ระหว่าง ผู้เล่น (</w:t>
      </w:r>
      <w:r w:rsidRPr="00F81F29">
        <w:rPr>
          <w:rFonts w:ascii="TH SarabunPSK" w:hAnsi="TH SarabunPSK" w:cs="TH SarabunPSK"/>
          <w:color w:val="0D0D0D" w:themeColor="text1" w:themeTint="F2"/>
          <w:sz w:val="32"/>
          <w:szCs w:val="32"/>
        </w:rPr>
        <w:t xml:space="preserve">User) </w:t>
      </w:r>
      <w:r w:rsidRPr="00F81F29">
        <w:rPr>
          <w:rFonts w:ascii="TH SarabunPSK" w:hAnsi="TH SarabunPSK" w:cs="TH SarabunPSK"/>
          <w:color w:val="0D0D0D" w:themeColor="text1" w:themeTint="F2"/>
          <w:sz w:val="32"/>
          <w:szCs w:val="32"/>
          <w:cs/>
        </w:rPr>
        <w:t>กับ ยานที่ครอบครอง (</w:t>
      </w:r>
      <w:r w:rsidRPr="00F81F29">
        <w:rPr>
          <w:rFonts w:ascii="TH SarabunPSK" w:hAnsi="TH SarabunPSK" w:cs="TH SarabunPSK"/>
          <w:color w:val="0D0D0D" w:themeColor="text1" w:themeTint="F2"/>
          <w:sz w:val="32"/>
          <w:szCs w:val="32"/>
        </w:rPr>
        <w:t>UserSpacecraft)</w:t>
      </w:r>
    </w:p>
    <w:p w14:paraId="345C261D" w14:textId="77777777" w:rsidR="00F81F29" w:rsidRPr="00F81F29" w:rsidRDefault="00F81F29">
      <w:pPr>
        <w:numPr>
          <w:ilvl w:val="0"/>
          <w:numId w:val="19"/>
        </w:num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cs/>
        </w:rPr>
        <w:t>เป็นความสัมพันธ์แบบ:</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หนึ่งต่อกลุ่ม (</w:t>
      </w:r>
      <w:r w:rsidRPr="00F81F29">
        <w:rPr>
          <w:rFonts w:ascii="TH SarabunPSK" w:hAnsi="TH SarabunPSK" w:cs="TH SarabunPSK"/>
          <w:color w:val="0D0D0D" w:themeColor="text1" w:themeTint="F2"/>
          <w:sz w:val="32"/>
          <w:szCs w:val="32"/>
        </w:rPr>
        <w:t>One-to-Many)</w:t>
      </w:r>
    </w:p>
    <w:p w14:paraId="4E2F08D7" w14:textId="77777777" w:rsidR="00F81F29" w:rsidRPr="00F81F29" w:rsidRDefault="00F81F29">
      <w:pPr>
        <w:numPr>
          <w:ilvl w:val="0"/>
          <w:numId w:val="19"/>
        </w:num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cs/>
        </w:rPr>
        <w:t>คำอธิบาย:</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 xml:space="preserve">ผู้เล่น </w:t>
      </w:r>
      <w:r w:rsidRPr="00F81F29">
        <w:rPr>
          <w:rFonts w:ascii="TH SarabunPSK" w:hAnsi="TH SarabunPSK" w:cs="TH SarabunPSK"/>
          <w:color w:val="0D0D0D" w:themeColor="text1" w:themeTint="F2"/>
          <w:sz w:val="32"/>
          <w:szCs w:val="32"/>
        </w:rPr>
        <w:t xml:space="preserve">1 </w:t>
      </w:r>
      <w:r w:rsidRPr="00F81F29">
        <w:rPr>
          <w:rFonts w:ascii="TH SarabunPSK" w:hAnsi="TH SarabunPSK" w:cs="TH SarabunPSK"/>
          <w:color w:val="0D0D0D" w:themeColor="text1" w:themeTint="F2"/>
          <w:sz w:val="32"/>
          <w:szCs w:val="32"/>
          <w:cs/>
        </w:rPr>
        <w:t>คน (</w:t>
      </w:r>
      <w:r w:rsidRPr="00F81F29">
        <w:rPr>
          <w:rFonts w:ascii="TH SarabunPSK" w:hAnsi="TH SarabunPSK" w:cs="TH SarabunPSK"/>
          <w:color w:val="0D0D0D" w:themeColor="text1" w:themeTint="F2"/>
          <w:sz w:val="32"/>
          <w:szCs w:val="32"/>
        </w:rPr>
        <w:t xml:space="preserve">User) </w:t>
      </w:r>
      <w:r w:rsidRPr="00F81F29">
        <w:rPr>
          <w:rFonts w:ascii="TH SarabunPSK" w:hAnsi="TH SarabunPSK" w:cs="TH SarabunPSK"/>
          <w:color w:val="0D0D0D" w:themeColor="text1" w:themeTint="F2"/>
          <w:sz w:val="32"/>
          <w:szCs w:val="32"/>
          <w:cs/>
        </w:rPr>
        <w:t>สามารถครอบครองยาน</w:t>
      </w:r>
      <w:r w:rsidRPr="00F81F29">
        <w:rPr>
          <w:rFonts w:ascii="TH SarabunPSK" w:hAnsi="TH SarabunPSK" w:cs="TH SarabunPSK"/>
          <w:color w:val="0D0D0D" w:themeColor="text1" w:themeTint="F2"/>
          <w:sz w:val="32"/>
          <w:szCs w:val="32"/>
        </w:rPr>
        <w:t xml:space="preserve"> (Spacecraft) </w:t>
      </w:r>
      <w:r w:rsidRPr="00F81F29">
        <w:rPr>
          <w:rFonts w:ascii="TH SarabunPSK" w:hAnsi="TH SarabunPSK" w:cs="TH SarabunPSK"/>
          <w:color w:val="0D0D0D" w:themeColor="text1" w:themeTint="F2"/>
          <w:sz w:val="32"/>
          <w:szCs w:val="32"/>
          <w:cs/>
        </w:rPr>
        <w:t>ได้หลายลำ โดยข้อมูลการครอบครองแต่ละรายการจะถูกเก็บไว้ใน</w:t>
      </w:r>
      <w:r w:rsidRPr="00F81F29">
        <w:rPr>
          <w:rFonts w:ascii="TH SarabunPSK" w:hAnsi="TH SarabunPSK" w:cs="TH SarabunPSK"/>
          <w:color w:val="0D0D0D" w:themeColor="text1" w:themeTint="F2"/>
          <w:sz w:val="32"/>
          <w:szCs w:val="32"/>
        </w:rPr>
        <w:t xml:space="preserve"> UserSpacecraft </w:t>
      </w:r>
      <w:r w:rsidRPr="00F81F29">
        <w:rPr>
          <w:rFonts w:ascii="TH SarabunPSK" w:hAnsi="TH SarabunPSK" w:cs="TH SarabunPSK"/>
          <w:color w:val="0D0D0D" w:themeColor="text1" w:themeTint="F2"/>
          <w:sz w:val="32"/>
          <w:szCs w:val="32"/>
          <w:cs/>
        </w:rPr>
        <w:t>พร้อมบันทึกวันเวลาที่ซื้อ</w:t>
      </w:r>
      <w:r w:rsidRPr="00F81F29">
        <w:rPr>
          <w:rFonts w:ascii="TH SarabunPSK" w:hAnsi="TH SarabunPSK" w:cs="TH SarabunPSK"/>
          <w:color w:val="0D0D0D" w:themeColor="text1" w:themeTint="F2"/>
          <w:sz w:val="32"/>
          <w:szCs w:val="32"/>
        </w:rPr>
        <w:t xml:space="preserve"> (buy_date)</w:t>
      </w:r>
    </w:p>
    <w:p w14:paraId="7D7305EE" w14:textId="77777777" w:rsidR="00F81F29" w:rsidRPr="00F81F29" w:rsidRDefault="00F81F29" w:rsidP="00E34231">
      <w:p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rPr>
        <w:t xml:space="preserve">6. </w:t>
      </w:r>
      <w:r w:rsidRPr="00F81F29">
        <w:rPr>
          <w:rFonts w:ascii="TH SarabunPSK" w:hAnsi="TH SarabunPSK" w:cs="TH SarabunPSK"/>
          <w:color w:val="0D0D0D" w:themeColor="text1" w:themeTint="F2"/>
          <w:sz w:val="32"/>
          <w:szCs w:val="32"/>
          <w:cs/>
        </w:rPr>
        <w:t>ความสัมพันธ์ระหว่าง ยาน (</w:t>
      </w:r>
      <w:r w:rsidRPr="00F81F29">
        <w:rPr>
          <w:rFonts w:ascii="TH SarabunPSK" w:hAnsi="TH SarabunPSK" w:cs="TH SarabunPSK"/>
          <w:color w:val="0D0D0D" w:themeColor="text1" w:themeTint="F2"/>
          <w:sz w:val="32"/>
          <w:szCs w:val="32"/>
        </w:rPr>
        <w:t xml:space="preserve">Spacecraft) </w:t>
      </w:r>
      <w:r w:rsidRPr="00F81F29">
        <w:rPr>
          <w:rFonts w:ascii="TH SarabunPSK" w:hAnsi="TH SarabunPSK" w:cs="TH SarabunPSK"/>
          <w:color w:val="0D0D0D" w:themeColor="text1" w:themeTint="F2"/>
          <w:sz w:val="32"/>
          <w:szCs w:val="32"/>
          <w:cs/>
        </w:rPr>
        <w:t>กับ ยานที่ครอบครอง (</w:t>
      </w:r>
      <w:r w:rsidRPr="00F81F29">
        <w:rPr>
          <w:rFonts w:ascii="TH SarabunPSK" w:hAnsi="TH SarabunPSK" w:cs="TH SarabunPSK"/>
          <w:color w:val="0D0D0D" w:themeColor="text1" w:themeTint="F2"/>
          <w:sz w:val="32"/>
          <w:szCs w:val="32"/>
        </w:rPr>
        <w:t>UserSpacecraft)</w:t>
      </w:r>
    </w:p>
    <w:p w14:paraId="40B775E5" w14:textId="77777777" w:rsidR="00F81F29" w:rsidRPr="00F81F29" w:rsidRDefault="00F81F29">
      <w:pPr>
        <w:numPr>
          <w:ilvl w:val="0"/>
          <w:numId w:val="20"/>
        </w:num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cs/>
        </w:rPr>
        <w:t>เป็นความสัมพันธ์แบบ:</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หนึ่งต่อกลุ่ม (</w:t>
      </w:r>
      <w:r w:rsidRPr="00F81F29">
        <w:rPr>
          <w:rFonts w:ascii="TH SarabunPSK" w:hAnsi="TH SarabunPSK" w:cs="TH SarabunPSK"/>
          <w:color w:val="0D0D0D" w:themeColor="text1" w:themeTint="F2"/>
          <w:sz w:val="32"/>
          <w:szCs w:val="32"/>
        </w:rPr>
        <w:t>One-to-Many)</w:t>
      </w:r>
    </w:p>
    <w:p w14:paraId="5932A489" w14:textId="77777777" w:rsidR="00F81F29" w:rsidRPr="00F81F29" w:rsidRDefault="00F81F29">
      <w:pPr>
        <w:numPr>
          <w:ilvl w:val="0"/>
          <w:numId w:val="20"/>
        </w:numPr>
        <w:rPr>
          <w:rFonts w:ascii="TH SarabunPSK" w:hAnsi="TH SarabunPSK" w:cs="TH SarabunPSK"/>
          <w:color w:val="0D0D0D" w:themeColor="text1" w:themeTint="F2"/>
          <w:sz w:val="32"/>
          <w:szCs w:val="32"/>
        </w:rPr>
      </w:pPr>
      <w:r w:rsidRPr="00F81F29">
        <w:rPr>
          <w:rFonts w:ascii="TH SarabunPSK" w:hAnsi="TH SarabunPSK" w:cs="TH SarabunPSK"/>
          <w:color w:val="0D0D0D" w:themeColor="text1" w:themeTint="F2"/>
          <w:sz w:val="32"/>
          <w:szCs w:val="32"/>
          <w:cs/>
        </w:rPr>
        <w:t>คำอธิบาย:</w:t>
      </w:r>
      <w:r w:rsidRPr="00F81F29">
        <w:rPr>
          <w:rFonts w:ascii="TH SarabunPSK" w:hAnsi="TH SarabunPSK" w:cs="TH SarabunPSK"/>
          <w:color w:val="0D0D0D" w:themeColor="text1" w:themeTint="F2"/>
          <w:sz w:val="32"/>
          <w:szCs w:val="32"/>
        </w:rPr>
        <w:t xml:space="preserve"> </w:t>
      </w:r>
      <w:r w:rsidRPr="00F81F29">
        <w:rPr>
          <w:rFonts w:ascii="TH SarabunPSK" w:hAnsi="TH SarabunPSK" w:cs="TH SarabunPSK"/>
          <w:color w:val="0D0D0D" w:themeColor="text1" w:themeTint="F2"/>
          <w:sz w:val="32"/>
          <w:szCs w:val="32"/>
          <w:cs/>
        </w:rPr>
        <w:t xml:space="preserve">ยาน </w:t>
      </w:r>
      <w:r w:rsidRPr="00F81F29">
        <w:rPr>
          <w:rFonts w:ascii="TH SarabunPSK" w:hAnsi="TH SarabunPSK" w:cs="TH SarabunPSK"/>
          <w:color w:val="0D0D0D" w:themeColor="text1" w:themeTint="F2"/>
          <w:sz w:val="32"/>
          <w:szCs w:val="32"/>
        </w:rPr>
        <w:t xml:space="preserve">1 </w:t>
      </w:r>
      <w:r w:rsidRPr="00F81F29">
        <w:rPr>
          <w:rFonts w:ascii="TH SarabunPSK" w:hAnsi="TH SarabunPSK" w:cs="TH SarabunPSK"/>
          <w:color w:val="0D0D0D" w:themeColor="text1" w:themeTint="F2"/>
          <w:sz w:val="32"/>
          <w:szCs w:val="32"/>
          <w:cs/>
        </w:rPr>
        <w:t>แบบ</w:t>
      </w:r>
      <w:r w:rsidRPr="00F81F29">
        <w:rPr>
          <w:rFonts w:ascii="TH SarabunPSK" w:hAnsi="TH SarabunPSK" w:cs="TH SarabunPSK"/>
          <w:color w:val="0D0D0D" w:themeColor="text1" w:themeTint="F2"/>
          <w:sz w:val="32"/>
          <w:szCs w:val="32"/>
        </w:rPr>
        <w:t xml:space="preserve"> (Spacecraft) </w:t>
      </w:r>
      <w:r w:rsidRPr="00F81F29">
        <w:rPr>
          <w:rFonts w:ascii="TH SarabunPSK" w:hAnsi="TH SarabunPSK" w:cs="TH SarabunPSK"/>
          <w:color w:val="0D0D0D" w:themeColor="text1" w:themeTint="F2"/>
          <w:sz w:val="32"/>
          <w:szCs w:val="32"/>
          <w:cs/>
        </w:rPr>
        <w:t>สามารถถูกผู้เล่นหลายคนซื้อและครอบครองได้ แต่ละรายการใน</w:t>
      </w:r>
      <w:r w:rsidRPr="00F81F29">
        <w:rPr>
          <w:rFonts w:ascii="TH SarabunPSK" w:hAnsi="TH SarabunPSK" w:cs="TH SarabunPSK"/>
          <w:color w:val="0D0D0D" w:themeColor="text1" w:themeTint="F2"/>
          <w:sz w:val="32"/>
          <w:szCs w:val="32"/>
        </w:rPr>
        <w:t xml:space="preserve"> UserSpacecraft </w:t>
      </w:r>
      <w:r w:rsidRPr="00F81F29">
        <w:rPr>
          <w:rFonts w:ascii="TH SarabunPSK" w:hAnsi="TH SarabunPSK" w:cs="TH SarabunPSK"/>
          <w:color w:val="0D0D0D" w:themeColor="text1" w:themeTint="F2"/>
          <w:sz w:val="32"/>
          <w:szCs w:val="32"/>
          <w:cs/>
        </w:rPr>
        <w:t xml:space="preserve">จะอ้างอิงข้อมูลกลับไปยังยานเพียง </w:t>
      </w:r>
      <w:r w:rsidRPr="00F81F29">
        <w:rPr>
          <w:rFonts w:ascii="TH SarabunPSK" w:hAnsi="TH SarabunPSK" w:cs="TH SarabunPSK"/>
          <w:color w:val="0D0D0D" w:themeColor="text1" w:themeTint="F2"/>
          <w:sz w:val="32"/>
          <w:szCs w:val="32"/>
        </w:rPr>
        <w:t xml:space="preserve">1 </w:t>
      </w:r>
      <w:r w:rsidRPr="00F81F29">
        <w:rPr>
          <w:rFonts w:ascii="TH SarabunPSK" w:hAnsi="TH SarabunPSK" w:cs="TH SarabunPSK"/>
          <w:color w:val="0D0D0D" w:themeColor="text1" w:themeTint="F2"/>
          <w:sz w:val="32"/>
          <w:szCs w:val="32"/>
          <w:cs/>
        </w:rPr>
        <w:t>แบบเสมอ</w:t>
      </w:r>
    </w:p>
    <w:p w14:paraId="7A49F2CB" w14:textId="77777777" w:rsidR="00AE586D" w:rsidRDefault="00AE586D" w:rsidP="00076581">
      <w:pPr>
        <w:ind w:left="1080"/>
        <w:rPr>
          <w:rFonts w:ascii="TH SarabunPSK" w:hAnsi="TH SarabunPSK" w:cs="TH SarabunPSK"/>
          <w:color w:val="0D0D0D" w:themeColor="text1" w:themeTint="F2"/>
          <w:sz w:val="32"/>
          <w:szCs w:val="32"/>
        </w:rPr>
      </w:pPr>
    </w:p>
    <w:p w14:paraId="1BB68F17" w14:textId="77777777" w:rsidR="00605A49" w:rsidRDefault="00605A49" w:rsidP="00076581">
      <w:pPr>
        <w:ind w:left="1080"/>
        <w:rPr>
          <w:rFonts w:ascii="TH SarabunPSK" w:hAnsi="TH SarabunPSK" w:cs="TH SarabunPSK"/>
          <w:color w:val="0D0D0D" w:themeColor="text1" w:themeTint="F2"/>
          <w:sz w:val="32"/>
          <w:szCs w:val="32"/>
        </w:rPr>
      </w:pPr>
    </w:p>
    <w:p w14:paraId="1162EA31" w14:textId="77777777" w:rsidR="00605A49" w:rsidRDefault="00605A49" w:rsidP="00076581">
      <w:pPr>
        <w:ind w:left="1080"/>
        <w:rPr>
          <w:rFonts w:ascii="TH SarabunPSK" w:hAnsi="TH SarabunPSK" w:cs="TH SarabunPSK"/>
          <w:color w:val="0D0D0D" w:themeColor="text1" w:themeTint="F2"/>
          <w:sz w:val="32"/>
          <w:szCs w:val="32"/>
        </w:rPr>
      </w:pPr>
    </w:p>
    <w:p w14:paraId="51B6922B" w14:textId="77777777" w:rsidR="00605A49" w:rsidRPr="009F7AC5" w:rsidRDefault="00605A49" w:rsidP="00076581">
      <w:pPr>
        <w:ind w:left="1080"/>
        <w:rPr>
          <w:rFonts w:ascii="TH SarabunPSK" w:hAnsi="TH SarabunPSK" w:cs="TH SarabunPSK"/>
          <w:color w:val="0D0D0D" w:themeColor="text1" w:themeTint="F2"/>
          <w:sz w:val="32"/>
          <w:szCs w:val="32"/>
        </w:rPr>
      </w:pPr>
    </w:p>
    <w:p w14:paraId="63A25958" w14:textId="0098F71B" w:rsidR="00C641BB" w:rsidRPr="00C47324" w:rsidRDefault="004B3476" w:rsidP="00C47324">
      <w:pPr>
        <w:pStyle w:val="3"/>
        <w:rPr>
          <w:rFonts w:ascii="TH Sarabun New" w:hAnsi="TH Sarabun New" w:cs="TH Sarabun New"/>
          <w:b/>
          <w:bCs/>
          <w:color w:val="auto"/>
          <w:sz w:val="32"/>
          <w:szCs w:val="32"/>
        </w:rPr>
      </w:pPr>
      <w:bookmarkStart w:id="145" w:name="_Toc224850330"/>
      <w:r>
        <w:rPr>
          <w:rFonts w:ascii="TH Sarabun New" w:hAnsi="TH Sarabun New" w:cs="TH Sarabun New"/>
          <w:b/>
          <w:bCs/>
          <w:color w:val="auto"/>
          <w:sz w:val="32"/>
          <w:szCs w:val="32"/>
        </w:rPr>
        <w:lastRenderedPageBreak/>
        <w:t xml:space="preserve">      </w:t>
      </w:r>
      <w:bookmarkStart w:id="146" w:name="_Toc241852723"/>
      <w:r w:rsidR="00C641BB" w:rsidRPr="00C47324">
        <w:rPr>
          <w:rFonts w:ascii="TH Sarabun New" w:hAnsi="TH Sarabun New" w:cs="TH Sarabun New"/>
          <w:b/>
          <w:bCs/>
          <w:color w:val="auto"/>
          <w:sz w:val="32"/>
          <w:szCs w:val="32"/>
          <w:cs/>
        </w:rPr>
        <w:t>3.2.3 พจนานุกรมข้อมูล (</w:t>
      </w:r>
      <w:r w:rsidR="00C641BB" w:rsidRPr="00C47324">
        <w:rPr>
          <w:rFonts w:ascii="TH Sarabun New" w:hAnsi="TH Sarabun New" w:cs="TH Sarabun New"/>
          <w:b/>
          <w:bCs/>
          <w:color w:val="auto"/>
          <w:sz w:val="32"/>
          <w:szCs w:val="32"/>
        </w:rPr>
        <w:t>Data Dictionary)</w:t>
      </w:r>
      <w:bookmarkEnd w:id="145"/>
      <w:bookmarkEnd w:id="146"/>
    </w:p>
    <w:p w14:paraId="16C4B18D" w14:textId="1CBE9546" w:rsidR="0088627F" w:rsidRPr="00605A49" w:rsidRDefault="00E34231" w:rsidP="00605A49">
      <w:pPr>
        <w:rPr>
          <w:rFonts w:ascii="TH SarabunPSK" w:hAnsi="TH SarabunPSK" w:cs="TH SarabunPSK"/>
          <w:color w:val="0D0D0D" w:themeColor="text1" w:themeTint="F2"/>
          <w:sz w:val="32"/>
          <w:szCs w:val="32"/>
        </w:rPr>
      </w:pPr>
      <w:r>
        <w:rPr>
          <w:rFonts w:ascii="TH SarabunPSK" w:hAnsi="TH SarabunPSK" w:cs="TH SarabunPSK" w:hint="cs"/>
          <w:color w:val="0D0D0D" w:themeColor="text1" w:themeTint="F2"/>
          <w:sz w:val="32"/>
          <w:szCs w:val="32"/>
          <w:cs/>
        </w:rPr>
        <w:t xml:space="preserve">        </w:t>
      </w:r>
      <w:r w:rsidR="00C641BB" w:rsidRPr="009F7AC5">
        <w:rPr>
          <w:rFonts w:ascii="TH SarabunPSK" w:hAnsi="TH SarabunPSK" w:cs="TH SarabunPSK" w:hint="cs"/>
          <w:color w:val="0D0D0D" w:themeColor="text1" w:themeTint="F2"/>
          <w:sz w:val="32"/>
          <w:szCs w:val="32"/>
          <w:cs/>
        </w:rPr>
        <w:t>รายละเอียดโครงสร้างข้อมูลภายในแต่ละตาราง (</w:t>
      </w:r>
      <w:r w:rsidR="00C641BB" w:rsidRPr="009F7AC5">
        <w:rPr>
          <w:rFonts w:ascii="TH SarabunPSK" w:hAnsi="TH SarabunPSK" w:cs="TH SarabunPSK" w:hint="cs"/>
          <w:color w:val="0D0D0D" w:themeColor="text1" w:themeTint="F2"/>
          <w:sz w:val="32"/>
          <w:szCs w:val="32"/>
        </w:rPr>
        <w:t xml:space="preserve">Table) </w:t>
      </w:r>
      <w:r w:rsidR="00C641BB" w:rsidRPr="009F7AC5">
        <w:rPr>
          <w:rFonts w:ascii="TH SarabunPSK" w:hAnsi="TH SarabunPSK" w:cs="TH SarabunPSK" w:hint="cs"/>
          <w:color w:val="0D0D0D" w:themeColor="text1" w:themeTint="F2"/>
          <w:sz w:val="32"/>
          <w:szCs w:val="32"/>
          <w:cs/>
        </w:rPr>
        <w:t xml:space="preserve">ของระบบเกม </w:t>
      </w:r>
      <w:r w:rsidR="00C641BB" w:rsidRPr="009F7AC5">
        <w:rPr>
          <w:rFonts w:ascii="TH SarabunPSK" w:hAnsi="TH SarabunPSK" w:cs="TH SarabunPSK" w:hint="cs"/>
          <w:color w:val="0D0D0D" w:themeColor="text1" w:themeTint="F2"/>
          <w:sz w:val="32"/>
          <w:szCs w:val="32"/>
        </w:rPr>
        <w:t xml:space="preserve">Battlefield of the Stars </w:t>
      </w:r>
      <w:r w:rsidR="00C641BB" w:rsidRPr="009F7AC5">
        <w:rPr>
          <w:rFonts w:ascii="TH SarabunPSK" w:hAnsi="TH SarabunPSK" w:cs="TH SarabunPSK" w:hint="cs"/>
          <w:color w:val="0D0D0D" w:themeColor="text1" w:themeTint="F2"/>
          <w:sz w:val="32"/>
          <w:szCs w:val="32"/>
          <w:cs/>
        </w:rPr>
        <w:t>มีดังนี้</w:t>
      </w:r>
      <w:bookmarkStart w:id="147" w:name="_Toc225436320"/>
      <w:bookmarkStart w:id="148" w:name="_Toc238559741"/>
      <w:bookmarkStart w:id="149" w:name="_Toc222150182"/>
      <w:bookmarkStart w:id="150" w:name="_Toc224077927"/>
    </w:p>
    <w:p w14:paraId="33103F36" w14:textId="5936212F" w:rsidR="00E34231" w:rsidRPr="00E34231" w:rsidRDefault="00E34231" w:rsidP="00E34231">
      <w:pPr>
        <w:pStyle w:val="af3"/>
        <w:jc w:val="center"/>
      </w:pPr>
      <w:bookmarkStart w:id="151" w:name="_Toc241850848"/>
      <w:bookmarkStart w:id="152" w:name="_Toc241852551"/>
      <w:bookmarkStart w:id="153" w:name="_Toc241852943"/>
      <w:r w:rsidRPr="003A7E1E">
        <w:rPr>
          <w:rFonts w:ascii="TH Sarabun New" w:hAnsi="TH Sarabun New" w:cs="TH Sarabun New"/>
          <w:b/>
          <w:bCs/>
          <w:i w:val="0"/>
          <w:iCs w:val="0"/>
          <w:color w:val="auto"/>
          <w:sz w:val="32"/>
          <w:szCs w:val="32"/>
          <w:cs/>
        </w:rPr>
        <w:t xml:space="preserve">ตารางที่ </w:t>
      </w:r>
      <w:r w:rsidRPr="003A7E1E">
        <w:rPr>
          <w:rFonts w:ascii="TH Sarabun New" w:hAnsi="TH Sarabun New" w:cs="TH Sarabun New"/>
          <w:b/>
          <w:bCs/>
          <w:i w:val="0"/>
          <w:iCs w:val="0"/>
          <w:color w:val="auto"/>
          <w:sz w:val="32"/>
          <w:szCs w:val="32"/>
        </w:rPr>
        <w:t>3.</w:t>
      </w:r>
      <w:r w:rsidRPr="003A7E1E">
        <w:rPr>
          <w:rFonts w:ascii="TH Sarabun New" w:hAnsi="TH Sarabun New" w:cs="TH Sarabun New"/>
          <w:b/>
          <w:bCs/>
          <w:i w:val="0"/>
          <w:iCs w:val="0"/>
          <w:color w:val="auto"/>
          <w:sz w:val="32"/>
          <w:szCs w:val="32"/>
        </w:rPr>
        <w:fldChar w:fldCharType="begin"/>
      </w:r>
      <w:r w:rsidRPr="003A7E1E">
        <w:rPr>
          <w:rFonts w:ascii="TH Sarabun New" w:hAnsi="TH Sarabun New" w:cs="TH Sarabun New"/>
          <w:b/>
          <w:bCs/>
          <w:i w:val="0"/>
          <w:iCs w:val="0"/>
          <w:color w:val="auto"/>
          <w:sz w:val="32"/>
          <w:szCs w:val="32"/>
        </w:rPr>
        <w:instrText xml:space="preserve"> SEQ </w:instrText>
      </w:r>
      <w:r w:rsidRPr="003A7E1E">
        <w:rPr>
          <w:rFonts w:ascii="TH Sarabun New" w:hAnsi="TH Sarabun New" w:cs="TH Sarabun New"/>
          <w:b/>
          <w:bCs/>
          <w:i w:val="0"/>
          <w:iCs w:val="0"/>
          <w:color w:val="auto"/>
          <w:sz w:val="32"/>
          <w:szCs w:val="32"/>
          <w:cs/>
        </w:rPr>
        <w:instrText>ตารางที่</w:instrText>
      </w:r>
      <w:r w:rsidRPr="003A7E1E">
        <w:rPr>
          <w:rFonts w:ascii="TH Sarabun New" w:hAnsi="TH Sarabun New" w:cs="TH Sarabun New"/>
          <w:b/>
          <w:bCs/>
          <w:i w:val="0"/>
          <w:iCs w:val="0"/>
          <w:color w:val="auto"/>
          <w:sz w:val="32"/>
          <w:szCs w:val="32"/>
        </w:rPr>
        <w:instrText xml:space="preserve">_3. \* ARABIC </w:instrText>
      </w:r>
      <w:r w:rsidRPr="003A7E1E">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1</w:t>
      </w:r>
      <w:r w:rsidRPr="003A7E1E">
        <w:rPr>
          <w:rFonts w:ascii="TH Sarabun New" w:hAnsi="TH Sarabun New" w:cs="TH Sarabun New"/>
          <w:b/>
          <w:bCs/>
          <w:i w:val="0"/>
          <w:iCs w:val="0"/>
          <w:color w:val="auto"/>
          <w:sz w:val="32"/>
          <w:szCs w:val="32"/>
        </w:rPr>
        <w:fldChar w:fldCharType="end"/>
      </w:r>
      <w:r>
        <w:rPr>
          <w:rFonts w:ascii="TH Sarabun New" w:hAnsi="TH Sarabun New" w:cs="TH Sarabun New" w:hint="cs"/>
          <w:i w:val="0"/>
          <w:iCs w:val="0"/>
          <w:color w:val="auto"/>
          <w:sz w:val="32"/>
          <w:szCs w:val="32"/>
          <w:cs/>
        </w:rPr>
        <w:t xml:space="preserve"> </w:t>
      </w:r>
      <w:r w:rsidRPr="003A7E1E">
        <w:rPr>
          <w:rFonts w:ascii="TH Sarabun New" w:hAnsi="TH Sarabun New" w:cs="TH Sarabun New"/>
          <w:i w:val="0"/>
          <w:iCs w:val="0"/>
          <w:color w:val="auto"/>
          <w:sz w:val="32"/>
          <w:szCs w:val="32"/>
          <w:cs/>
        </w:rPr>
        <w:t>ตารางข้อมูลผู้เล่น (</w:t>
      </w:r>
      <w:r w:rsidRPr="003A7E1E">
        <w:rPr>
          <w:rFonts w:ascii="TH Sarabun New" w:hAnsi="TH Sarabun New" w:cs="TH Sarabun New"/>
          <w:i w:val="0"/>
          <w:iCs w:val="0"/>
          <w:color w:val="auto"/>
          <w:sz w:val="32"/>
          <w:szCs w:val="32"/>
        </w:rPr>
        <w:t>User</w:t>
      </w:r>
      <w:r w:rsidRPr="003A7E1E">
        <w:t>)</w:t>
      </w:r>
      <w:bookmarkEnd w:id="147"/>
      <w:bookmarkEnd w:id="148"/>
      <w:bookmarkEnd w:id="149"/>
      <w:bookmarkEnd w:id="150"/>
      <w:bookmarkEnd w:id="151"/>
      <w:bookmarkEnd w:id="152"/>
      <w:bookmarkEnd w:id="153"/>
    </w:p>
    <w:p w14:paraId="465D602D" w14:textId="34AEDAE4" w:rsidR="00A534E3" w:rsidRPr="009F7AC5" w:rsidRDefault="00C641BB" w:rsidP="00C641BB">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ใช้สำหรับจัดเก็บข้อมูลบัญชีผู้ใช้งาน สถิติการเล่น และทรัพย์สินภายในเกม</w:t>
      </w:r>
    </w:p>
    <w:tbl>
      <w:tblPr>
        <w:tblStyle w:val="af4"/>
        <w:tblW w:w="0" w:type="auto"/>
        <w:tblLook w:val="04A0" w:firstRow="1" w:lastRow="0" w:firstColumn="1" w:lastColumn="0" w:noHBand="0" w:noVBand="1"/>
      </w:tblPr>
      <w:tblGrid>
        <w:gridCol w:w="1688"/>
        <w:gridCol w:w="1799"/>
        <w:gridCol w:w="2054"/>
        <w:gridCol w:w="1658"/>
        <w:gridCol w:w="1817"/>
      </w:tblGrid>
      <w:tr w:rsidR="009F7AC5" w:rsidRPr="009F7AC5" w14:paraId="1795AACC" w14:textId="77777777" w:rsidTr="00A534E3">
        <w:tc>
          <w:tcPr>
            <w:tcW w:w="0" w:type="auto"/>
            <w:hideMark/>
          </w:tcPr>
          <w:p w14:paraId="073F7B1D"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b/>
                <w:bCs/>
                <w:color w:val="0D0D0D" w:themeColor="text1" w:themeTint="F2"/>
                <w:sz w:val="32"/>
                <w:szCs w:val="32"/>
                <w:cs/>
              </w:rPr>
              <w:t>ชื่อระเบียน</w:t>
            </w:r>
            <w:r w:rsidRPr="009F7AC5">
              <w:rPr>
                <w:rFonts w:ascii="TH SarabunPSK" w:hAnsi="TH SarabunPSK" w:cs="TH SarabunPSK" w:hint="cs"/>
                <w:b/>
                <w:bCs/>
                <w:color w:val="0D0D0D" w:themeColor="text1" w:themeTint="F2"/>
                <w:sz w:val="32"/>
                <w:szCs w:val="32"/>
              </w:rPr>
              <w:t xml:space="preserve"> (Field names)</w:t>
            </w:r>
          </w:p>
        </w:tc>
        <w:tc>
          <w:tcPr>
            <w:tcW w:w="0" w:type="auto"/>
            <w:hideMark/>
          </w:tcPr>
          <w:p w14:paraId="2962B611"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b/>
                <w:bCs/>
                <w:color w:val="0D0D0D" w:themeColor="text1" w:themeTint="F2"/>
                <w:sz w:val="32"/>
                <w:szCs w:val="32"/>
                <w:cs/>
              </w:rPr>
              <w:t>รายละเอียด</w:t>
            </w:r>
            <w:r w:rsidRPr="009F7AC5">
              <w:rPr>
                <w:rFonts w:ascii="TH SarabunPSK" w:hAnsi="TH SarabunPSK" w:cs="TH SarabunPSK" w:hint="cs"/>
                <w:b/>
                <w:bCs/>
                <w:color w:val="0D0D0D" w:themeColor="text1" w:themeTint="F2"/>
                <w:sz w:val="32"/>
                <w:szCs w:val="32"/>
              </w:rPr>
              <w:t xml:space="preserve"> (Descriptions)</w:t>
            </w:r>
          </w:p>
        </w:tc>
        <w:tc>
          <w:tcPr>
            <w:tcW w:w="0" w:type="auto"/>
            <w:hideMark/>
          </w:tcPr>
          <w:p w14:paraId="4AEF7C4C"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b/>
                <w:bCs/>
                <w:color w:val="0D0D0D" w:themeColor="text1" w:themeTint="F2"/>
                <w:sz w:val="32"/>
                <w:szCs w:val="32"/>
              </w:rPr>
              <w:t>Data Types and sizes (</w:t>
            </w:r>
            <w:r w:rsidRPr="009F7AC5">
              <w:rPr>
                <w:rFonts w:ascii="TH SarabunPSK" w:hAnsi="TH SarabunPSK" w:cs="TH SarabunPSK" w:hint="cs"/>
                <w:b/>
                <w:bCs/>
                <w:color w:val="0D0D0D" w:themeColor="text1" w:themeTint="F2"/>
                <w:sz w:val="32"/>
                <w:szCs w:val="32"/>
                <w:cs/>
              </w:rPr>
              <w:t>ชนิดและขนาดข้อมูล)</w:t>
            </w:r>
          </w:p>
        </w:tc>
        <w:tc>
          <w:tcPr>
            <w:tcW w:w="0" w:type="auto"/>
            <w:hideMark/>
          </w:tcPr>
          <w:p w14:paraId="60804C72"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b/>
                <w:bCs/>
                <w:color w:val="0D0D0D" w:themeColor="text1" w:themeTint="F2"/>
                <w:sz w:val="32"/>
                <w:szCs w:val="32"/>
                <w:cs/>
              </w:rPr>
              <w:t>ข้อบังคับ</w:t>
            </w:r>
            <w:r w:rsidRPr="009F7AC5">
              <w:rPr>
                <w:rFonts w:ascii="TH SarabunPSK" w:hAnsi="TH SarabunPSK" w:cs="TH SarabunPSK" w:hint="cs"/>
                <w:b/>
                <w:bCs/>
                <w:color w:val="0D0D0D" w:themeColor="text1" w:themeTint="F2"/>
                <w:sz w:val="32"/>
                <w:szCs w:val="32"/>
              </w:rPr>
              <w:t xml:space="preserve"> (Constraints)</w:t>
            </w:r>
          </w:p>
        </w:tc>
        <w:tc>
          <w:tcPr>
            <w:tcW w:w="0" w:type="auto"/>
            <w:hideMark/>
          </w:tcPr>
          <w:p w14:paraId="35018D47"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b/>
                <w:bCs/>
                <w:color w:val="0D0D0D" w:themeColor="text1" w:themeTint="F2"/>
                <w:sz w:val="32"/>
                <w:szCs w:val="32"/>
                <w:cs/>
              </w:rPr>
              <w:t>ตัวอย่างข้อมูล</w:t>
            </w:r>
            <w:r w:rsidRPr="009F7AC5">
              <w:rPr>
                <w:rFonts w:ascii="TH SarabunPSK" w:hAnsi="TH SarabunPSK" w:cs="TH SarabunPSK" w:hint="cs"/>
                <w:b/>
                <w:bCs/>
                <w:color w:val="0D0D0D" w:themeColor="text1" w:themeTint="F2"/>
                <w:sz w:val="32"/>
                <w:szCs w:val="32"/>
              </w:rPr>
              <w:t xml:space="preserve"> (Data examples)</w:t>
            </w:r>
          </w:p>
        </w:tc>
      </w:tr>
      <w:tr w:rsidR="009F7AC5" w:rsidRPr="009F7AC5" w14:paraId="2130E5AA" w14:textId="77777777" w:rsidTr="00A534E3">
        <w:tc>
          <w:tcPr>
            <w:tcW w:w="0" w:type="auto"/>
            <w:hideMark/>
          </w:tcPr>
          <w:p w14:paraId="63C60AF4"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user_id</w:t>
            </w:r>
          </w:p>
        </w:tc>
        <w:tc>
          <w:tcPr>
            <w:tcW w:w="0" w:type="auto"/>
            <w:hideMark/>
          </w:tcPr>
          <w:p w14:paraId="3F9F3158"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รหัสประจำตัวผู้เล่น</w:t>
            </w:r>
          </w:p>
        </w:tc>
        <w:tc>
          <w:tcPr>
            <w:tcW w:w="0" w:type="auto"/>
            <w:hideMark/>
          </w:tcPr>
          <w:p w14:paraId="5934DCBA"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VARCHAR(28)</w:t>
            </w:r>
          </w:p>
        </w:tc>
        <w:tc>
          <w:tcPr>
            <w:tcW w:w="0" w:type="auto"/>
            <w:hideMark/>
          </w:tcPr>
          <w:p w14:paraId="5C04AAA7"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PK</w:t>
            </w:r>
          </w:p>
        </w:tc>
        <w:tc>
          <w:tcPr>
            <w:tcW w:w="0" w:type="auto"/>
            <w:hideMark/>
          </w:tcPr>
          <w:p w14:paraId="3A13B5C4"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Zx8d9... (Firebase UID)</w:t>
            </w:r>
          </w:p>
        </w:tc>
      </w:tr>
      <w:tr w:rsidR="009F7AC5" w:rsidRPr="009F7AC5" w14:paraId="1DBB8983" w14:textId="77777777" w:rsidTr="00A534E3">
        <w:tc>
          <w:tcPr>
            <w:tcW w:w="0" w:type="auto"/>
            <w:hideMark/>
          </w:tcPr>
          <w:p w14:paraId="6BE76CD8"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username</w:t>
            </w:r>
          </w:p>
        </w:tc>
        <w:tc>
          <w:tcPr>
            <w:tcW w:w="0" w:type="auto"/>
            <w:hideMark/>
          </w:tcPr>
          <w:p w14:paraId="28477C40"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ชื่อผู้เล่นในเกม</w:t>
            </w:r>
          </w:p>
        </w:tc>
        <w:tc>
          <w:tcPr>
            <w:tcW w:w="0" w:type="auto"/>
            <w:hideMark/>
          </w:tcPr>
          <w:p w14:paraId="59767EBC"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VARCHAR(50)</w:t>
            </w:r>
          </w:p>
        </w:tc>
        <w:tc>
          <w:tcPr>
            <w:tcW w:w="0" w:type="auto"/>
            <w:hideMark/>
          </w:tcPr>
          <w:p w14:paraId="31E8EA2F"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Not Null</w:t>
            </w:r>
          </w:p>
        </w:tc>
        <w:tc>
          <w:tcPr>
            <w:tcW w:w="0" w:type="auto"/>
            <w:hideMark/>
          </w:tcPr>
          <w:p w14:paraId="4F6CD887"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PilotZero01</w:t>
            </w:r>
          </w:p>
        </w:tc>
      </w:tr>
      <w:tr w:rsidR="009F7AC5" w:rsidRPr="009F7AC5" w14:paraId="1C5FA371" w14:textId="77777777" w:rsidTr="00A534E3">
        <w:tc>
          <w:tcPr>
            <w:tcW w:w="0" w:type="auto"/>
            <w:hideMark/>
          </w:tcPr>
          <w:p w14:paraId="3E973198"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password</w:t>
            </w:r>
          </w:p>
        </w:tc>
        <w:tc>
          <w:tcPr>
            <w:tcW w:w="0" w:type="auto"/>
            <w:hideMark/>
          </w:tcPr>
          <w:p w14:paraId="4956673D" w14:textId="78F9CB71"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รหัสผ่าน (</w:t>
            </w:r>
            <w:r w:rsidR="00DE447F">
              <w:rPr>
                <w:rFonts w:ascii="TH SarabunPSK" w:hAnsi="TH SarabunPSK" w:cs="TH SarabunPSK"/>
                <w:color w:val="0D0D0D" w:themeColor="text1" w:themeTint="F2"/>
                <w:sz w:val="32"/>
                <w:szCs w:val="32"/>
              </w:rPr>
              <w:t>hash</w:t>
            </w:r>
            <w:r w:rsidRPr="009F7AC5">
              <w:rPr>
                <w:rFonts w:ascii="TH SarabunPSK" w:hAnsi="TH SarabunPSK" w:cs="TH SarabunPSK" w:hint="cs"/>
                <w:color w:val="0D0D0D" w:themeColor="text1" w:themeTint="F2"/>
                <w:sz w:val="32"/>
                <w:szCs w:val="32"/>
                <w:cs/>
              </w:rPr>
              <w:t>)</w:t>
            </w:r>
          </w:p>
        </w:tc>
        <w:tc>
          <w:tcPr>
            <w:tcW w:w="0" w:type="auto"/>
            <w:hideMark/>
          </w:tcPr>
          <w:p w14:paraId="12C372E5"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VARCHAR(255)</w:t>
            </w:r>
          </w:p>
        </w:tc>
        <w:tc>
          <w:tcPr>
            <w:tcW w:w="0" w:type="auto"/>
            <w:hideMark/>
          </w:tcPr>
          <w:p w14:paraId="6F1B6599"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Null</w:t>
            </w:r>
          </w:p>
        </w:tc>
        <w:tc>
          <w:tcPr>
            <w:tcW w:w="0" w:type="auto"/>
            <w:hideMark/>
          </w:tcPr>
          <w:p w14:paraId="09159772"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$2a$12$R9h...</w:t>
            </w:r>
          </w:p>
        </w:tc>
      </w:tr>
      <w:tr w:rsidR="009F7AC5" w:rsidRPr="009F7AC5" w14:paraId="194AC896" w14:textId="77777777" w:rsidTr="00A534E3">
        <w:tc>
          <w:tcPr>
            <w:tcW w:w="0" w:type="auto"/>
            <w:hideMark/>
          </w:tcPr>
          <w:p w14:paraId="1C0DF447"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coin_balance</w:t>
            </w:r>
          </w:p>
        </w:tc>
        <w:tc>
          <w:tcPr>
            <w:tcW w:w="0" w:type="auto"/>
            <w:hideMark/>
          </w:tcPr>
          <w:p w14:paraId="5E61138B"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จำนวนเหรียญคงเหลือ</w:t>
            </w:r>
          </w:p>
        </w:tc>
        <w:tc>
          <w:tcPr>
            <w:tcW w:w="0" w:type="auto"/>
            <w:hideMark/>
          </w:tcPr>
          <w:p w14:paraId="4D37ADD6"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INT</w:t>
            </w:r>
          </w:p>
        </w:tc>
        <w:tc>
          <w:tcPr>
            <w:tcW w:w="0" w:type="auto"/>
            <w:hideMark/>
          </w:tcPr>
          <w:p w14:paraId="6C14CB9F"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Default(0)</w:t>
            </w:r>
          </w:p>
        </w:tc>
        <w:tc>
          <w:tcPr>
            <w:tcW w:w="0" w:type="auto"/>
            <w:hideMark/>
          </w:tcPr>
          <w:p w14:paraId="74D48DA4"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1500</w:t>
            </w:r>
          </w:p>
        </w:tc>
      </w:tr>
      <w:tr w:rsidR="009F7AC5" w:rsidRPr="009F7AC5" w14:paraId="788E2BEC" w14:textId="77777777" w:rsidTr="00A534E3">
        <w:tc>
          <w:tcPr>
            <w:tcW w:w="0" w:type="auto"/>
            <w:hideMark/>
          </w:tcPr>
          <w:p w14:paraId="64FDEDA5"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total_wins</w:t>
            </w:r>
          </w:p>
        </w:tc>
        <w:tc>
          <w:tcPr>
            <w:tcW w:w="0" w:type="auto"/>
            <w:hideMark/>
          </w:tcPr>
          <w:p w14:paraId="7C92B3E5"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จำนวนครั้งที่ชนะรวม</w:t>
            </w:r>
          </w:p>
        </w:tc>
        <w:tc>
          <w:tcPr>
            <w:tcW w:w="0" w:type="auto"/>
            <w:hideMark/>
          </w:tcPr>
          <w:p w14:paraId="230C5A0B"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INT</w:t>
            </w:r>
          </w:p>
        </w:tc>
        <w:tc>
          <w:tcPr>
            <w:tcW w:w="0" w:type="auto"/>
            <w:hideMark/>
          </w:tcPr>
          <w:p w14:paraId="2BE72998"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Default(0)</w:t>
            </w:r>
          </w:p>
        </w:tc>
        <w:tc>
          <w:tcPr>
            <w:tcW w:w="0" w:type="auto"/>
            <w:hideMark/>
          </w:tcPr>
          <w:p w14:paraId="5E337EA3" w14:textId="77777777" w:rsidR="00A534E3" w:rsidRPr="009F7AC5" w:rsidRDefault="00A534E3" w:rsidP="00D7664F">
            <w:pPr>
              <w:keepNext/>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25</w:t>
            </w:r>
          </w:p>
        </w:tc>
      </w:tr>
      <w:tr w:rsidR="009F7AC5" w:rsidRPr="009F7AC5" w14:paraId="574FE642" w14:textId="77777777" w:rsidTr="00A534E3">
        <w:tc>
          <w:tcPr>
            <w:tcW w:w="0" w:type="auto"/>
            <w:hideMark/>
          </w:tcPr>
          <w:p w14:paraId="0137EE7B"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callsign</w:t>
            </w:r>
          </w:p>
        </w:tc>
        <w:tc>
          <w:tcPr>
            <w:tcW w:w="0" w:type="auto"/>
            <w:hideMark/>
          </w:tcPr>
          <w:p w14:paraId="59C48DF8"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ชื่อเรียกนักบิน</w:t>
            </w:r>
          </w:p>
        </w:tc>
        <w:tc>
          <w:tcPr>
            <w:tcW w:w="0" w:type="auto"/>
            <w:hideMark/>
          </w:tcPr>
          <w:p w14:paraId="64874027"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VARCHAR(30)</w:t>
            </w:r>
          </w:p>
        </w:tc>
        <w:tc>
          <w:tcPr>
            <w:tcW w:w="0" w:type="auto"/>
            <w:hideMark/>
          </w:tcPr>
          <w:p w14:paraId="33B51466"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Not Null</w:t>
            </w:r>
          </w:p>
        </w:tc>
        <w:tc>
          <w:tcPr>
            <w:tcW w:w="0" w:type="auto"/>
            <w:hideMark/>
          </w:tcPr>
          <w:p w14:paraId="44DC6D0A"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StarAce01</w:t>
            </w:r>
          </w:p>
        </w:tc>
      </w:tr>
      <w:tr w:rsidR="009F7AC5" w:rsidRPr="009F7AC5" w14:paraId="1C93F6A6" w14:textId="77777777" w:rsidTr="00A534E3">
        <w:tc>
          <w:tcPr>
            <w:tcW w:w="0" w:type="auto"/>
            <w:hideMark/>
          </w:tcPr>
          <w:p w14:paraId="2F4152B6"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total_losses</w:t>
            </w:r>
          </w:p>
        </w:tc>
        <w:tc>
          <w:tcPr>
            <w:tcW w:w="0" w:type="auto"/>
            <w:hideMark/>
          </w:tcPr>
          <w:p w14:paraId="780ED6B2"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จำนวนครั้งที่แพ้รวม</w:t>
            </w:r>
          </w:p>
        </w:tc>
        <w:tc>
          <w:tcPr>
            <w:tcW w:w="0" w:type="auto"/>
            <w:hideMark/>
          </w:tcPr>
          <w:p w14:paraId="6C4F6EE9"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INT</w:t>
            </w:r>
          </w:p>
        </w:tc>
        <w:tc>
          <w:tcPr>
            <w:tcW w:w="0" w:type="auto"/>
            <w:hideMark/>
          </w:tcPr>
          <w:p w14:paraId="3E5ED169"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Default(0)</w:t>
            </w:r>
          </w:p>
        </w:tc>
        <w:tc>
          <w:tcPr>
            <w:tcW w:w="0" w:type="auto"/>
            <w:hideMark/>
          </w:tcPr>
          <w:p w14:paraId="56949138"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5</w:t>
            </w:r>
          </w:p>
        </w:tc>
      </w:tr>
      <w:tr w:rsidR="009F7AC5" w:rsidRPr="009F7AC5" w14:paraId="5ECB679D" w14:textId="77777777" w:rsidTr="00A534E3">
        <w:tc>
          <w:tcPr>
            <w:tcW w:w="0" w:type="auto"/>
            <w:hideMark/>
          </w:tcPr>
          <w:p w14:paraId="736A07F5"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high_score</w:t>
            </w:r>
          </w:p>
        </w:tc>
        <w:tc>
          <w:tcPr>
            <w:tcW w:w="0" w:type="auto"/>
            <w:hideMark/>
          </w:tcPr>
          <w:p w14:paraId="45C0310C"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คะแนนสูงสุดที่เคยทำได้</w:t>
            </w:r>
          </w:p>
        </w:tc>
        <w:tc>
          <w:tcPr>
            <w:tcW w:w="0" w:type="auto"/>
            <w:hideMark/>
          </w:tcPr>
          <w:p w14:paraId="79267AB0"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INT</w:t>
            </w:r>
          </w:p>
        </w:tc>
        <w:tc>
          <w:tcPr>
            <w:tcW w:w="0" w:type="auto"/>
            <w:hideMark/>
          </w:tcPr>
          <w:p w14:paraId="543DB044" w14:textId="77777777" w:rsidR="00A534E3" w:rsidRPr="009F7AC5" w:rsidRDefault="00A534E3"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Default(0)</w:t>
            </w:r>
          </w:p>
        </w:tc>
        <w:tc>
          <w:tcPr>
            <w:tcW w:w="0" w:type="auto"/>
            <w:hideMark/>
          </w:tcPr>
          <w:p w14:paraId="5DA00422" w14:textId="77777777" w:rsidR="00A534E3" w:rsidRPr="009F7AC5" w:rsidRDefault="00A534E3" w:rsidP="00B5530E">
            <w:pPr>
              <w:keepNext/>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3200</w:t>
            </w:r>
          </w:p>
        </w:tc>
      </w:tr>
    </w:tbl>
    <w:p w14:paraId="7A0CCCB8" w14:textId="77777777" w:rsidR="001E19D7" w:rsidRDefault="001E19D7" w:rsidP="001E19D7">
      <w:pPr>
        <w:pStyle w:val="af3"/>
        <w:jc w:val="center"/>
        <w:rPr>
          <w:rFonts w:ascii="TH SarabunPSK" w:hAnsi="TH SarabunPSK" w:cs="TH SarabunPSK"/>
          <w:b/>
          <w:bCs/>
          <w:i w:val="0"/>
          <w:iCs w:val="0"/>
          <w:color w:val="0D0D0D" w:themeColor="text1" w:themeTint="F2"/>
          <w:sz w:val="32"/>
          <w:szCs w:val="32"/>
        </w:rPr>
      </w:pPr>
      <w:bookmarkStart w:id="154" w:name="_Toc225436321"/>
      <w:bookmarkStart w:id="155" w:name="_Toc238559742"/>
      <w:bookmarkStart w:id="156" w:name="_Toc222150183"/>
      <w:bookmarkStart w:id="157" w:name="_Toc224077928"/>
      <w:bookmarkStart w:id="158" w:name="_Toc225436322"/>
      <w:bookmarkStart w:id="159" w:name="_Toc238559743"/>
    </w:p>
    <w:p w14:paraId="3D61D392" w14:textId="77777777" w:rsidR="00103208" w:rsidRDefault="00103208" w:rsidP="00EF1881">
      <w:pPr>
        <w:pStyle w:val="af3"/>
        <w:rPr>
          <w:rFonts w:ascii="TH SarabunPSK" w:hAnsi="TH SarabunPSK" w:cs="TH SarabunPSK"/>
          <w:b/>
          <w:bCs/>
          <w:i w:val="0"/>
          <w:iCs w:val="0"/>
          <w:color w:val="0D0D0D" w:themeColor="text1" w:themeTint="F2"/>
          <w:sz w:val="32"/>
          <w:szCs w:val="32"/>
        </w:rPr>
      </w:pPr>
    </w:p>
    <w:p w14:paraId="21337C2B" w14:textId="58291162" w:rsidR="008A564A" w:rsidRPr="00E34231" w:rsidRDefault="001E19D7" w:rsidP="001E19D7">
      <w:pPr>
        <w:pStyle w:val="af3"/>
        <w:jc w:val="center"/>
        <w:rPr>
          <w:rFonts w:ascii="TH SarabunPSK" w:hAnsi="TH SarabunPSK" w:cs="TH SarabunPSK"/>
          <w:i w:val="0"/>
          <w:iCs w:val="0"/>
          <w:color w:val="0D0D0D" w:themeColor="text1" w:themeTint="F2"/>
          <w:sz w:val="32"/>
          <w:szCs w:val="32"/>
        </w:rPr>
      </w:pPr>
      <w:bookmarkStart w:id="160" w:name="_Toc241850849"/>
      <w:bookmarkStart w:id="161" w:name="_Toc241852552"/>
      <w:bookmarkStart w:id="162" w:name="_Toc241852944"/>
      <w:r w:rsidRPr="009F7AC5">
        <w:rPr>
          <w:rFonts w:ascii="TH SarabunPSK" w:hAnsi="TH SarabunPSK" w:cs="TH SarabunPSK" w:hint="cs"/>
          <w:b/>
          <w:bCs/>
          <w:i w:val="0"/>
          <w:iCs w:val="0"/>
          <w:color w:val="0D0D0D" w:themeColor="text1" w:themeTint="F2"/>
          <w:sz w:val="32"/>
          <w:szCs w:val="32"/>
          <w:cs/>
        </w:rPr>
        <w:lastRenderedPageBreak/>
        <w:t xml:space="preserve">ตารางที่ </w:t>
      </w:r>
      <w:r w:rsidRPr="009F7AC5">
        <w:rPr>
          <w:rFonts w:ascii="TH SarabunPSK" w:hAnsi="TH SarabunPSK" w:cs="TH SarabunPSK" w:hint="cs"/>
          <w:b/>
          <w:bCs/>
          <w:i w:val="0"/>
          <w:iCs w:val="0"/>
          <w:color w:val="0D0D0D" w:themeColor="text1" w:themeTint="F2"/>
          <w:sz w:val="32"/>
          <w:szCs w:val="32"/>
        </w:rPr>
        <w:t>3.</w:t>
      </w:r>
      <w:r w:rsidRPr="009F7AC5">
        <w:rPr>
          <w:rFonts w:ascii="TH SarabunPSK" w:hAnsi="TH SarabunPSK" w:cs="TH SarabunPSK" w:hint="cs"/>
          <w:b/>
          <w:bCs/>
          <w:i w:val="0"/>
          <w:iCs w:val="0"/>
          <w:color w:val="0D0D0D" w:themeColor="text1" w:themeTint="F2"/>
          <w:sz w:val="32"/>
          <w:szCs w:val="32"/>
          <w:cs/>
        </w:rPr>
        <w:fldChar w:fldCharType="begin"/>
      </w:r>
      <w:r w:rsidRPr="009F7AC5">
        <w:rPr>
          <w:rFonts w:ascii="TH SarabunPSK" w:hAnsi="TH SarabunPSK" w:cs="TH SarabunPSK" w:hint="cs"/>
          <w:b/>
          <w:bCs/>
          <w:i w:val="0"/>
          <w:iCs w:val="0"/>
          <w:color w:val="0D0D0D" w:themeColor="text1" w:themeTint="F2"/>
          <w:sz w:val="32"/>
          <w:szCs w:val="32"/>
          <w:cs/>
        </w:rPr>
        <w:instrText xml:space="preserve"> </w:instrText>
      </w:r>
      <w:r w:rsidRPr="009F7AC5">
        <w:rPr>
          <w:rFonts w:ascii="TH SarabunPSK" w:hAnsi="TH SarabunPSK" w:cs="TH SarabunPSK" w:hint="cs"/>
          <w:b/>
          <w:bCs/>
          <w:i w:val="0"/>
          <w:iCs w:val="0"/>
          <w:color w:val="0D0D0D" w:themeColor="text1" w:themeTint="F2"/>
          <w:sz w:val="32"/>
          <w:szCs w:val="32"/>
        </w:rPr>
        <w:instrText xml:space="preserve">SEQ </w:instrText>
      </w:r>
      <w:r w:rsidRPr="009F7AC5">
        <w:rPr>
          <w:rFonts w:ascii="TH SarabunPSK" w:hAnsi="TH SarabunPSK" w:cs="TH SarabunPSK" w:hint="cs"/>
          <w:b/>
          <w:bCs/>
          <w:i w:val="0"/>
          <w:iCs w:val="0"/>
          <w:color w:val="0D0D0D" w:themeColor="text1" w:themeTint="F2"/>
          <w:sz w:val="32"/>
          <w:szCs w:val="32"/>
          <w:cs/>
        </w:rPr>
        <w:instrText>ตารางที่</w:instrText>
      </w:r>
      <w:r w:rsidRPr="009F7AC5">
        <w:rPr>
          <w:rFonts w:ascii="TH SarabunPSK" w:hAnsi="TH SarabunPSK" w:cs="TH SarabunPSK" w:hint="cs"/>
          <w:b/>
          <w:bCs/>
          <w:i w:val="0"/>
          <w:iCs w:val="0"/>
          <w:color w:val="0D0D0D" w:themeColor="text1" w:themeTint="F2"/>
          <w:sz w:val="32"/>
          <w:szCs w:val="32"/>
        </w:rPr>
        <w:instrText>_</w:instrText>
      </w:r>
      <w:r w:rsidRPr="009F7AC5">
        <w:rPr>
          <w:rFonts w:ascii="TH SarabunPSK" w:hAnsi="TH SarabunPSK" w:cs="TH SarabunPSK" w:hint="cs"/>
          <w:b/>
          <w:bCs/>
          <w:i w:val="0"/>
          <w:iCs w:val="0"/>
          <w:color w:val="0D0D0D" w:themeColor="text1" w:themeTint="F2"/>
          <w:sz w:val="32"/>
          <w:szCs w:val="32"/>
          <w:cs/>
        </w:rPr>
        <w:instrText xml:space="preserve">3. </w:instrText>
      </w:r>
      <w:r w:rsidRPr="009F7AC5">
        <w:rPr>
          <w:rFonts w:ascii="TH SarabunPSK" w:hAnsi="TH SarabunPSK" w:cs="TH SarabunPSK" w:hint="cs"/>
          <w:b/>
          <w:bCs/>
          <w:i w:val="0"/>
          <w:iCs w:val="0"/>
          <w:color w:val="0D0D0D" w:themeColor="text1" w:themeTint="F2"/>
          <w:sz w:val="32"/>
          <w:szCs w:val="32"/>
        </w:rPr>
        <w:instrText>\* ARABIC</w:instrText>
      </w:r>
      <w:r w:rsidRPr="009F7AC5">
        <w:rPr>
          <w:rFonts w:ascii="TH SarabunPSK" w:hAnsi="TH SarabunPSK" w:cs="TH SarabunPSK" w:hint="cs"/>
          <w:b/>
          <w:bCs/>
          <w:i w:val="0"/>
          <w:iCs w:val="0"/>
          <w:color w:val="0D0D0D" w:themeColor="text1" w:themeTint="F2"/>
          <w:sz w:val="32"/>
          <w:szCs w:val="32"/>
          <w:cs/>
        </w:rPr>
        <w:instrText xml:space="preserve"> </w:instrText>
      </w:r>
      <w:r w:rsidRPr="009F7AC5">
        <w:rPr>
          <w:rFonts w:ascii="TH SarabunPSK" w:hAnsi="TH SarabunPSK" w:cs="TH SarabunPSK" w:hint="cs"/>
          <w:b/>
          <w:bCs/>
          <w:i w:val="0"/>
          <w:iCs w:val="0"/>
          <w:color w:val="0D0D0D" w:themeColor="text1" w:themeTint="F2"/>
          <w:sz w:val="32"/>
          <w:szCs w:val="32"/>
          <w:cs/>
        </w:rPr>
        <w:fldChar w:fldCharType="separate"/>
      </w:r>
      <w:r w:rsidR="00745CD2">
        <w:rPr>
          <w:rFonts w:ascii="TH SarabunPSK" w:hAnsi="TH SarabunPSK" w:cs="TH SarabunPSK"/>
          <w:b/>
          <w:bCs/>
          <w:i w:val="0"/>
          <w:iCs w:val="0"/>
          <w:noProof/>
          <w:color w:val="0D0D0D" w:themeColor="text1" w:themeTint="F2"/>
          <w:sz w:val="32"/>
          <w:szCs w:val="32"/>
          <w:cs/>
        </w:rPr>
        <w:t>2</w:t>
      </w:r>
      <w:r w:rsidRPr="009F7AC5">
        <w:rPr>
          <w:rFonts w:ascii="TH SarabunPSK" w:hAnsi="TH SarabunPSK" w:cs="TH SarabunPSK" w:hint="cs"/>
          <w:b/>
          <w:bCs/>
          <w:i w:val="0"/>
          <w:iCs w:val="0"/>
          <w:color w:val="0D0D0D" w:themeColor="text1" w:themeTint="F2"/>
          <w:sz w:val="32"/>
          <w:szCs w:val="32"/>
          <w:cs/>
        </w:rPr>
        <w:fldChar w:fldCharType="end"/>
      </w:r>
      <w:r w:rsidRPr="009F7AC5">
        <w:rPr>
          <w:rFonts w:ascii="TH SarabunPSK" w:hAnsi="TH SarabunPSK" w:cs="TH SarabunPSK" w:hint="cs"/>
          <w:i w:val="0"/>
          <w:iCs w:val="0"/>
          <w:color w:val="0D0D0D" w:themeColor="text1" w:themeTint="F2"/>
          <w:sz w:val="32"/>
          <w:szCs w:val="32"/>
          <w:cs/>
        </w:rPr>
        <w:t xml:space="preserve"> ข้อมูลยานรบ (</w:t>
      </w:r>
      <w:r w:rsidRPr="003B0ABD">
        <w:rPr>
          <w:rFonts w:ascii="TH Sarabun New" w:eastAsia="TH Sarabun New" w:hAnsi="TH Sarabun New" w:cs="TH Sarabun New"/>
          <w:i w:val="0"/>
          <w:iCs w:val="0"/>
          <w:color w:val="auto"/>
          <w:sz w:val="32"/>
        </w:rPr>
        <w:t>spacecraft</w:t>
      </w:r>
      <w:r w:rsidRPr="003B0ABD">
        <w:rPr>
          <w:rFonts w:ascii="TH Sarabun New" w:hAnsi="TH Sarabun New" w:cs="TH Sarabun New"/>
          <w:i w:val="0"/>
          <w:iCs w:val="0"/>
          <w:color w:val="auto"/>
          <w:sz w:val="32"/>
          <w:szCs w:val="32"/>
        </w:rPr>
        <w:t>)</w:t>
      </w:r>
      <w:bookmarkEnd w:id="154"/>
      <w:bookmarkEnd w:id="155"/>
      <w:bookmarkEnd w:id="156"/>
      <w:bookmarkEnd w:id="157"/>
      <w:bookmarkEnd w:id="158"/>
      <w:bookmarkEnd w:id="159"/>
      <w:bookmarkEnd w:id="160"/>
      <w:bookmarkEnd w:id="161"/>
      <w:bookmarkEnd w:id="162"/>
    </w:p>
    <w:tbl>
      <w:tblPr>
        <w:tblStyle w:val="af4"/>
        <w:tblW w:w="0" w:type="auto"/>
        <w:tblLook w:val="04A0" w:firstRow="1" w:lastRow="0" w:firstColumn="1" w:lastColumn="0" w:noHBand="0" w:noVBand="1"/>
      </w:tblPr>
      <w:tblGrid>
        <w:gridCol w:w="2052"/>
        <w:gridCol w:w="1807"/>
        <w:gridCol w:w="1927"/>
        <w:gridCol w:w="1650"/>
        <w:gridCol w:w="1580"/>
      </w:tblGrid>
      <w:tr w:rsidR="009F7AC5" w:rsidRPr="009F7AC5" w14:paraId="5C5AFBBB" w14:textId="77777777" w:rsidTr="00A534E3">
        <w:tc>
          <w:tcPr>
            <w:tcW w:w="0" w:type="auto"/>
            <w:hideMark/>
          </w:tcPr>
          <w:p w14:paraId="4F2F44A7" w14:textId="77777777" w:rsidR="008A564A" w:rsidRPr="009F7AC5" w:rsidRDefault="008A564A" w:rsidP="00D7664F">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ชื่อระเบียน</w:t>
            </w:r>
            <w:r w:rsidRPr="009F7AC5">
              <w:rPr>
                <w:rFonts w:ascii="TH SarabunPSK" w:hAnsi="TH SarabunPSK" w:cs="TH SarabunPSK" w:hint="cs"/>
                <w:b/>
                <w:bCs/>
                <w:color w:val="0D0D0D" w:themeColor="text1" w:themeTint="F2"/>
                <w:sz w:val="32"/>
                <w:szCs w:val="32"/>
              </w:rPr>
              <w:t xml:space="preserve"> (Field names)</w:t>
            </w:r>
          </w:p>
        </w:tc>
        <w:tc>
          <w:tcPr>
            <w:tcW w:w="0" w:type="auto"/>
            <w:hideMark/>
          </w:tcPr>
          <w:p w14:paraId="63699BFF" w14:textId="77777777" w:rsidR="008A564A" w:rsidRPr="009F7AC5" w:rsidRDefault="008A564A" w:rsidP="00D7664F">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รายละเอียด</w:t>
            </w:r>
            <w:r w:rsidRPr="009F7AC5">
              <w:rPr>
                <w:rFonts w:ascii="TH SarabunPSK" w:hAnsi="TH SarabunPSK" w:cs="TH SarabunPSK" w:hint="cs"/>
                <w:b/>
                <w:bCs/>
                <w:color w:val="0D0D0D" w:themeColor="text1" w:themeTint="F2"/>
                <w:sz w:val="32"/>
                <w:szCs w:val="32"/>
              </w:rPr>
              <w:t xml:space="preserve"> (Descriptions)</w:t>
            </w:r>
          </w:p>
        </w:tc>
        <w:tc>
          <w:tcPr>
            <w:tcW w:w="0" w:type="auto"/>
            <w:hideMark/>
          </w:tcPr>
          <w:p w14:paraId="659283F7" w14:textId="77777777" w:rsidR="008A564A" w:rsidRPr="009F7AC5" w:rsidRDefault="008A564A" w:rsidP="00D7664F">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rPr>
              <w:t>Data Types and sizes (</w:t>
            </w:r>
            <w:r w:rsidRPr="009F7AC5">
              <w:rPr>
                <w:rFonts w:ascii="TH SarabunPSK" w:hAnsi="TH SarabunPSK" w:cs="TH SarabunPSK" w:hint="cs"/>
                <w:b/>
                <w:bCs/>
                <w:color w:val="0D0D0D" w:themeColor="text1" w:themeTint="F2"/>
                <w:sz w:val="32"/>
                <w:szCs w:val="32"/>
                <w:cs/>
              </w:rPr>
              <w:t>ชนิดและขนาดข้อมูล)</w:t>
            </w:r>
          </w:p>
        </w:tc>
        <w:tc>
          <w:tcPr>
            <w:tcW w:w="0" w:type="auto"/>
            <w:hideMark/>
          </w:tcPr>
          <w:p w14:paraId="40DD7E03" w14:textId="77777777" w:rsidR="008A564A" w:rsidRPr="009F7AC5" w:rsidRDefault="008A564A" w:rsidP="00D7664F">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ข้อบังคับ</w:t>
            </w:r>
            <w:r w:rsidRPr="009F7AC5">
              <w:rPr>
                <w:rFonts w:ascii="TH SarabunPSK" w:hAnsi="TH SarabunPSK" w:cs="TH SarabunPSK" w:hint="cs"/>
                <w:b/>
                <w:bCs/>
                <w:color w:val="0D0D0D" w:themeColor="text1" w:themeTint="F2"/>
                <w:sz w:val="32"/>
                <w:szCs w:val="32"/>
              </w:rPr>
              <w:t xml:space="preserve"> (Constraints)</w:t>
            </w:r>
          </w:p>
        </w:tc>
        <w:tc>
          <w:tcPr>
            <w:tcW w:w="0" w:type="auto"/>
            <w:hideMark/>
          </w:tcPr>
          <w:p w14:paraId="0C38066B" w14:textId="77777777" w:rsidR="008A564A" w:rsidRPr="009F7AC5" w:rsidRDefault="008A564A" w:rsidP="00D7664F">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ตัวอย่างข้อมูล</w:t>
            </w:r>
            <w:r w:rsidRPr="009F7AC5">
              <w:rPr>
                <w:rFonts w:ascii="TH SarabunPSK" w:hAnsi="TH SarabunPSK" w:cs="TH SarabunPSK" w:hint="cs"/>
                <w:b/>
                <w:bCs/>
                <w:color w:val="0D0D0D" w:themeColor="text1" w:themeTint="F2"/>
                <w:sz w:val="32"/>
                <w:szCs w:val="32"/>
              </w:rPr>
              <w:t xml:space="preserve"> (Data examples)</w:t>
            </w:r>
          </w:p>
        </w:tc>
      </w:tr>
      <w:tr w:rsidR="009F7AC5" w:rsidRPr="009F7AC5" w14:paraId="462A3EB7" w14:textId="77777777" w:rsidTr="00A534E3">
        <w:tc>
          <w:tcPr>
            <w:tcW w:w="0" w:type="auto"/>
            <w:hideMark/>
          </w:tcPr>
          <w:p w14:paraId="29780C01" w14:textId="219405AD" w:rsidR="008A564A" w:rsidRPr="009F7AC5" w:rsidRDefault="0005654E" w:rsidP="00D7664F">
            <w:pPr>
              <w:rPr>
                <w:rFonts w:ascii="TH SarabunPSK" w:hAnsi="TH SarabunPSK" w:cs="TH SarabunPSK"/>
                <w:color w:val="0D0D0D" w:themeColor="text1" w:themeTint="F2"/>
                <w:sz w:val="32"/>
                <w:szCs w:val="32"/>
              </w:rPr>
            </w:pPr>
            <w:r w:rsidRPr="0005654E">
              <w:rPr>
                <w:rFonts w:ascii="TH SarabunPSK" w:hAnsi="TH SarabunPSK" w:cs="TH SarabunPSK"/>
                <w:color w:val="0D0D0D" w:themeColor="text1" w:themeTint="F2"/>
                <w:sz w:val="32"/>
                <w:szCs w:val="32"/>
              </w:rPr>
              <w:t>spacecraft_model</w:t>
            </w:r>
          </w:p>
        </w:tc>
        <w:tc>
          <w:tcPr>
            <w:tcW w:w="0" w:type="auto"/>
            <w:hideMark/>
          </w:tcPr>
          <w:p w14:paraId="7D713862"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รหัสแบบยานรบ</w:t>
            </w:r>
          </w:p>
        </w:tc>
        <w:tc>
          <w:tcPr>
            <w:tcW w:w="0" w:type="auto"/>
            <w:hideMark/>
          </w:tcPr>
          <w:p w14:paraId="7B8D0660"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INT</w:t>
            </w:r>
          </w:p>
        </w:tc>
        <w:tc>
          <w:tcPr>
            <w:tcW w:w="0" w:type="auto"/>
            <w:hideMark/>
          </w:tcPr>
          <w:p w14:paraId="6C3A9DF6"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PK</w:t>
            </w:r>
          </w:p>
        </w:tc>
        <w:tc>
          <w:tcPr>
            <w:tcW w:w="0" w:type="auto"/>
            <w:hideMark/>
          </w:tcPr>
          <w:p w14:paraId="1FCAE7C5"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1</w:t>
            </w:r>
          </w:p>
        </w:tc>
      </w:tr>
      <w:tr w:rsidR="0005654E" w:rsidRPr="009F7AC5" w14:paraId="69CE942D" w14:textId="77777777" w:rsidTr="00A534E3">
        <w:tc>
          <w:tcPr>
            <w:tcW w:w="0" w:type="auto"/>
            <w:hideMark/>
          </w:tcPr>
          <w:p w14:paraId="5DB4DDA0" w14:textId="61F1AFCC" w:rsidR="0005654E" w:rsidRPr="009F7AC5" w:rsidRDefault="0005654E" w:rsidP="0005654E">
            <w:pPr>
              <w:rPr>
                <w:rFonts w:ascii="TH SarabunPSK" w:hAnsi="TH SarabunPSK" w:cs="TH SarabunPSK"/>
                <w:color w:val="0D0D0D" w:themeColor="text1" w:themeTint="F2"/>
                <w:sz w:val="32"/>
                <w:szCs w:val="32"/>
              </w:rPr>
            </w:pPr>
            <w:r>
              <w:rPr>
                <w:rFonts w:ascii="TH Sarabun New" w:eastAsia="TH Sarabun New" w:hAnsi="TH Sarabun New"/>
                <w:sz w:val="32"/>
              </w:rPr>
              <w:t>spacecraft_name</w:t>
            </w:r>
          </w:p>
        </w:tc>
        <w:tc>
          <w:tcPr>
            <w:tcW w:w="0" w:type="auto"/>
            <w:hideMark/>
          </w:tcPr>
          <w:p w14:paraId="7EA73995" w14:textId="77777777" w:rsidR="0005654E" w:rsidRPr="009F7AC5" w:rsidRDefault="0005654E" w:rsidP="0005654E">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ชื่อรุ่นของยาน</w:t>
            </w:r>
          </w:p>
        </w:tc>
        <w:tc>
          <w:tcPr>
            <w:tcW w:w="0" w:type="auto"/>
            <w:hideMark/>
          </w:tcPr>
          <w:p w14:paraId="70590FFF" w14:textId="77777777" w:rsidR="0005654E" w:rsidRPr="009F7AC5" w:rsidRDefault="0005654E" w:rsidP="0005654E">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VARCHAR(50)</w:t>
            </w:r>
          </w:p>
        </w:tc>
        <w:tc>
          <w:tcPr>
            <w:tcW w:w="0" w:type="auto"/>
            <w:hideMark/>
          </w:tcPr>
          <w:p w14:paraId="23C7A80B" w14:textId="77777777" w:rsidR="0005654E" w:rsidRPr="009F7AC5" w:rsidRDefault="0005654E" w:rsidP="0005654E">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Not Null</w:t>
            </w:r>
          </w:p>
        </w:tc>
        <w:tc>
          <w:tcPr>
            <w:tcW w:w="0" w:type="auto"/>
            <w:hideMark/>
          </w:tcPr>
          <w:p w14:paraId="3D8671F5" w14:textId="77777777" w:rsidR="0005654E" w:rsidRPr="009F7AC5" w:rsidRDefault="0005654E" w:rsidP="0005654E">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Stellar</w:t>
            </w:r>
          </w:p>
        </w:tc>
      </w:tr>
      <w:tr w:rsidR="009F7AC5" w:rsidRPr="009F7AC5" w14:paraId="7D031E69" w14:textId="77777777" w:rsidTr="00A534E3">
        <w:tc>
          <w:tcPr>
            <w:tcW w:w="0" w:type="auto"/>
            <w:hideMark/>
          </w:tcPr>
          <w:p w14:paraId="351769D3"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base_hp</w:t>
            </w:r>
          </w:p>
        </w:tc>
        <w:tc>
          <w:tcPr>
            <w:tcW w:w="0" w:type="auto"/>
            <w:hideMark/>
          </w:tcPr>
          <w:p w14:paraId="5E439792"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ค่าพลังชีวิตพื้นฐาน</w:t>
            </w:r>
          </w:p>
        </w:tc>
        <w:tc>
          <w:tcPr>
            <w:tcW w:w="0" w:type="auto"/>
            <w:hideMark/>
          </w:tcPr>
          <w:p w14:paraId="621AA6A9"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FLOAT</w:t>
            </w:r>
          </w:p>
        </w:tc>
        <w:tc>
          <w:tcPr>
            <w:tcW w:w="0" w:type="auto"/>
            <w:hideMark/>
          </w:tcPr>
          <w:p w14:paraId="33788D71"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Not Null</w:t>
            </w:r>
          </w:p>
        </w:tc>
        <w:tc>
          <w:tcPr>
            <w:tcW w:w="0" w:type="auto"/>
            <w:hideMark/>
          </w:tcPr>
          <w:p w14:paraId="32D6FF0B"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100.0</w:t>
            </w:r>
          </w:p>
        </w:tc>
      </w:tr>
      <w:tr w:rsidR="009F7AC5" w:rsidRPr="009F7AC5" w14:paraId="3AC22D9A" w14:textId="77777777" w:rsidTr="00A534E3">
        <w:tc>
          <w:tcPr>
            <w:tcW w:w="0" w:type="auto"/>
            <w:hideMark/>
          </w:tcPr>
          <w:p w14:paraId="7BB2A50A"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speed</w:t>
            </w:r>
          </w:p>
        </w:tc>
        <w:tc>
          <w:tcPr>
            <w:tcW w:w="0" w:type="auto"/>
            <w:hideMark/>
          </w:tcPr>
          <w:p w14:paraId="0F727D6D"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ความเร็วเคลื่อนที่</w:t>
            </w:r>
          </w:p>
        </w:tc>
        <w:tc>
          <w:tcPr>
            <w:tcW w:w="0" w:type="auto"/>
            <w:hideMark/>
          </w:tcPr>
          <w:p w14:paraId="36427DC3"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FLOAT</w:t>
            </w:r>
          </w:p>
        </w:tc>
        <w:tc>
          <w:tcPr>
            <w:tcW w:w="0" w:type="auto"/>
            <w:hideMark/>
          </w:tcPr>
          <w:p w14:paraId="2FDF8067"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Not Null</w:t>
            </w:r>
          </w:p>
        </w:tc>
        <w:tc>
          <w:tcPr>
            <w:tcW w:w="0" w:type="auto"/>
            <w:hideMark/>
          </w:tcPr>
          <w:p w14:paraId="2C4DABBD" w14:textId="77777777" w:rsidR="008A564A" w:rsidRPr="009F7AC5" w:rsidRDefault="008A564A" w:rsidP="00D7664F">
            <w:pPr>
              <w:keepNext/>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12.5</w:t>
            </w:r>
          </w:p>
        </w:tc>
      </w:tr>
      <w:tr w:rsidR="009F7AC5" w:rsidRPr="009F7AC5" w14:paraId="2A4CEA1E" w14:textId="77777777" w:rsidTr="00A534E3">
        <w:tc>
          <w:tcPr>
            <w:tcW w:w="0" w:type="auto"/>
            <w:hideMark/>
          </w:tcPr>
          <w:p w14:paraId="465C52C6"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fire_rate</w:t>
            </w:r>
          </w:p>
        </w:tc>
        <w:tc>
          <w:tcPr>
            <w:tcW w:w="0" w:type="auto"/>
            <w:hideMark/>
          </w:tcPr>
          <w:p w14:paraId="5EE049FF"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อัตราการยิงกระสุน (วินาที/นัด)</w:t>
            </w:r>
          </w:p>
        </w:tc>
        <w:tc>
          <w:tcPr>
            <w:tcW w:w="0" w:type="auto"/>
            <w:hideMark/>
          </w:tcPr>
          <w:p w14:paraId="5D83B432"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FLOAT</w:t>
            </w:r>
          </w:p>
        </w:tc>
        <w:tc>
          <w:tcPr>
            <w:tcW w:w="0" w:type="auto"/>
            <w:hideMark/>
          </w:tcPr>
          <w:p w14:paraId="20A4C5F9"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Not Null</w:t>
            </w:r>
          </w:p>
        </w:tc>
        <w:tc>
          <w:tcPr>
            <w:tcW w:w="0" w:type="auto"/>
            <w:hideMark/>
          </w:tcPr>
          <w:p w14:paraId="6C4B92D5"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0.2</w:t>
            </w:r>
          </w:p>
        </w:tc>
      </w:tr>
      <w:tr w:rsidR="009F7AC5" w:rsidRPr="009F7AC5" w14:paraId="28AEC1FB" w14:textId="77777777" w:rsidTr="00A534E3">
        <w:tc>
          <w:tcPr>
            <w:tcW w:w="0" w:type="auto"/>
            <w:hideMark/>
          </w:tcPr>
          <w:p w14:paraId="63BE5ABC"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bullet_damage</w:t>
            </w:r>
          </w:p>
        </w:tc>
        <w:tc>
          <w:tcPr>
            <w:tcW w:w="0" w:type="auto"/>
            <w:hideMark/>
          </w:tcPr>
          <w:p w14:paraId="18ABD656"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ค่าความเสียหายกระสุนต่อนัด</w:t>
            </w:r>
          </w:p>
        </w:tc>
        <w:tc>
          <w:tcPr>
            <w:tcW w:w="0" w:type="auto"/>
            <w:hideMark/>
          </w:tcPr>
          <w:p w14:paraId="134A5445"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FLOAT</w:t>
            </w:r>
          </w:p>
        </w:tc>
        <w:tc>
          <w:tcPr>
            <w:tcW w:w="0" w:type="auto"/>
            <w:hideMark/>
          </w:tcPr>
          <w:p w14:paraId="258FA94B"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Not Null</w:t>
            </w:r>
          </w:p>
        </w:tc>
        <w:tc>
          <w:tcPr>
            <w:tcW w:w="0" w:type="auto"/>
            <w:hideMark/>
          </w:tcPr>
          <w:p w14:paraId="135E6E00" w14:textId="77777777" w:rsidR="008A564A" w:rsidRPr="009F7AC5" w:rsidRDefault="008A564A"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1.0</w:t>
            </w:r>
          </w:p>
        </w:tc>
      </w:tr>
      <w:tr w:rsidR="0005654E" w:rsidRPr="009F7AC5" w14:paraId="796CF1E4" w14:textId="77777777" w:rsidTr="00A534E3">
        <w:tc>
          <w:tcPr>
            <w:tcW w:w="0" w:type="auto"/>
          </w:tcPr>
          <w:p w14:paraId="4790979C" w14:textId="7D9DB2C8" w:rsidR="0005654E" w:rsidRPr="009F7AC5" w:rsidRDefault="0005654E" w:rsidP="0005654E">
            <w:pPr>
              <w:rPr>
                <w:rFonts w:ascii="TH SarabunPSK" w:hAnsi="TH SarabunPSK" w:cs="TH SarabunPSK"/>
                <w:color w:val="0D0D0D" w:themeColor="text1" w:themeTint="F2"/>
                <w:sz w:val="32"/>
                <w:szCs w:val="32"/>
              </w:rPr>
            </w:pPr>
            <w:r>
              <w:rPr>
                <w:rFonts w:ascii="TH Sarabun New" w:eastAsia="TH Sarabun New" w:hAnsi="TH Sarabun New"/>
                <w:sz w:val="32"/>
              </w:rPr>
              <w:t>spacecraft_price</w:t>
            </w:r>
          </w:p>
        </w:tc>
        <w:tc>
          <w:tcPr>
            <w:tcW w:w="0" w:type="auto"/>
          </w:tcPr>
          <w:p w14:paraId="11151D4E" w14:textId="0260238F" w:rsidR="0005654E" w:rsidRPr="009F7AC5" w:rsidRDefault="0005654E" w:rsidP="0005654E">
            <w:pPr>
              <w:rPr>
                <w:rFonts w:ascii="TH SarabunPSK" w:hAnsi="TH SarabunPSK" w:cs="TH SarabunPSK"/>
                <w:color w:val="0D0D0D" w:themeColor="text1" w:themeTint="F2"/>
                <w:sz w:val="32"/>
                <w:szCs w:val="32"/>
                <w:cs/>
              </w:rPr>
            </w:pPr>
            <w:r>
              <w:rPr>
                <w:rFonts w:ascii="TH Sarabun New" w:eastAsia="TH Sarabun New" w:hAnsi="TH Sarabun New"/>
                <w:sz w:val="32"/>
              </w:rPr>
              <w:t>ราคายานรบ</w:t>
            </w:r>
          </w:p>
        </w:tc>
        <w:tc>
          <w:tcPr>
            <w:tcW w:w="0" w:type="auto"/>
          </w:tcPr>
          <w:p w14:paraId="721206CF" w14:textId="48D937C7" w:rsidR="0005654E" w:rsidRPr="009F7AC5" w:rsidRDefault="0005654E" w:rsidP="0005654E">
            <w:pPr>
              <w:rPr>
                <w:rFonts w:ascii="TH SarabunPSK" w:hAnsi="TH SarabunPSK" w:cs="TH SarabunPSK"/>
                <w:color w:val="0D0D0D" w:themeColor="text1" w:themeTint="F2"/>
                <w:sz w:val="32"/>
                <w:szCs w:val="32"/>
              </w:rPr>
            </w:pPr>
            <w:r>
              <w:rPr>
                <w:rFonts w:ascii="TH Sarabun New" w:eastAsia="TH Sarabun New" w:hAnsi="TH Sarabun New"/>
                <w:sz w:val="32"/>
              </w:rPr>
              <w:t>INT</w:t>
            </w:r>
          </w:p>
        </w:tc>
        <w:tc>
          <w:tcPr>
            <w:tcW w:w="0" w:type="auto"/>
          </w:tcPr>
          <w:p w14:paraId="389C2C5C" w14:textId="226CD695" w:rsidR="0005654E" w:rsidRPr="009F7AC5" w:rsidRDefault="0005654E" w:rsidP="0005654E">
            <w:pPr>
              <w:rPr>
                <w:rFonts w:ascii="TH SarabunPSK" w:hAnsi="TH SarabunPSK" w:cs="TH SarabunPSK"/>
                <w:color w:val="0D0D0D" w:themeColor="text1" w:themeTint="F2"/>
                <w:sz w:val="32"/>
                <w:szCs w:val="32"/>
              </w:rPr>
            </w:pPr>
            <w:r>
              <w:rPr>
                <w:rFonts w:ascii="TH Sarabun New" w:eastAsia="TH Sarabun New" w:hAnsi="TH Sarabun New"/>
                <w:sz w:val="32"/>
              </w:rPr>
              <w:t>Not Null</w:t>
            </w:r>
          </w:p>
        </w:tc>
        <w:tc>
          <w:tcPr>
            <w:tcW w:w="0" w:type="auto"/>
          </w:tcPr>
          <w:p w14:paraId="5A5E9452" w14:textId="6BA799C1" w:rsidR="0005654E" w:rsidRPr="009F7AC5" w:rsidRDefault="0005654E" w:rsidP="0005654E">
            <w:pPr>
              <w:rPr>
                <w:rFonts w:ascii="TH SarabunPSK" w:hAnsi="TH SarabunPSK" w:cs="TH SarabunPSK"/>
                <w:color w:val="0D0D0D" w:themeColor="text1" w:themeTint="F2"/>
                <w:sz w:val="32"/>
                <w:szCs w:val="32"/>
              </w:rPr>
            </w:pPr>
            <w:r>
              <w:rPr>
                <w:rFonts w:ascii="TH Sarabun New" w:eastAsia="TH Sarabun New" w:hAnsi="TH Sarabun New"/>
                <w:sz w:val="32"/>
              </w:rPr>
              <w:t>5000</w:t>
            </w:r>
          </w:p>
        </w:tc>
      </w:tr>
    </w:tbl>
    <w:p w14:paraId="003216C5" w14:textId="77777777" w:rsidR="00DE1EB9" w:rsidRPr="009F7AC5" w:rsidRDefault="00DE1EB9" w:rsidP="004119A2">
      <w:pPr>
        <w:rPr>
          <w:rFonts w:ascii="TH SarabunPSK" w:hAnsi="TH SarabunPSK" w:cs="TH SarabunPSK"/>
          <w:b/>
          <w:bCs/>
          <w:color w:val="0D0D0D" w:themeColor="text1" w:themeTint="F2"/>
          <w:sz w:val="32"/>
          <w:szCs w:val="32"/>
        </w:rPr>
      </w:pPr>
    </w:p>
    <w:p w14:paraId="4ACDAE50" w14:textId="77777777" w:rsidR="00EF1881" w:rsidRDefault="00EF1881" w:rsidP="001E19D7">
      <w:pPr>
        <w:pStyle w:val="af3"/>
        <w:jc w:val="center"/>
        <w:rPr>
          <w:rFonts w:ascii="TH SarabunPSK" w:hAnsi="TH SarabunPSK" w:cs="TH SarabunPSK"/>
          <w:b/>
          <w:bCs/>
          <w:i w:val="0"/>
          <w:iCs w:val="0"/>
          <w:color w:val="0D0D0D" w:themeColor="text1" w:themeTint="F2"/>
          <w:sz w:val="32"/>
          <w:szCs w:val="32"/>
        </w:rPr>
      </w:pPr>
      <w:bookmarkStart w:id="163" w:name="_Toc222150184"/>
      <w:bookmarkStart w:id="164" w:name="_Toc224077929"/>
      <w:bookmarkStart w:id="165" w:name="_Toc225436323"/>
      <w:bookmarkStart w:id="166" w:name="_Toc238559744"/>
      <w:bookmarkStart w:id="167" w:name="_Toc241850850"/>
    </w:p>
    <w:p w14:paraId="0C03738A" w14:textId="77777777" w:rsidR="00EF1881" w:rsidRDefault="00EF1881" w:rsidP="001E19D7">
      <w:pPr>
        <w:pStyle w:val="af3"/>
        <w:jc w:val="center"/>
        <w:rPr>
          <w:rFonts w:ascii="TH SarabunPSK" w:hAnsi="TH SarabunPSK" w:cs="TH SarabunPSK"/>
          <w:b/>
          <w:bCs/>
          <w:i w:val="0"/>
          <w:iCs w:val="0"/>
          <w:color w:val="0D0D0D" w:themeColor="text1" w:themeTint="F2"/>
          <w:sz w:val="32"/>
          <w:szCs w:val="32"/>
        </w:rPr>
      </w:pPr>
    </w:p>
    <w:p w14:paraId="325239D4" w14:textId="77777777" w:rsidR="00EF1881" w:rsidRDefault="00EF1881" w:rsidP="001E19D7">
      <w:pPr>
        <w:pStyle w:val="af3"/>
        <w:jc w:val="center"/>
        <w:rPr>
          <w:rFonts w:ascii="TH SarabunPSK" w:hAnsi="TH SarabunPSK" w:cs="TH SarabunPSK"/>
          <w:b/>
          <w:bCs/>
          <w:i w:val="0"/>
          <w:iCs w:val="0"/>
          <w:color w:val="0D0D0D" w:themeColor="text1" w:themeTint="F2"/>
          <w:sz w:val="32"/>
          <w:szCs w:val="32"/>
        </w:rPr>
      </w:pPr>
    </w:p>
    <w:p w14:paraId="54F6E733" w14:textId="77777777" w:rsidR="00EF1881" w:rsidRDefault="00EF1881" w:rsidP="001E19D7">
      <w:pPr>
        <w:pStyle w:val="af3"/>
        <w:jc w:val="center"/>
        <w:rPr>
          <w:rFonts w:ascii="TH SarabunPSK" w:hAnsi="TH SarabunPSK" w:cs="TH SarabunPSK"/>
          <w:b/>
          <w:bCs/>
          <w:i w:val="0"/>
          <w:iCs w:val="0"/>
          <w:color w:val="0D0D0D" w:themeColor="text1" w:themeTint="F2"/>
          <w:sz w:val="32"/>
          <w:szCs w:val="32"/>
        </w:rPr>
      </w:pPr>
    </w:p>
    <w:p w14:paraId="53F1C975" w14:textId="77777777" w:rsidR="00EF1881" w:rsidRDefault="00EF1881" w:rsidP="001E19D7">
      <w:pPr>
        <w:pStyle w:val="af3"/>
        <w:jc w:val="center"/>
        <w:rPr>
          <w:rFonts w:ascii="TH SarabunPSK" w:hAnsi="TH SarabunPSK" w:cs="TH SarabunPSK"/>
          <w:b/>
          <w:bCs/>
          <w:i w:val="0"/>
          <w:iCs w:val="0"/>
          <w:color w:val="0D0D0D" w:themeColor="text1" w:themeTint="F2"/>
          <w:sz w:val="32"/>
          <w:szCs w:val="32"/>
        </w:rPr>
      </w:pPr>
    </w:p>
    <w:p w14:paraId="5A0ADFB5" w14:textId="77777777" w:rsidR="00EF1881" w:rsidRDefault="00EF1881" w:rsidP="001E19D7">
      <w:pPr>
        <w:pStyle w:val="af3"/>
        <w:jc w:val="center"/>
        <w:rPr>
          <w:rFonts w:ascii="TH SarabunPSK" w:hAnsi="TH SarabunPSK" w:cs="TH SarabunPSK"/>
          <w:b/>
          <w:bCs/>
          <w:i w:val="0"/>
          <w:iCs w:val="0"/>
          <w:color w:val="0D0D0D" w:themeColor="text1" w:themeTint="F2"/>
          <w:sz w:val="32"/>
          <w:szCs w:val="32"/>
        </w:rPr>
      </w:pPr>
    </w:p>
    <w:p w14:paraId="033B1457" w14:textId="77777777" w:rsidR="00EF1881" w:rsidRDefault="00EF1881" w:rsidP="001E19D7">
      <w:pPr>
        <w:pStyle w:val="af3"/>
        <w:jc w:val="center"/>
        <w:rPr>
          <w:rFonts w:ascii="TH SarabunPSK" w:hAnsi="TH SarabunPSK" w:cs="TH SarabunPSK"/>
          <w:b/>
          <w:bCs/>
          <w:i w:val="0"/>
          <w:iCs w:val="0"/>
          <w:color w:val="0D0D0D" w:themeColor="text1" w:themeTint="F2"/>
          <w:sz w:val="32"/>
          <w:szCs w:val="32"/>
        </w:rPr>
      </w:pPr>
    </w:p>
    <w:p w14:paraId="4A025F4B" w14:textId="4A1AAEBC" w:rsidR="00083D39" w:rsidRPr="001E19D7" w:rsidRDefault="001E19D7" w:rsidP="001E19D7">
      <w:pPr>
        <w:pStyle w:val="af3"/>
        <w:jc w:val="center"/>
        <w:rPr>
          <w:rFonts w:ascii="TH SarabunPSK" w:hAnsi="TH SarabunPSK" w:cs="TH SarabunPSK"/>
          <w:i w:val="0"/>
          <w:iCs w:val="0"/>
          <w:color w:val="0D0D0D" w:themeColor="text1" w:themeTint="F2"/>
          <w:sz w:val="32"/>
          <w:szCs w:val="32"/>
        </w:rPr>
      </w:pPr>
      <w:bookmarkStart w:id="168" w:name="_Toc241852553"/>
      <w:bookmarkStart w:id="169" w:name="_Toc241852945"/>
      <w:r w:rsidRPr="001E19D7">
        <w:rPr>
          <w:rFonts w:ascii="TH SarabunPSK" w:hAnsi="TH SarabunPSK" w:cs="TH SarabunPSK" w:hint="cs"/>
          <w:b/>
          <w:bCs/>
          <w:i w:val="0"/>
          <w:iCs w:val="0"/>
          <w:color w:val="0D0D0D" w:themeColor="text1" w:themeTint="F2"/>
          <w:sz w:val="32"/>
          <w:szCs w:val="32"/>
          <w:cs/>
        </w:rPr>
        <w:lastRenderedPageBreak/>
        <w:t xml:space="preserve">ตารางที่ </w:t>
      </w:r>
      <w:r w:rsidRPr="001E19D7">
        <w:rPr>
          <w:rFonts w:ascii="TH SarabunPSK" w:hAnsi="TH SarabunPSK" w:cs="TH SarabunPSK" w:hint="cs"/>
          <w:b/>
          <w:bCs/>
          <w:i w:val="0"/>
          <w:iCs w:val="0"/>
          <w:color w:val="0D0D0D" w:themeColor="text1" w:themeTint="F2"/>
          <w:sz w:val="32"/>
          <w:szCs w:val="32"/>
        </w:rPr>
        <w:t>3.</w:t>
      </w:r>
      <w:r w:rsidRPr="001E19D7">
        <w:rPr>
          <w:rFonts w:ascii="TH SarabunPSK" w:hAnsi="TH SarabunPSK" w:cs="TH SarabunPSK" w:hint="cs"/>
          <w:b/>
          <w:bCs/>
          <w:i w:val="0"/>
          <w:iCs w:val="0"/>
          <w:color w:val="0D0D0D" w:themeColor="text1" w:themeTint="F2"/>
          <w:sz w:val="32"/>
          <w:szCs w:val="32"/>
        </w:rPr>
        <w:fldChar w:fldCharType="begin"/>
      </w:r>
      <w:r w:rsidRPr="001E19D7">
        <w:rPr>
          <w:rFonts w:ascii="TH SarabunPSK" w:hAnsi="TH SarabunPSK" w:cs="TH SarabunPSK" w:hint="cs"/>
          <w:b/>
          <w:bCs/>
          <w:i w:val="0"/>
          <w:iCs w:val="0"/>
          <w:color w:val="0D0D0D" w:themeColor="text1" w:themeTint="F2"/>
          <w:sz w:val="32"/>
          <w:szCs w:val="32"/>
        </w:rPr>
        <w:instrText xml:space="preserve"> SEQ </w:instrText>
      </w:r>
      <w:r w:rsidRPr="001E19D7">
        <w:rPr>
          <w:rFonts w:ascii="TH SarabunPSK" w:hAnsi="TH SarabunPSK" w:cs="TH SarabunPSK" w:hint="cs"/>
          <w:b/>
          <w:bCs/>
          <w:i w:val="0"/>
          <w:iCs w:val="0"/>
          <w:color w:val="0D0D0D" w:themeColor="text1" w:themeTint="F2"/>
          <w:sz w:val="32"/>
          <w:szCs w:val="32"/>
          <w:cs/>
        </w:rPr>
        <w:instrText>ตารางที่</w:instrText>
      </w:r>
      <w:r w:rsidRPr="001E19D7">
        <w:rPr>
          <w:rFonts w:ascii="TH SarabunPSK" w:hAnsi="TH SarabunPSK" w:cs="TH SarabunPSK" w:hint="cs"/>
          <w:b/>
          <w:bCs/>
          <w:i w:val="0"/>
          <w:iCs w:val="0"/>
          <w:color w:val="0D0D0D" w:themeColor="text1" w:themeTint="F2"/>
          <w:sz w:val="32"/>
          <w:szCs w:val="32"/>
        </w:rPr>
        <w:instrText xml:space="preserve">_3. \* ARABIC </w:instrText>
      </w:r>
      <w:r w:rsidRPr="001E19D7">
        <w:rPr>
          <w:rFonts w:ascii="TH SarabunPSK" w:hAnsi="TH SarabunPSK" w:cs="TH SarabunPSK" w:hint="cs"/>
          <w:b/>
          <w:bCs/>
          <w:i w:val="0"/>
          <w:iCs w:val="0"/>
          <w:color w:val="0D0D0D" w:themeColor="text1" w:themeTint="F2"/>
          <w:sz w:val="32"/>
          <w:szCs w:val="32"/>
        </w:rPr>
        <w:fldChar w:fldCharType="separate"/>
      </w:r>
      <w:r w:rsidR="00745CD2">
        <w:rPr>
          <w:rFonts w:ascii="TH SarabunPSK" w:hAnsi="TH SarabunPSK" w:cs="TH SarabunPSK"/>
          <w:b/>
          <w:bCs/>
          <w:i w:val="0"/>
          <w:iCs w:val="0"/>
          <w:noProof/>
          <w:color w:val="0D0D0D" w:themeColor="text1" w:themeTint="F2"/>
          <w:sz w:val="32"/>
          <w:szCs w:val="32"/>
        </w:rPr>
        <w:t>3</w:t>
      </w:r>
      <w:r w:rsidRPr="001E19D7">
        <w:rPr>
          <w:rFonts w:ascii="TH SarabunPSK" w:hAnsi="TH SarabunPSK" w:cs="TH SarabunPSK" w:hint="cs"/>
          <w:b/>
          <w:bCs/>
          <w:i w:val="0"/>
          <w:iCs w:val="0"/>
          <w:color w:val="0D0D0D" w:themeColor="text1" w:themeTint="F2"/>
          <w:sz w:val="32"/>
          <w:szCs w:val="32"/>
        </w:rPr>
        <w:fldChar w:fldCharType="end"/>
      </w:r>
      <w:r w:rsidRPr="001E19D7">
        <w:rPr>
          <w:rFonts w:ascii="TH SarabunPSK" w:hAnsi="TH SarabunPSK" w:cs="TH SarabunPSK" w:hint="cs"/>
          <w:i w:val="0"/>
          <w:iCs w:val="0"/>
          <w:color w:val="0D0D0D" w:themeColor="text1" w:themeTint="F2"/>
          <w:sz w:val="32"/>
          <w:szCs w:val="32"/>
        </w:rPr>
        <w:t xml:space="preserve"> </w:t>
      </w:r>
      <w:r w:rsidRPr="001E19D7">
        <w:rPr>
          <w:rFonts w:ascii="TH SarabunPSK" w:hAnsi="TH SarabunPSK" w:cs="TH SarabunPSK" w:hint="cs"/>
          <w:i w:val="0"/>
          <w:iCs w:val="0"/>
          <w:color w:val="0D0D0D" w:themeColor="text1" w:themeTint="F2"/>
          <w:sz w:val="32"/>
          <w:szCs w:val="32"/>
          <w:cs/>
        </w:rPr>
        <w:t>ข้อมูลสกิล (</w:t>
      </w:r>
      <w:r w:rsidRPr="001E19D7">
        <w:rPr>
          <w:rFonts w:ascii="TH SarabunPSK" w:hAnsi="TH SarabunPSK" w:cs="TH SarabunPSK" w:hint="cs"/>
          <w:i w:val="0"/>
          <w:iCs w:val="0"/>
          <w:color w:val="0D0D0D" w:themeColor="text1" w:themeTint="F2"/>
          <w:sz w:val="32"/>
          <w:szCs w:val="32"/>
        </w:rPr>
        <w:t>Skill)</w:t>
      </w:r>
      <w:bookmarkEnd w:id="163"/>
      <w:bookmarkEnd w:id="164"/>
      <w:bookmarkEnd w:id="165"/>
      <w:bookmarkEnd w:id="166"/>
      <w:bookmarkEnd w:id="167"/>
      <w:bookmarkEnd w:id="168"/>
      <w:bookmarkEnd w:id="169"/>
    </w:p>
    <w:tbl>
      <w:tblPr>
        <w:tblStyle w:val="af4"/>
        <w:tblW w:w="0" w:type="auto"/>
        <w:tblLook w:val="04A0" w:firstRow="1" w:lastRow="0" w:firstColumn="1" w:lastColumn="0" w:noHBand="0" w:noVBand="1"/>
      </w:tblPr>
      <w:tblGrid>
        <w:gridCol w:w="1562"/>
        <w:gridCol w:w="1886"/>
        <w:gridCol w:w="2139"/>
        <w:gridCol w:w="1711"/>
        <w:gridCol w:w="1718"/>
      </w:tblGrid>
      <w:tr w:rsidR="009F7AC5" w:rsidRPr="009F7AC5" w14:paraId="62946C0F" w14:textId="77777777" w:rsidTr="00083D39">
        <w:tc>
          <w:tcPr>
            <w:tcW w:w="0" w:type="auto"/>
            <w:hideMark/>
          </w:tcPr>
          <w:p w14:paraId="580E9B22" w14:textId="77777777" w:rsidR="00083D39" w:rsidRPr="009F7AC5" w:rsidRDefault="00083D39" w:rsidP="00D7664F">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ชื่อระเบียน</w:t>
            </w:r>
            <w:r w:rsidRPr="009F7AC5">
              <w:rPr>
                <w:rFonts w:ascii="TH SarabunPSK" w:hAnsi="TH SarabunPSK" w:cs="TH SarabunPSK" w:hint="cs"/>
                <w:b/>
                <w:bCs/>
                <w:color w:val="0D0D0D" w:themeColor="text1" w:themeTint="F2"/>
                <w:sz w:val="32"/>
                <w:szCs w:val="32"/>
              </w:rPr>
              <w:t xml:space="preserve"> (Field names)</w:t>
            </w:r>
          </w:p>
        </w:tc>
        <w:tc>
          <w:tcPr>
            <w:tcW w:w="0" w:type="auto"/>
            <w:hideMark/>
          </w:tcPr>
          <w:p w14:paraId="43624DDB" w14:textId="77777777" w:rsidR="00083D39" w:rsidRPr="009F7AC5" w:rsidRDefault="00083D39" w:rsidP="00D7664F">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รายละเอียด</w:t>
            </w:r>
            <w:r w:rsidRPr="009F7AC5">
              <w:rPr>
                <w:rFonts w:ascii="TH SarabunPSK" w:hAnsi="TH SarabunPSK" w:cs="TH SarabunPSK" w:hint="cs"/>
                <w:b/>
                <w:bCs/>
                <w:color w:val="0D0D0D" w:themeColor="text1" w:themeTint="F2"/>
                <w:sz w:val="32"/>
                <w:szCs w:val="32"/>
              </w:rPr>
              <w:t xml:space="preserve"> (Descriptions)</w:t>
            </w:r>
          </w:p>
        </w:tc>
        <w:tc>
          <w:tcPr>
            <w:tcW w:w="0" w:type="auto"/>
            <w:hideMark/>
          </w:tcPr>
          <w:p w14:paraId="2D51909E" w14:textId="77777777" w:rsidR="00083D39" w:rsidRPr="009F7AC5" w:rsidRDefault="00083D39" w:rsidP="00D7664F">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rPr>
              <w:t>Data Types and sizes (</w:t>
            </w:r>
            <w:r w:rsidRPr="009F7AC5">
              <w:rPr>
                <w:rFonts w:ascii="TH SarabunPSK" w:hAnsi="TH SarabunPSK" w:cs="TH SarabunPSK" w:hint="cs"/>
                <w:b/>
                <w:bCs/>
                <w:color w:val="0D0D0D" w:themeColor="text1" w:themeTint="F2"/>
                <w:sz w:val="32"/>
                <w:szCs w:val="32"/>
                <w:cs/>
              </w:rPr>
              <w:t>ชนิดและขนาดข้อมูล)</w:t>
            </w:r>
          </w:p>
        </w:tc>
        <w:tc>
          <w:tcPr>
            <w:tcW w:w="0" w:type="auto"/>
            <w:hideMark/>
          </w:tcPr>
          <w:p w14:paraId="2D25D0DF" w14:textId="77777777" w:rsidR="00083D39" w:rsidRPr="009F7AC5" w:rsidRDefault="00083D39" w:rsidP="00D7664F">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ข้อบังคับ</w:t>
            </w:r>
            <w:r w:rsidRPr="009F7AC5">
              <w:rPr>
                <w:rFonts w:ascii="TH SarabunPSK" w:hAnsi="TH SarabunPSK" w:cs="TH SarabunPSK" w:hint="cs"/>
                <w:b/>
                <w:bCs/>
                <w:color w:val="0D0D0D" w:themeColor="text1" w:themeTint="F2"/>
                <w:sz w:val="32"/>
                <w:szCs w:val="32"/>
              </w:rPr>
              <w:t xml:space="preserve"> (Constraints)</w:t>
            </w:r>
          </w:p>
        </w:tc>
        <w:tc>
          <w:tcPr>
            <w:tcW w:w="0" w:type="auto"/>
            <w:hideMark/>
          </w:tcPr>
          <w:p w14:paraId="1ECABBD4" w14:textId="77777777" w:rsidR="00083D39" w:rsidRPr="009F7AC5" w:rsidRDefault="00083D39" w:rsidP="00D7664F">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ตัวอย่างข้อมูล</w:t>
            </w:r>
            <w:r w:rsidRPr="009F7AC5">
              <w:rPr>
                <w:rFonts w:ascii="TH SarabunPSK" w:hAnsi="TH SarabunPSK" w:cs="TH SarabunPSK" w:hint="cs"/>
                <w:b/>
                <w:bCs/>
                <w:color w:val="0D0D0D" w:themeColor="text1" w:themeTint="F2"/>
                <w:sz w:val="32"/>
                <w:szCs w:val="32"/>
              </w:rPr>
              <w:t xml:space="preserve"> (Data examples)</w:t>
            </w:r>
          </w:p>
        </w:tc>
      </w:tr>
      <w:tr w:rsidR="009F7AC5" w:rsidRPr="009F7AC5" w14:paraId="6767ED60" w14:textId="77777777" w:rsidTr="00083D39">
        <w:tc>
          <w:tcPr>
            <w:tcW w:w="0" w:type="auto"/>
            <w:hideMark/>
          </w:tcPr>
          <w:p w14:paraId="7302768E"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skill_id</w:t>
            </w:r>
          </w:p>
        </w:tc>
        <w:tc>
          <w:tcPr>
            <w:tcW w:w="0" w:type="auto"/>
            <w:hideMark/>
          </w:tcPr>
          <w:p w14:paraId="408B1022"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รหัสสกิล</w:t>
            </w:r>
          </w:p>
        </w:tc>
        <w:tc>
          <w:tcPr>
            <w:tcW w:w="0" w:type="auto"/>
            <w:hideMark/>
          </w:tcPr>
          <w:p w14:paraId="31F6CD95"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INT</w:t>
            </w:r>
          </w:p>
        </w:tc>
        <w:tc>
          <w:tcPr>
            <w:tcW w:w="0" w:type="auto"/>
            <w:hideMark/>
          </w:tcPr>
          <w:p w14:paraId="64398FD0"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PK</w:t>
            </w:r>
          </w:p>
        </w:tc>
        <w:tc>
          <w:tcPr>
            <w:tcW w:w="0" w:type="auto"/>
            <w:hideMark/>
          </w:tcPr>
          <w:p w14:paraId="0F4F11BB"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1</w:t>
            </w:r>
          </w:p>
        </w:tc>
      </w:tr>
      <w:tr w:rsidR="009F7AC5" w:rsidRPr="009F7AC5" w14:paraId="4744A6DD" w14:textId="77777777" w:rsidTr="00083D39">
        <w:tc>
          <w:tcPr>
            <w:tcW w:w="0" w:type="auto"/>
            <w:hideMark/>
          </w:tcPr>
          <w:p w14:paraId="190A6FCB"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skill_name</w:t>
            </w:r>
          </w:p>
        </w:tc>
        <w:tc>
          <w:tcPr>
            <w:tcW w:w="0" w:type="auto"/>
            <w:hideMark/>
          </w:tcPr>
          <w:p w14:paraId="406F7226"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ชื่อสกิล</w:t>
            </w:r>
          </w:p>
        </w:tc>
        <w:tc>
          <w:tcPr>
            <w:tcW w:w="0" w:type="auto"/>
            <w:hideMark/>
          </w:tcPr>
          <w:p w14:paraId="0E7AE683"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VARCHAR(50)</w:t>
            </w:r>
          </w:p>
        </w:tc>
        <w:tc>
          <w:tcPr>
            <w:tcW w:w="0" w:type="auto"/>
            <w:hideMark/>
          </w:tcPr>
          <w:p w14:paraId="1BE9E6BD"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Not Null</w:t>
            </w:r>
          </w:p>
        </w:tc>
        <w:tc>
          <w:tcPr>
            <w:tcW w:w="0" w:type="auto"/>
            <w:hideMark/>
          </w:tcPr>
          <w:p w14:paraId="7745AE82"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Missile Barrage</w:t>
            </w:r>
          </w:p>
        </w:tc>
      </w:tr>
      <w:tr w:rsidR="009F7AC5" w:rsidRPr="009F7AC5" w14:paraId="0E366C07" w14:textId="77777777" w:rsidTr="00083D39">
        <w:tc>
          <w:tcPr>
            <w:tcW w:w="0" w:type="auto"/>
            <w:hideMark/>
          </w:tcPr>
          <w:p w14:paraId="2FC24D05"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damage</w:t>
            </w:r>
          </w:p>
        </w:tc>
        <w:tc>
          <w:tcPr>
            <w:tcW w:w="0" w:type="auto"/>
            <w:hideMark/>
          </w:tcPr>
          <w:p w14:paraId="4C117F66"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ค่าความเสียหาย</w:t>
            </w:r>
          </w:p>
        </w:tc>
        <w:tc>
          <w:tcPr>
            <w:tcW w:w="0" w:type="auto"/>
            <w:hideMark/>
          </w:tcPr>
          <w:p w14:paraId="565149F0"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INT</w:t>
            </w:r>
          </w:p>
        </w:tc>
        <w:tc>
          <w:tcPr>
            <w:tcW w:w="0" w:type="auto"/>
            <w:hideMark/>
          </w:tcPr>
          <w:p w14:paraId="078E6CE2"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Not Null</w:t>
            </w:r>
          </w:p>
        </w:tc>
        <w:tc>
          <w:tcPr>
            <w:tcW w:w="0" w:type="auto"/>
            <w:hideMark/>
          </w:tcPr>
          <w:p w14:paraId="7DF3D4C4"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300</w:t>
            </w:r>
          </w:p>
        </w:tc>
      </w:tr>
      <w:tr w:rsidR="009F7AC5" w:rsidRPr="009F7AC5" w14:paraId="200E150E" w14:textId="77777777" w:rsidTr="00083D39">
        <w:tc>
          <w:tcPr>
            <w:tcW w:w="0" w:type="auto"/>
            <w:hideMark/>
          </w:tcPr>
          <w:p w14:paraId="58DAEFBB"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cooldown</w:t>
            </w:r>
          </w:p>
        </w:tc>
        <w:tc>
          <w:tcPr>
            <w:tcW w:w="0" w:type="auto"/>
            <w:hideMark/>
          </w:tcPr>
          <w:p w14:paraId="622BB2B2"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ระยะคูลดาวน์ (วินาที)</w:t>
            </w:r>
          </w:p>
        </w:tc>
        <w:tc>
          <w:tcPr>
            <w:tcW w:w="0" w:type="auto"/>
            <w:hideMark/>
          </w:tcPr>
          <w:p w14:paraId="417347BB"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FLOAT</w:t>
            </w:r>
          </w:p>
        </w:tc>
        <w:tc>
          <w:tcPr>
            <w:tcW w:w="0" w:type="auto"/>
            <w:hideMark/>
          </w:tcPr>
          <w:p w14:paraId="7E93AE71"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Not Null</w:t>
            </w:r>
          </w:p>
        </w:tc>
        <w:tc>
          <w:tcPr>
            <w:tcW w:w="0" w:type="auto"/>
            <w:hideMark/>
          </w:tcPr>
          <w:p w14:paraId="02981945" w14:textId="77777777" w:rsidR="00083D39" w:rsidRPr="009F7AC5" w:rsidRDefault="00083D39" w:rsidP="00D7664F">
            <w:pPr>
              <w:keepNext/>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5.0</w:t>
            </w:r>
          </w:p>
        </w:tc>
      </w:tr>
      <w:tr w:rsidR="009F7AC5" w:rsidRPr="009F7AC5" w14:paraId="11953D7B" w14:textId="77777777" w:rsidTr="00083D39">
        <w:tc>
          <w:tcPr>
            <w:tcW w:w="0" w:type="auto"/>
            <w:hideMark/>
          </w:tcPr>
          <w:p w14:paraId="574A7B46"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duration</w:t>
            </w:r>
          </w:p>
        </w:tc>
        <w:tc>
          <w:tcPr>
            <w:tcW w:w="0" w:type="auto"/>
            <w:hideMark/>
          </w:tcPr>
          <w:p w14:paraId="5F681E52"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ระยะเวลาที่ผลยังคงอยู่ (วินาที)</w:t>
            </w:r>
          </w:p>
        </w:tc>
        <w:tc>
          <w:tcPr>
            <w:tcW w:w="0" w:type="auto"/>
            <w:hideMark/>
          </w:tcPr>
          <w:p w14:paraId="38600D3A"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FLOAT</w:t>
            </w:r>
          </w:p>
        </w:tc>
        <w:tc>
          <w:tcPr>
            <w:tcW w:w="0" w:type="auto"/>
            <w:hideMark/>
          </w:tcPr>
          <w:p w14:paraId="57E830F4" w14:textId="77777777" w:rsidR="00083D39" w:rsidRPr="009F7AC5" w:rsidRDefault="00083D39" w:rsidP="00D7664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Default(0)</w:t>
            </w:r>
          </w:p>
        </w:tc>
        <w:tc>
          <w:tcPr>
            <w:tcW w:w="0" w:type="auto"/>
            <w:hideMark/>
          </w:tcPr>
          <w:p w14:paraId="01AAD40A" w14:textId="77777777" w:rsidR="00083D39" w:rsidRPr="009F7AC5" w:rsidRDefault="00083D39" w:rsidP="00D7664F">
            <w:pPr>
              <w:keepNext/>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3.0</w:t>
            </w:r>
          </w:p>
        </w:tc>
      </w:tr>
      <w:tr w:rsidR="00263EE4" w:rsidRPr="009F7AC5" w14:paraId="081C2D66" w14:textId="77777777" w:rsidTr="00083D39">
        <w:tc>
          <w:tcPr>
            <w:tcW w:w="0" w:type="auto"/>
          </w:tcPr>
          <w:p w14:paraId="750F54C1" w14:textId="08BD0D78" w:rsidR="00263EE4" w:rsidRPr="009F7AC5" w:rsidRDefault="00263EE4" w:rsidP="00263EE4">
            <w:pPr>
              <w:jc w:val="center"/>
              <w:rPr>
                <w:rFonts w:ascii="TH SarabunPSK" w:hAnsi="TH SarabunPSK" w:cs="TH SarabunPSK"/>
                <w:color w:val="0D0D0D" w:themeColor="text1" w:themeTint="F2"/>
                <w:sz w:val="32"/>
                <w:szCs w:val="32"/>
              </w:rPr>
            </w:pPr>
            <w:r>
              <w:rPr>
                <w:rFonts w:ascii="TH Sarabun New" w:eastAsia="TH Sarabun New" w:hAnsi="TH Sarabun New"/>
                <w:sz w:val="32"/>
              </w:rPr>
              <w:t>skill_price</w:t>
            </w:r>
          </w:p>
        </w:tc>
        <w:tc>
          <w:tcPr>
            <w:tcW w:w="0" w:type="auto"/>
          </w:tcPr>
          <w:p w14:paraId="68336167" w14:textId="03943F04" w:rsidR="00263EE4" w:rsidRPr="009F7AC5" w:rsidRDefault="00263EE4" w:rsidP="00263EE4">
            <w:pPr>
              <w:rPr>
                <w:rFonts w:ascii="TH SarabunPSK" w:hAnsi="TH SarabunPSK" w:cs="TH SarabunPSK"/>
                <w:color w:val="0D0D0D" w:themeColor="text1" w:themeTint="F2"/>
                <w:sz w:val="32"/>
                <w:szCs w:val="32"/>
                <w:cs/>
              </w:rPr>
            </w:pPr>
            <w:r>
              <w:rPr>
                <w:rFonts w:ascii="TH Sarabun New" w:eastAsia="TH Sarabun New" w:hAnsi="TH Sarabun New"/>
                <w:sz w:val="32"/>
              </w:rPr>
              <w:t>ราคาสกิล</w:t>
            </w:r>
          </w:p>
        </w:tc>
        <w:tc>
          <w:tcPr>
            <w:tcW w:w="0" w:type="auto"/>
          </w:tcPr>
          <w:p w14:paraId="162C9ED6" w14:textId="3CD9805D" w:rsidR="00263EE4" w:rsidRPr="009F7AC5" w:rsidRDefault="00263EE4" w:rsidP="00263EE4">
            <w:pPr>
              <w:rPr>
                <w:rFonts w:ascii="TH SarabunPSK" w:hAnsi="TH SarabunPSK" w:cs="TH SarabunPSK"/>
                <w:color w:val="0D0D0D" w:themeColor="text1" w:themeTint="F2"/>
                <w:sz w:val="32"/>
                <w:szCs w:val="32"/>
              </w:rPr>
            </w:pPr>
            <w:r>
              <w:rPr>
                <w:rFonts w:ascii="TH Sarabun New" w:eastAsia="TH Sarabun New" w:hAnsi="TH Sarabun New"/>
                <w:sz w:val="32"/>
              </w:rPr>
              <w:t>INT</w:t>
            </w:r>
          </w:p>
        </w:tc>
        <w:tc>
          <w:tcPr>
            <w:tcW w:w="0" w:type="auto"/>
          </w:tcPr>
          <w:p w14:paraId="48D6393B" w14:textId="08873D16" w:rsidR="00263EE4" w:rsidRPr="009F7AC5" w:rsidRDefault="00DD714F" w:rsidP="00263EE4">
            <w:pPr>
              <w:rPr>
                <w:rFonts w:ascii="TH SarabunPSK" w:hAnsi="TH SarabunPSK" w:cs="TH SarabunPSK"/>
                <w:color w:val="0D0D0D" w:themeColor="text1" w:themeTint="F2"/>
                <w:sz w:val="32"/>
                <w:szCs w:val="32"/>
              </w:rPr>
            </w:pPr>
            <w:r>
              <w:rPr>
                <w:rFonts w:ascii="TH Sarabun New" w:eastAsia="TH Sarabun New" w:hAnsi="TH Sarabun New"/>
                <w:sz w:val="32"/>
              </w:rPr>
              <w:t>Not Null</w:t>
            </w:r>
          </w:p>
        </w:tc>
        <w:tc>
          <w:tcPr>
            <w:tcW w:w="0" w:type="auto"/>
          </w:tcPr>
          <w:p w14:paraId="5D5E5CD5" w14:textId="5F78C21C" w:rsidR="00263EE4" w:rsidRPr="009F7AC5" w:rsidRDefault="00263EE4" w:rsidP="00263EE4">
            <w:pPr>
              <w:keepNext/>
              <w:rPr>
                <w:rFonts w:ascii="TH SarabunPSK" w:hAnsi="TH SarabunPSK" w:cs="TH SarabunPSK"/>
                <w:color w:val="0D0D0D" w:themeColor="text1" w:themeTint="F2"/>
                <w:sz w:val="32"/>
                <w:szCs w:val="32"/>
              </w:rPr>
            </w:pPr>
            <w:r>
              <w:rPr>
                <w:rFonts w:ascii="TH Sarabun New" w:eastAsia="TH Sarabun New" w:hAnsi="TH Sarabun New"/>
                <w:sz w:val="32"/>
              </w:rPr>
              <w:t>2000</w:t>
            </w:r>
          </w:p>
        </w:tc>
      </w:tr>
    </w:tbl>
    <w:p w14:paraId="5612ADB6" w14:textId="77777777" w:rsidR="009145A4" w:rsidRPr="009F7AC5" w:rsidRDefault="009145A4" w:rsidP="00704A6B">
      <w:pPr>
        <w:rPr>
          <w:rFonts w:ascii="TH SarabunPSK" w:hAnsi="TH SarabunPSK" w:cs="TH SarabunPSK"/>
          <w:b/>
          <w:bCs/>
          <w:color w:val="0D0D0D" w:themeColor="text1" w:themeTint="F2"/>
          <w:sz w:val="32"/>
          <w:szCs w:val="32"/>
        </w:rPr>
      </w:pPr>
    </w:p>
    <w:p w14:paraId="2FB3A9A8" w14:textId="5C80D5AE" w:rsidR="00083D39" w:rsidRPr="001E19D7" w:rsidRDefault="001E19D7" w:rsidP="001E19D7">
      <w:pPr>
        <w:pStyle w:val="af3"/>
        <w:jc w:val="center"/>
        <w:rPr>
          <w:rFonts w:ascii="TH SarabunPSK" w:hAnsi="TH SarabunPSK" w:cs="TH SarabunPSK"/>
          <w:i w:val="0"/>
          <w:iCs w:val="0"/>
          <w:color w:val="0D0D0D" w:themeColor="text1" w:themeTint="F2"/>
          <w:sz w:val="32"/>
          <w:szCs w:val="32"/>
        </w:rPr>
      </w:pPr>
      <w:bookmarkStart w:id="170" w:name="_Toc222150185"/>
      <w:bookmarkStart w:id="171" w:name="_Toc224077930"/>
      <w:bookmarkStart w:id="172" w:name="_Toc225436324"/>
      <w:bookmarkStart w:id="173" w:name="_Toc238559745"/>
      <w:bookmarkStart w:id="174" w:name="_Toc241850851"/>
      <w:bookmarkStart w:id="175" w:name="_Toc241852554"/>
      <w:bookmarkStart w:id="176" w:name="_Toc241852946"/>
      <w:r w:rsidRPr="009F7AC5">
        <w:rPr>
          <w:rFonts w:ascii="TH SarabunPSK" w:hAnsi="TH SarabunPSK" w:cs="TH SarabunPSK" w:hint="cs"/>
          <w:b/>
          <w:bCs/>
          <w:i w:val="0"/>
          <w:iCs w:val="0"/>
          <w:color w:val="0D0D0D" w:themeColor="text1" w:themeTint="F2"/>
          <w:sz w:val="32"/>
          <w:szCs w:val="32"/>
          <w:cs/>
        </w:rPr>
        <w:t xml:space="preserve">ตารางที่ </w:t>
      </w:r>
      <w:r w:rsidRPr="009F7AC5">
        <w:rPr>
          <w:rFonts w:ascii="TH SarabunPSK" w:hAnsi="TH SarabunPSK" w:cs="TH SarabunPSK" w:hint="cs"/>
          <w:b/>
          <w:bCs/>
          <w:i w:val="0"/>
          <w:iCs w:val="0"/>
          <w:color w:val="0D0D0D" w:themeColor="text1" w:themeTint="F2"/>
          <w:sz w:val="32"/>
          <w:szCs w:val="32"/>
        </w:rPr>
        <w:t>3.</w:t>
      </w:r>
      <w:r w:rsidRPr="009F7AC5">
        <w:rPr>
          <w:rFonts w:ascii="TH SarabunPSK" w:hAnsi="TH SarabunPSK" w:cs="TH SarabunPSK" w:hint="cs"/>
          <w:b/>
          <w:bCs/>
          <w:i w:val="0"/>
          <w:iCs w:val="0"/>
          <w:color w:val="0D0D0D" w:themeColor="text1" w:themeTint="F2"/>
          <w:sz w:val="32"/>
          <w:szCs w:val="32"/>
        </w:rPr>
        <w:fldChar w:fldCharType="begin"/>
      </w:r>
      <w:r w:rsidRPr="009F7AC5">
        <w:rPr>
          <w:rFonts w:ascii="TH SarabunPSK" w:hAnsi="TH SarabunPSK" w:cs="TH SarabunPSK" w:hint="cs"/>
          <w:b/>
          <w:bCs/>
          <w:i w:val="0"/>
          <w:iCs w:val="0"/>
          <w:color w:val="0D0D0D" w:themeColor="text1" w:themeTint="F2"/>
          <w:sz w:val="32"/>
          <w:szCs w:val="32"/>
        </w:rPr>
        <w:instrText xml:space="preserve"> SEQ </w:instrText>
      </w:r>
      <w:r w:rsidRPr="009F7AC5">
        <w:rPr>
          <w:rFonts w:ascii="TH SarabunPSK" w:hAnsi="TH SarabunPSK" w:cs="TH SarabunPSK" w:hint="cs"/>
          <w:b/>
          <w:bCs/>
          <w:i w:val="0"/>
          <w:iCs w:val="0"/>
          <w:color w:val="0D0D0D" w:themeColor="text1" w:themeTint="F2"/>
          <w:sz w:val="32"/>
          <w:szCs w:val="32"/>
          <w:cs/>
        </w:rPr>
        <w:instrText>ตารางที่</w:instrText>
      </w:r>
      <w:r w:rsidRPr="009F7AC5">
        <w:rPr>
          <w:rFonts w:ascii="TH SarabunPSK" w:hAnsi="TH SarabunPSK" w:cs="TH SarabunPSK" w:hint="cs"/>
          <w:b/>
          <w:bCs/>
          <w:i w:val="0"/>
          <w:iCs w:val="0"/>
          <w:color w:val="0D0D0D" w:themeColor="text1" w:themeTint="F2"/>
          <w:sz w:val="32"/>
          <w:szCs w:val="32"/>
        </w:rPr>
        <w:instrText xml:space="preserve">_3. \* ARABIC </w:instrText>
      </w:r>
      <w:r w:rsidRPr="009F7AC5">
        <w:rPr>
          <w:rFonts w:ascii="TH SarabunPSK" w:hAnsi="TH SarabunPSK" w:cs="TH SarabunPSK" w:hint="cs"/>
          <w:b/>
          <w:bCs/>
          <w:i w:val="0"/>
          <w:iCs w:val="0"/>
          <w:color w:val="0D0D0D" w:themeColor="text1" w:themeTint="F2"/>
          <w:sz w:val="32"/>
          <w:szCs w:val="32"/>
        </w:rPr>
        <w:fldChar w:fldCharType="separate"/>
      </w:r>
      <w:r w:rsidR="00745CD2">
        <w:rPr>
          <w:rFonts w:ascii="TH SarabunPSK" w:hAnsi="TH SarabunPSK" w:cs="TH SarabunPSK"/>
          <w:b/>
          <w:bCs/>
          <w:i w:val="0"/>
          <w:iCs w:val="0"/>
          <w:noProof/>
          <w:color w:val="0D0D0D" w:themeColor="text1" w:themeTint="F2"/>
          <w:sz w:val="32"/>
          <w:szCs w:val="32"/>
        </w:rPr>
        <w:t>4</w:t>
      </w:r>
      <w:r w:rsidRPr="009F7AC5">
        <w:rPr>
          <w:rFonts w:ascii="TH SarabunPSK" w:hAnsi="TH SarabunPSK" w:cs="TH SarabunPSK" w:hint="cs"/>
          <w:b/>
          <w:bCs/>
          <w:i w:val="0"/>
          <w:iCs w:val="0"/>
          <w:color w:val="0D0D0D" w:themeColor="text1" w:themeTint="F2"/>
          <w:sz w:val="32"/>
          <w:szCs w:val="32"/>
        </w:rPr>
        <w:fldChar w:fldCharType="end"/>
      </w:r>
      <w:r w:rsidRPr="009F7AC5">
        <w:rPr>
          <w:rFonts w:ascii="TH SarabunPSK" w:hAnsi="TH SarabunPSK" w:cs="TH SarabunPSK" w:hint="cs"/>
          <w:i w:val="0"/>
          <w:iCs w:val="0"/>
          <w:color w:val="0D0D0D" w:themeColor="text1" w:themeTint="F2"/>
          <w:sz w:val="32"/>
          <w:szCs w:val="32"/>
        </w:rPr>
        <w:t xml:space="preserve"> </w:t>
      </w:r>
      <w:r w:rsidRPr="009F7AC5">
        <w:rPr>
          <w:rFonts w:ascii="TH SarabunPSK" w:hAnsi="TH SarabunPSK" w:cs="TH SarabunPSK" w:hint="cs"/>
          <w:i w:val="0"/>
          <w:iCs w:val="0"/>
          <w:color w:val="0D0D0D" w:themeColor="text1" w:themeTint="F2"/>
          <w:sz w:val="32"/>
          <w:szCs w:val="32"/>
          <w:cs/>
        </w:rPr>
        <w:t>การติดตั้ง (</w:t>
      </w:r>
      <w:r w:rsidRPr="009F7AC5">
        <w:rPr>
          <w:rFonts w:ascii="TH SarabunPSK" w:hAnsi="TH SarabunPSK" w:cs="TH SarabunPSK" w:hint="cs"/>
          <w:i w:val="0"/>
          <w:iCs w:val="0"/>
          <w:color w:val="0D0D0D" w:themeColor="text1" w:themeTint="F2"/>
          <w:sz w:val="32"/>
          <w:szCs w:val="32"/>
        </w:rPr>
        <w:t>Loadout)</w:t>
      </w:r>
      <w:bookmarkEnd w:id="170"/>
      <w:bookmarkEnd w:id="171"/>
      <w:bookmarkEnd w:id="172"/>
      <w:bookmarkEnd w:id="173"/>
      <w:bookmarkEnd w:id="174"/>
      <w:bookmarkEnd w:id="175"/>
      <w:bookmarkEnd w:id="176"/>
    </w:p>
    <w:tbl>
      <w:tblPr>
        <w:tblStyle w:val="af4"/>
        <w:tblW w:w="0" w:type="auto"/>
        <w:tblLook w:val="04A0" w:firstRow="1" w:lastRow="0" w:firstColumn="1" w:lastColumn="0" w:noHBand="0" w:noVBand="1"/>
      </w:tblPr>
      <w:tblGrid>
        <w:gridCol w:w="2056"/>
        <w:gridCol w:w="1792"/>
        <w:gridCol w:w="1927"/>
        <w:gridCol w:w="1653"/>
        <w:gridCol w:w="1588"/>
      </w:tblGrid>
      <w:tr w:rsidR="009F7AC5" w:rsidRPr="009F7AC5" w14:paraId="2895FA17" w14:textId="77777777" w:rsidTr="00083D39">
        <w:tc>
          <w:tcPr>
            <w:tcW w:w="0" w:type="auto"/>
            <w:hideMark/>
          </w:tcPr>
          <w:p w14:paraId="1A805758" w14:textId="77777777" w:rsidR="00083D39" w:rsidRPr="009F7AC5" w:rsidRDefault="00083D39" w:rsidP="00D7664F">
            <w:pPr>
              <w:jc w:val="both"/>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ชื่อระเบียน</w:t>
            </w:r>
            <w:r w:rsidRPr="009F7AC5">
              <w:rPr>
                <w:rFonts w:ascii="TH SarabunPSK" w:hAnsi="TH SarabunPSK" w:cs="TH SarabunPSK" w:hint="cs"/>
                <w:b/>
                <w:bCs/>
                <w:color w:val="0D0D0D" w:themeColor="text1" w:themeTint="F2"/>
                <w:sz w:val="32"/>
                <w:szCs w:val="32"/>
              </w:rPr>
              <w:t xml:space="preserve"> (Field names)</w:t>
            </w:r>
          </w:p>
        </w:tc>
        <w:tc>
          <w:tcPr>
            <w:tcW w:w="0" w:type="auto"/>
            <w:hideMark/>
          </w:tcPr>
          <w:p w14:paraId="48A37F1E" w14:textId="77777777" w:rsidR="00083D39" w:rsidRPr="009F7AC5" w:rsidRDefault="00083D39" w:rsidP="00D7664F">
            <w:pPr>
              <w:jc w:val="both"/>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รายละเอียด</w:t>
            </w:r>
            <w:r w:rsidRPr="009F7AC5">
              <w:rPr>
                <w:rFonts w:ascii="TH SarabunPSK" w:hAnsi="TH SarabunPSK" w:cs="TH SarabunPSK" w:hint="cs"/>
                <w:b/>
                <w:bCs/>
                <w:color w:val="0D0D0D" w:themeColor="text1" w:themeTint="F2"/>
                <w:sz w:val="32"/>
                <w:szCs w:val="32"/>
              </w:rPr>
              <w:t xml:space="preserve"> (Descriptions)</w:t>
            </w:r>
          </w:p>
        </w:tc>
        <w:tc>
          <w:tcPr>
            <w:tcW w:w="0" w:type="auto"/>
            <w:hideMark/>
          </w:tcPr>
          <w:p w14:paraId="43508BEC" w14:textId="2B5499AC" w:rsidR="00083D39" w:rsidRPr="009F7AC5" w:rsidRDefault="00083D39" w:rsidP="00D7664F">
            <w:pPr>
              <w:jc w:val="both"/>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rPr>
              <w:t>Data Types and sizes(</w:t>
            </w:r>
            <w:r w:rsidRPr="009F7AC5">
              <w:rPr>
                <w:rFonts w:ascii="TH SarabunPSK" w:hAnsi="TH SarabunPSK" w:cs="TH SarabunPSK" w:hint="cs"/>
                <w:b/>
                <w:bCs/>
                <w:color w:val="0D0D0D" w:themeColor="text1" w:themeTint="F2"/>
                <w:sz w:val="32"/>
                <w:szCs w:val="32"/>
                <w:cs/>
              </w:rPr>
              <w:t>ชนิดและขนาดข้อมูล)</w:t>
            </w:r>
          </w:p>
        </w:tc>
        <w:tc>
          <w:tcPr>
            <w:tcW w:w="0" w:type="auto"/>
            <w:hideMark/>
          </w:tcPr>
          <w:p w14:paraId="0414B767" w14:textId="77777777" w:rsidR="00083D39" w:rsidRPr="009F7AC5" w:rsidRDefault="00083D39" w:rsidP="00D7664F">
            <w:pPr>
              <w:jc w:val="both"/>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ข้อบังคับ</w:t>
            </w:r>
            <w:r w:rsidRPr="009F7AC5">
              <w:rPr>
                <w:rFonts w:ascii="TH SarabunPSK" w:hAnsi="TH SarabunPSK" w:cs="TH SarabunPSK" w:hint="cs"/>
                <w:b/>
                <w:bCs/>
                <w:color w:val="0D0D0D" w:themeColor="text1" w:themeTint="F2"/>
                <w:sz w:val="32"/>
                <w:szCs w:val="32"/>
              </w:rPr>
              <w:t xml:space="preserve"> (Constraints)</w:t>
            </w:r>
          </w:p>
        </w:tc>
        <w:tc>
          <w:tcPr>
            <w:tcW w:w="0" w:type="auto"/>
            <w:hideMark/>
          </w:tcPr>
          <w:p w14:paraId="29CC95A7" w14:textId="77777777" w:rsidR="00083D39" w:rsidRPr="009F7AC5" w:rsidRDefault="00083D39" w:rsidP="00D7664F">
            <w:pPr>
              <w:jc w:val="both"/>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ตัวอย่างข้อมูล</w:t>
            </w:r>
            <w:r w:rsidRPr="009F7AC5">
              <w:rPr>
                <w:rFonts w:ascii="TH SarabunPSK" w:hAnsi="TH SarabunPSK" w:cs="TH SarabunPSK" w:hint="cs"/>
                <w:b/>
                <w:bCs/>
                <w:color w:val="0D0D0D" w:themeColor="text1" w:themeTint="F2"/>
                <w:sz w:val="32"/>
                <w:szCs w:val="32"/>
              </w:rPr>
              <w:t xml:space="preserve"> (Data examples)</w:t>
            </w:r>
          </w:p>
        </w:tc>
      </w:tr>
      <w:tr w:rsidR="009F7AC5" w:rsidRPr="009F7AC5" w14:paraId="397CE88A" w14:textId="77777777" w:rsidTr="00083D39">
        <w:tc>
          <w:tcPr>
            <w:tcW w:w="0" w:type="auto"/>
            <w:hideMark/>
          </w:tcPr>
          <w:p w14:paraId="1CA816B4" w14:textId="77777777" w:rsidR="00083D39" w:rsidRPr="009F7AC5" w:rsidRDefault="00083D39" w:rsidP="00D7664F">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loadout_id</w:t>
            </w:r>
          </w:p>
        </w:tc>
        <w:tc>
          <w:tcPr>
            <w:tcW w:w="0" w:type="auto"/>
            <w:hideMark/>
          </w:tcPr>
          <w:p w14:paraId="777BC2C4" w14:textId="77777777" w:rsidR="00083D39" w:rsidRPr="009F7AC5" w:rsidRDefault="00083D39" w:rsidP="00D7664F">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รหัสรายการติดตั้ง</w:t>
            </w:r>
          </w:p>
        </w:tc>
        <w:tc>
          <w:tcPr>
            <w:tcW w:w="0" w:type="auto"/>
            <w:hideMark/>
          </w:tcPr>
          <w:p w14:paraId="61EBCF10" w14:textId="77777777" w:rsidR="00083D39" w:rsidRPr="009F7AC5" w:rsidRDefault="00083D39" w:rsidP="00D7664F">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INT</w:t>
            </w:r>
          </w:p>
        </w:tc>
        <w:tc>
          <w:tcPr>
            <w:tcW w:w="0" w:type="auto"/>
            <w:hideMark/>
          </w:tcPr>
          <w:p w14:paraId="2E738E60" w14:textId="77777777" w:rsidR="00083D39" w:rsidRPr="009F7AC5" w:rsidRDefault="00083D39" w:rsidP="00D7664F">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PK</w:t>
            </w:r>
          </w:p>
        </w:tc>
        <w:tc>
          <w:tcPr>
            <w:tcW w:w="0" w:type="auto"/>
            <w:hideMark/>
          </w:tcPr>
          <w:p w14:paraId="2229D27E" w14:textId="77777777" w:rsidR="00083D39" w:rsidRPr="009F7AC5" w:rsidRDefault="00083D39" w:rsidP="00D7664F">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1001</w:t>
            </w:r>
          </w:p>
        </w:tc>
      </w:tr>
      <w:tr w:rsidR="009F7AC5" w:rsidRPr="009F7AC5" w14:paraId="58B5E8A6" w14:textId="77777777" w:rsidTr="00083D39">
        <w:tc>
          <w:tcPr>
            <w:tcW w:w="0" w:type="auto"/>
            <w:hideMark/>
          </w:tcPr>
          <w:p w14:paraId="07F1DBE4" w14:textId="77777777" w:rsidR="00083D39" w:rsidRPr="009F7AC5" w:rsidRDefault="00083D39" w:rsidP="00D7664F">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user_id</w:t>
            </w:r>
          </w:p>
        </w:tc>
        <w:tc>
          <w:tcPr>
            <w:tcW w:w="0" w:type="auto"/>
            <w:hideMark/>
          </w:tcPr>
          <w:p w14:paraId="648D6090" w14:textId="77777777" w:rsidR="00083D39" w:rsidRPr="009F7AC5" w:rsidRDefault="00083D39" w:rsidP="00D7664F">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รหัสผู้เล่นเจ้าของ</w:t>
            </w:r>
          </w:p>
        </w:tc>
        <w:tc>
          <w:tcPr>
            <w:tcW w:w="0" w:type="auto"/>
            <w:hideMark/>
          </w:tcPr>
          <w:p w14:paraId="1EBE70FF" w14:textId="77777777" w:rsidR="00083D39" w:rsidRPr="009F7AC5" w:rsidRDefault="00083D39" w:rsidP="00D7664F">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VARCHAR(28)</w:t>
            </w:r>
          </w:p>
        </w:tc>
        <w:tc>
          <w:tcPr>
            <w:tcW w:w="0" w:type="auto"/>
            <w:hideMark/>
          </w:tcPr>
          <w:p w14:paraId="0B01A3B5" w14:textId="77777777" w:rsidR="00083D39" w:rsidRPr="009F7AC5" w:rsidRDefault="00083D39" w:rsidP="00D7664F">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FK(User)</w:t>
            </w:r>
          </w:p>
        </w:tc>
        <w:tc>
          <w:tcPr>
            <w:tcW w:w="0" w:type="auto"/>
            <w:hideMark/>
          </w:tcPr>
          <w:p w14:paraId="58F20BA7" w14:textId="77777777" w:rsidR="00083D39" w:rsidRPr="009F7AC5" w:rsidRDefault="00083D39" w:rsidP="00D7664F">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Zx8d9...</w:t>
            </w:r>
          </w:p>
        </w:tc>
      </w:tr>
      <w:tr w:rsidR="00B95207" w:rsidRPr="009F7AC5" w14:paraId="799D0EC8" w14:textId="77777777" w:rsidTr="00083D39">
        <w:tc>
          <w:tcPr>
            <w:tcW w:w="0" w:type="auto"/>
            <w:hideMark/>
          </w:tcPr>
          <w:p w14:paraId="55AB001F" w14:textId="2AD1D768" w:rsidR="00B95207" w:rsidRPr="009F7AC5" w:rsidRDefault="00B95207" w:rsidP="00B95207">
            <w:pPr>
              <w:jc w:val="both"/>
              <w:rPr>
                <w:rFonts w:ascii="TH SarabunPSK" w:hAnsi="TH SarabunPSK" w:cs="TH SarabunPSK"/>
                <w:color w:val="0D0D0D" w:themeColor="text1" w:themeTint="F2"/>
                <w:sz w:val="32"/>
                <w:szCs w:val="32"/>
              </w:rPr>
            </w:pPr>
            <w:r>
              <w:rPr>
                <w:rFonts w:ascii="TH Sarabun New" w:eastAsia="TH Sarabun New" w:hAnsi="TH Sarabun New"/>
                <w:sz w:val="32"/>
              </w:rPr>
              <w:t>spacecraft_model</w:t>
            </w:r>
          </w:p>
        </w:tc>
        <w:tc>
          <w:tcPr>
            <w:tcW w:w="0" w:type="auto"/>
            <w:hideMark/>
          </w:tcPr>
          <w:p w14:paraId="1C307A9C" w14:textId="77777777" w:rsidR="00B95207" w:rsidRPr="009F7AC5" w:rsidRDefault="00B95207" w:rsidP="00B95207">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รหัสยานที่เลือกใช้</w:t>
            </w:r>
          </w:p>
        </w:tc>
        <w:tc>
          <w:tcPr>
            <w:tcW w:w="0" w:type="auto"/>
            <w:hideMark/>
          </w:tcPr>
          <w:p w14:paraId="0ADC61E1" w14:textId="77777777" w:rsidR="00B95207" w:rsidRPr="009F7AC5" w:rsidRDefault="00B95207" w:rsidP="00B95207">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INT</w:t>
            </w:r>
          </w:p>
        </w:tc>
        <w:tc>
          <w:tcPr>
            <w:tcW w:w="0" w:type="auto"/>
            <w:hideMark/>
          </w:tcPr>
          <w:p w14:paraId="43A3B8D9" w14:textId="77777777" w:rsidR="00B95207" w:rsidRPr="009F7AC5" w:rsidRDefault="00B95207" w:rsidP="00B95207">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FK(Ship)</w:t>
            </w:r>
          </w:p>
        </w:tc>
        <w:tc>
          <w:tcPr>
            <w:tcW w:w="0" w:type="auto"/>
            <w:hideMark/>
          </w:tcPr>
          <w:p w14:paraId="7AF73AF0" w14:textId="77777777" w:rsidR="00B95207" w:rsidRPr="009F7AC5" w:rsidRDefault="00B95207" w:rsidP="00B95207">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1</w:t>
            </w:r>
          </w:p>
        </w:tc>
      </w:tr>
      <w:tr w:rsidR="00B95207" w:rsidRPr="009F7AC5" w14:paraId="219B5869" w14:textId="77777777" w:rsidTr="00083D39">
        <w:tc>
          <w:tcPr>
            <w:tcW w:w="0" w:type="auto"/>
            <w:hideMark/>
          </w:tcPr>
          <w:p w14:paraId="194D09C4" w14:textId="77777777" w:rsidR="00B95207" w:rsidRPr="009F7AC5" w:rsidRDefault="00B95207" w:rsidP="00B95207">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skill_id</w:t>
            </w:r>
          </w:p>
        </w:tc>
        <w:tc>
          <w:tcPr>
            <w:tcW w:w="0" w:type="auto"/>
            <w:hideMark/>
          </w:tcPr>
          <w:p w14:paraId="3B7C6877" w14:textId="77777777" w:rsidR="00B95207" w:rsidRPr="009F7AC5" w:rsidRDefault="00B95207" w:rsidP="00B95207">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รหัสสกิลที่เลือกใช้</w:t>
            </w:r>
          </w:p>
        </w:tc>
        <w:tc>
          <w:tcPr>
            <w:tcW w:w="0" w:type="auto"/>
            <w:hideMark/>
          </w:tcPr>
          <w:p w14:paraId="2EC062EA" w14:textId="77777777" w:rsidR="00B95207" w:rsidRPr="009F7AC5" w:rsidRDefault="00B95207" w:rsidP="00B95207">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INT</w:t>
            </w:r>
          </w:p>
        </w:tc>
        <w:tc>
          <w:tcPr>
            <w:tcW w:w="0" w:type="auto"/>
            <w:hideMark/>
          </w:tcPr>
          <w:p w14:paraId="259F8200" w14:textId="77777777" w:rsidR="00B95207" w:rsidRPr="009F7AC5" w:rsidRDefault="00B95207" w:rsidP="00B95207">
            <w:pPr>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FK(Skill)</w:t>
            </w:r>
          </w:p>
        </w:tc>
        <w:tc>
          <w:tcPr>
            <w:tcW w:w="0" w:type="auto"/>
            <w:hideMark/>
          </w:tcPr>
          <w:p w14:paraId="734B0F6A" w14:textId="77777777" w:rsidR="00B95207" w:rsidRPr="009F7AC5" w:rsidRDefault="00B95207" w:rsidP="00B95207">
            <w:pPr>
              <w:keepNext/>
              <w:jc w:val="both"/>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1</w:t>
            </w:r>
          </w:p>
        </w:tc>
      </w:tr>
    </w:tbl>
    <w:p w14:paraId="34727BFF" w14:textId="77777777" w:rsidR="001E19D7" w:rsidRDefault="001E19D7" w:rsidP="001E19D7">
      <w:pPr>
        <w:pStyle w:val="af3"/>
        <w:jc w:val="center"/>
        <w:rPr>
          <w:rFonts w:ascii="TH SarabunPSK" w:hAnsi="TH SarabunPSK" w:cs="TH SarabunPSK"/>
          <w:b/>
          <w:bCs/>
          <w:i w:val="0"/>
          <w:iCs w:val="0"/>
          <w:color w:val="0D0D0D" w:themeColor="text1" w:themeTint="F2"/>
          <w:sz w:val="32"/>
          <w:szCs w:val="32"/>
        </w:rPr>
      </w:pPr>
      <w:bookmarkStart w:id="177" w:name="_Toc225436325"/>
      <w:bookmarkStart w:id="178" w:name="_Toc238559746"/>
    </w:p>
    <w:p w14:paraId="0F0BDC3A" w14:textId="4205C3A4" w:rsidR="00057E7C" w:rsidRPr="009F7AC5" w:rsidRDefault="001E19D7" w:rsidP="001E19D7">
      <w:pPr>
        <w:pStyle w:val="af3"/>
        <w:jc w:val="center"/>
        <w:rPr>
          <w:rFonts w:ascii="TH SarabunPSK" w:hAnsi="TH SarabunPSK" w:cs="TH SarabunPSK"/>
          <w:i w:val="0"/>
          <w:iCs w:val="0"/>
          <w:color w:val="0D0D0D" w:themeColor="text1" w:themeTint="F2"/>
          <w:sz w:val="32"/>
          <w:szCs w:val="32"/>
        </w:rPr>
      </w:pPr>
      <w:bookmarkStart w:id="179" w:name="_Toc241850852"/>
      <w:bookmarkStart w:id="180" w:name="_Toc241852555"/>
      <w:bookmarkStart w:id="181" w:name="_Toc241852947"/>
      <w:r w:rsidRPr="009F7AC5">
        <w:rPr>
          <w:rFonts w:ascii="TH SarabunPSK" w:hAnsi="TH SarabunPSK" w:cs="TH SarabunPSK" w:hint="cs"/>
          <w:b/>
          <w:bCs/>
          <w:i w:val="0"/>
          <w:iCs w:val="0"/>
          <w:color w:val="0D0D0D" w:themeColor="text1" w:themeTint="F2"/>
          <w:sz w:val="32"/>
          <w:szCs w:val="32"/>
          <w:cs/>
        </w:rPr>
        <w:lastRenderedPageBreak/>
        <w:t xml:space="preserve">ตารางที่ </w:t>
      </w:r>
      <w:r w:rsidRPr="009F7AC5">
        <w:rPr>
          <w:rFonts w:ascii="TH SarabunPSK" w:hAnsi="TH SarabunPSK" w:cs="TH SarabunPSK" w:hint="cs"/>
          <w:b/>
          <w:bCs/>
          <w:i w:val="0"/>
          <w:iCs w:val="0"/>
          <w:color w:val="0D0D0D" w:themeColor="text1" w:themeTint="F2"/>
          <w:sz w:val="32"/>
          <w:szCs w:val="32"/>
        </w:rPr>
        <w:t>3.</w:t>
      </w:r>
      <w:r w:rsidRPr="009F7AC5">
        <w:rPr>
          <w:rFonts w:ascii="TH SarabunPSK" w:hAnsi="TH SarabunPSK" w:cs="TH SarabunPSK" w:hint="cs"/>
          <w:b/>
          <w:bCs/>
          <w:i w:val="0"/>
          <w:iCs w:val="0"/>
          <w:color w:val="0D0D0D" w:themeColor="text1" w:themeTint="F2"/>
          <w:sz w:val="32"/>
          <w:szCs w:val="32"/>
        </w:rPr>
        <w:fldChar w:fldCharType="begin"/>
      </w:r>
      <w:r w:rsidRPr="009F7AC5">
        <w:rPr>
          <w:rFonts w:ascii="TH SarabunPSK" w:hAnsi="TH SarabunPSK" w:cs="TH SarabunPSK" w:hint="cs"/>
          <w:b/>
          <w:bCs/>
          <w:i w:val="0"/>
          <w:iCs w:val="0"/>
          <w:color w:val="0D0D0D" w:themeColor="text1" w:themeTint="F2"/>
          <w:sz w:val="32"/>
          <w:szCs w:val="32"/>
        </w:rPr>
        <w:instrText xml:space="preserve"> SEQ </w:instrText>
      </w:r>
      <w:r w:rsidRPr="009F7AC5">
        <w:rPr>
          <w:rFonts w:ascii="TH SarabunPSK" w:hAnsi="TH SarabunPSK" w:cs="TH SarabunPSK" w:hint="cs"/>
          <w:b/>
          <w:bCs/>
          <w:i w:val="0"/>
          <w:iCs w:val="0"/>
          <w:color w:val="0D0D0D" w:themeColor="text1" w:themeTint="F2"/>
          <w:sz w:val="32"/>
          <w:szCs w:val="32"/>
          <w:cs/>
        </w:rPr>
        <w:instrText>ตารางที่</w:instrText>
      </w:r>
      <w:r w:rsidRPr="009F7AC5">
        <w:rPr>
          <w:rFonts w:ascii="TH SarabunPSK" w:hAnsi="TH SarabunPSK" w:cs="TH SarabunPSK" w:hint="cs"/>
          <w:b/>
          <w:bCs/>
          <w:i w:val="0"/>
          <w:iCs w:val="0"/>
          <w:color w:val="0D0D0D" w:themeColor="text1" w:themeTint="F2"/>
          <w:sz w:val="32"/>
          <w:szCs w:val="32"/>
        </w:rPr>
        <w:instrText xml:space="preserve">_3. \* ARABIC </w:instrText>
      </w:r>
      <w:r w:rsidRPr="009F7AC5">
        <w:rPr>
          <w:rFonts w:ascii="TH SarabunPSK" w:hAnsi="TH SarabunPSK" w:cs="TH SarabunPSK" w:hint="cs"/>
          <w:b/>
          <w:bCs/>
          <w:i w:val="0"/>
          <w:iCs w:val="0"/>
          <w:color w:val="0D0D0D" w:themeColor="text1" w:themeTint="F2"/>
          <w:sz w:val="32"/>
          <w:szCs w:val="32"/>
        </w:rPr>
        <w:fldChar w:fldCharType="separate"/>
      </w:r>
      <w:r w:rsidR="00745CD2">
        <w:rPr>
          <w:rFonts w:ascii="TH SarabunPSK" w:hAnsi="TH SarabunPSK" w:cs="TH SarabunPSK"/>
          <w:b/>
          <w:bCs/>
          <w:i w:val="0"/>
          <w:iCs w:val="0"/>
          <w:noProof/>
          <w:color w:val="0D0D0D" w:themeColor="text1" w:themeTint="F2"/>
          <w:sz w:val="32"/>
          <w:szCs w:val="32"/>
        </w:rPr>
        <w:t>5</w:t>
      </w:r>
      <w:r w:rsidRPr="009F7AC5">
        <w:rPr>
          <w:rFonts w:ascii="TH SarabunPSK" w:hAnsi="TH SarabunPSK" w:cs="TH SarabunPSK" w:hint="cs"/>
          <w:b/>
          <w:bCs/>
          <w:i w:val="0"/>
          <w:iCs w:val="0"/>
          <w:color w:val="0D0D0D" w:themeColor="text1" w:themeTint="F2"/>
          <w:sz w:val="32"/>
          <w:szCs w:val="32"/>
        </w:rPr>
        <w:fldChar w:fldCharType="end"/>
      </w:r>
      <w:r w:rsidRPr="009F7AC5">
        <w:rPr>
          <w:rFonts w:ascii="TH SarabunPSK" w:hAnsi="TH SarabunPSK" w:cs="TH SarabunPSK" w:hint="cs"/>
          <w:i w:val="0"/>
          <w:iCs w:val="0"/>
          <w:color w:val="0D0D0D" w:themeColor="text1" w:themeTint="F2"/>
          <w:sz w:val="32"/>
          <w:szCs w:val="32"/>
        </w:rPr>
        <w:t xml:space="preserve"> </w:t>
      </w:r>
      <w:r w:rsidRPr="009F7AC5">
        <w:rPr>
          <w:rFonts w:ascii="TH SarabunPSK" w:hAnsi="TH SarabunPSK" w:cs="TH SarabunPSK" w:hint="cs"/>
          <w:i w:val="0"/>
          <w:iCs w:val="0"/>
          <w:color w:val="0D0D0D" w:themeColor="text1" w:themeTint="F2"/>
          <w:sz w:val="32"/>
          <w:szCs w:val="32"/>
          <w:cs/>
        </w:rPr>
        <w:t>ประวัติการแข่งขัน (</w:t>
      </w:r>
      <w:r w:rsidRPr="009F7AC5">
        <w:rPr>
          <w:rFonts w:ascii="TH SarabunPSK" w:hAnsi="TH SarabunPSK" w:cs="TH SarabunPSK" w:hint="cs"/>
          <w:i w:val="0"/>
          <w:iCs w:val="0"/>
          <w:color w:val="0D0D0D" w:themeColor="text1" w:themeTint="F2"/>
          <w:sz w:val="32"/>
          <w:szCs w:val="32"/>
        </w:rPr>
        <w:t>Match)</w:t>
      </w:r>
      <w:bookmarkEnd w:id="177"/>
      <w:bookmarkEnd w:id="178"/>
      <w:bookmarkEnd w:id="179"/>
      <w:bookmarkEnd w:id="180"/>
      <w:bookmarkEnd w:id="181"/>
    </w:p>
    <w:tbl>
      <w:tblPr>
        <w:tblStyle w:val="af4"/>
        <w:tblW w:w="0" w:type="auto"/>
        <w:tblLook w:val="04A0" w:firstRow="1" w:lastRow="0" w:firstColumn="1" w:lastColumn="0" w:noHBand="0" w:noVBand="1"/>
      </w:tblPr>
      <w:tblGrid>
        <w:gridCol w:w="1808"/>
        <w:gridCol w:w="1964"/>
        <w:gridCol w:w="1972"/>
        <w:gridCol w:w="1662"/>
        <w:gridCol w:w="1610"/>
      </w:tblGrid>
      <w:tr w:rsidR="003B0ABD" w:rsidRPr="0010008D" w14:paraId="02D072FC" w14:textId="77777777" w:rsidTr="00760029">
        <w:tc>
          <w:tcPr>
            <w:tcW w:w="0" w:type="auto"/>
            <w:hideMark/>
          </w:tcPr>
          <w:p w14:paraId="653F7749" w14:textId="77777777" w:rsidR="003B0ABD" w:rsidRPr="0010008D" w:rsidRDefault="003B0ABD" w:rsidP="00760029">
            <w:pPr>
              <w:rPr>
                <w:rFonts w:ascii="TH Sarabun New" w:hAnsi="TH Sarabun New" w:cs="TH Sarabun New"/>
                <w:b/>
                <w:bCs/>
                <w:color w:val="0D0D0D" w:themeColor="text1" w:themeTint="F2"/>
                <w:sz w:val="32"/>
                <w:szCs w:val="32"/>
              </w:rPr>
            </w:pPr>
            <w:bookmarkStart w:id="182" w:name="_Toc222150186"/>
            <w:bookmarkStart w:id="183" w:name="_Toc224077931"/>
            <w:r w:rsidRPr="0010008D">
              <w:rPr>
                <w:rFonts w:ascii="TH Sarabun New" w:hAnsi="TH Sarabun New" w:cs="TH Sarabun New"/>
                <w:b/>
                <w:bCs/>
                <w:color w:val="0D0D0D" w:themeColor="text1" w:themeTint="F2"/>
                <w:sz w:val="32"/>
                <w:szCs w:val="32"/>
                <w:cs/>
              </w:rPr>
              <w:t>ชื่อระเบียน</w:t>
            </w:r>
            <w:r w:rsidRPr="0010008D">
              <w:rPr>
                <w:rFonts w:ascii="TH Sarabun New" w:hAnsi="TH Sarabun New" w:cs="TH Sarabun New"/>
                <w:b/>
                <w:bCs/>
                <w:color w:val="0D0D0D" w:themeColor="text1" w:themeTint="F2"/>
                <w:sz w:val="32"/>
                <w:szCs w:val="32"/>
              </w:rPr>
              <w:t xml:space="preserve"> (Field names)</w:t>
            </w:r>
          </w:p>
        </w:tc>
        <w:tc>
          <w:tcPr>
            <w:tcW w:w="0" w:type="auto"/>
            <w:hideMark/>
          </w:tcPr>
          <w:p w14:paraId="4ED01C23" w14:textId="77777777" w:rsidR="003B0ABD" w:rsidRPr="0010008D" w:rsidRDefault="003B0ABD" w:rsidP="00760029">
            <w:pPr>
              <w:rPr>
                <w:rFonts w:ascii="TH Sarabun New" w:hAnsi="TH Sarabun New" w:cs="TH Sarabun New"/>
                <w:b/>
                <w:bCs/>
                <w:color w:val="0D0D0D" w:themeColor="text1" w:themeTint="F2"/>
                <w:sz w:val="32"/>
                <w:szCs w:val="32"/>
              </w:rPr>
            </w:pPr>
            <w:r w:rsidRPr="0010008D">
              <w:rPr>
                <w:rFonts w:ascii="TH Sarabun New" w:hAnsi="TH Sarabun New" w:cs="TH Sarabun New"/>
                <w:b/>
                <w:bCs/>
                <w:color w:val="0D0D0D" w:themeColor="text1" w:themeTint="F2"/>
                <w:sz w:val="32"/>
                <w:szCs w:val="32"/>
                <w:cs/>
              </w:rPr>
              <w:t>รายละเอียด</w:t>
            </w:r>
            <w:r w:rsidRPr="0010008D">
              <w:rPr>
                <w:rFonts w:ascii="TH Sarabun New" w:hAnsi="TH Sarabun New" w:cs="TH Sarabun New"/>
                <w:b/>
                <w:bCs/>
                <w:color w:val="0D0D0D" w:themeColor="text1" w:themeTint="F2"/>
                <w:sz w:val="32"/>
                <w:szCs w:val="32"/>
              </w:rPr>
              <w:t xml:space="preserve"> (Descriptions)</w:t>
            </w:r>
          </w:p>
        </w:tc>
        <w:tc>
          <w:tcPr>
            <w:tcW w:w="0" w:type="auto"/>
            <w:hideMark/>
          </w:tcPr>
          <w:p w14:paraId="20D444C8" w14:textId="77777777" w:rsidR="003B0ABD" w:rsidRPr="0010008D" w:rsidRDefault="003B0ABD" w:rsidP="00760029">
            <w:pPr>
              <w:rPr>
                <w:rFonts w:ascii="TH Sarabun New" w:hAnsi="TH Sarabun New" w:cs="TH Sarabun New"/>
                <w:b/>
                <w:bCs/>
                <w:color w:val="0D0D0D" w:themeColor="text1" w:themeTint="F2"/>
                <w:sz w:val="32"/>
                <w:szCs w:val="32"/>
              </w:rPr>
            </w:pPr>
            <w:r w:rsidRPr="0010008D">
              <w:rPr>
                <w:rFonts w:ascii="TH Sarabun New" w:hAnsi="TH Sarabun New" w:cs="TH Sarabun New"/>
                <w:b/>
                <w:bCs/>
                <w:color w:val="0D0D0D" w:themeColor="text1" w:themeTint="F2"/>
                <w:sz w:val="32"/>
                <w:szCs w:val="32"/>
              </w:rPr>
              <w:t>Data Types and sizes (</w:t>
            </w:r>
            <w:r w:rsidRPr="0010008D">
              <w:rPr>
                <w:rFonts w:ascii="TH Sarabun New" w:hAnsi="TH Sarabun New" w:cs="TH Sarabun New"/>
                <w:b/>
                <w:bCs/>
                <w:color w:val="0D0D0D" w:themeColor="text1" w:themeTint="F2"/>
                <w:sz w:val="32"/>
                <w:szCs w:val="32"/>
                <w:cs/>
              </w:rPr>
              <w:t>ชนิดและขนาดข้อมูล)</w:t>
            </w:r>
          </w:p>
        </w:tc>
        <w:tc>
          <w:tcPr>
            <w:tcW w:w="0" w:type="auto"/>
            <w:hideMark/>
          </w:tcPr>
          <w:p w14:paraId="0A5F6CE0" w14:textId="77777777" w:rsidR="003B0ABD" w:rsidRPr="0010008D" w:rsidRDefault="003B0ABD" w:rsidP="00760029">
            <w:pPr>
              <w:rPr>
                <w:rFonts w:ascii="TH Sarabun New" w:hAnsi="TH Sarabun New" w:cs="TH Sarabun New"/>
                <w:b/>
                <w:bCs/>
                <w:color w:val="0D0D0D" w:themeColor="text1" w:themeTint="F2"/>
                <w:sz w:val="32"/>
                <w:szCs w:val="32"/>
              </w:rPr>
            </w:pPr>
            <w:r w:rsidRPr="0010008D">
              <w:rPr>
                <w:rFonts w:ascii="TH Sarabun New" w:hAnsi="TH Sarabun New" w:cs="TH Sarabun New"/>
                <w:b/>
                <w:bCs/>
                <w:color w:val="0D0D0D" w:themeColor="text1" w:themeTint="F2"/>
                <w:sz w:val="32"/>
                <w:szCs w:val="32"/>
                <w:cs/>
              </w:rPr>
              <w:t>ข้อบังคับ</w:t>
            </w:r>
            <w:r w:rsidRPr="0010008D">
              <w:rPr>
                <w:rFonts w:ascii="TH Sarabun New" w:hAnsi="TH Sarabun New" w:cs="TH Sarabun New"/>
                <w:b/>
                <w:bCs/>
                <w:color w:val="0D0D0D" w:themeColor="text1" w:themeTint="F2"/>
                <w:sz w:val="32"/>
                <w:szCs w:val="32"/>
              </w:rPr>
              <w:t xml:space="preserve"> (Constraints)</w:t>
            </w:r>
          </w:p>
        </w:tc>
        <w:tc>
          <w:tcPr>
            <w:tcW w:w="0" w:type="auto"/>
            <w:hideMark/>
          </w:tcPr>
          <w:p w14:paraId="09E0740B" w14:textId="77777777" w:rsidR="003B0ABD" w:rsidRPr="0010008D" w:rsidRDefault="003B0ABD" w:rsidP="00760029">
            <w:pPr>
              <w:rPr>
                <w:rFonts w:ascii="TH Sarabun New" w:hAnsi="TH Sarabun New" w:cs="TH Sarabun New"/>
                <w:b/>
                <w:bCs/>
                <w:color w:val="0D0D0D" w:themeColor="text1" w:themeTint="F2"/>
                <w:sz w:val="32"/>
                <w:szCs w:val="32"/>
              </w:rPr>
            </w:pPr>
            <w:r w:rsidRPr="0010008D">
              <w:rPr>
                <w:rFonts w:ascii="TH Sarabun New" w:hAnsi="TH Sarabun New" w:cs="TH Sarabun New"/>
                <w:b/>
                <w:bCs/>
                <w:color w:val="0D0D0D" w:themeColor="text1" w:themeTint="F2"/>
                <w:sz w:val="32"/>
                <w:szCs w:val="32"/>
                <w:cs/>
              </w:rPr>
              <w:t>ตัวอย่างข้อมูล</w:t>
            </w:r>
            <w:r w:rsidRPr="0010008D">
              <w:rPr>
                <w:rFonts w:ascii="TH Sarabun New" w:hAnsi="TH Sarabun New" w:cs="TH Sarabun New"/>
                <w:b/>
                <w:bCs/>
                <w:color w:val="0D0D0D" w:themeColor="text1" w:themeTint="F2"/>
                <w:sz w:val="32"/>
                <w:szCs w:val="32"/>
              </w:rPr>
              <w:t xml:space="preserve"> (Data examples)</w:t>
            </w:r>
          </w:p>
        </w:tc>
      </w:tr>
      <w:tr w:rsidR="003B0ABD" w:rsidRPr="0010008D" w14:paraId="1929B1C4" w14:textId="77777777" w:rsidTr="00760029">
        <w:tc>
          <w:tcPr>
            <w:tcW w:w="1808" w:type="dxa"/>
          </w:tcPr>
          <w:p w14:paraId="11D7EEBD"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match_id</w:t>
            </w:r>
          </w:p>
        </w:tc>
        <w:tc>
          <w:tcPr>
            <w:tcW w:w="1964" w:type="dxa"/>
          </w:tcPr>
          <w:p w14:paraId="23EE7D30"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รหัสรอบการแข่งขัน</w:t>
            </w:r>
          </w:p>
        </w:tc>
        <w:tc>
          <w:tcPr>
            <w:tcW w:w="1972" w:type="dxa"/>
          </w:tcPr>
          <w:p w14:paraId="0F457195"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VARCHAR(36)</w:t>
            </w:r>
          </w:p>
        </w:tc>
        <w:tc>
          <w:tcPr>
            <w:tcW w:w="1662" w:type="dxa"/>
          </w:tcPr>
          <w:p w14:paraId="76231E1E"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PK</w:t>
            </w:r>
          </w:p>
        </w:tc>
        <w:tc>
          <w:tcPr>
            <w:tcW w:w="1610" w:type="dxa"/>
          </w:tcPr>
          <w:p w14:paraId="3C475F8E"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550e8400-e29b...</w:t>
            </w:r>
          </w:p>
        </w:tc>
      </w:tr>
      <w:tr w:rsidR="003B0ABD" w:rsidRPr="0010008D" w14:paraId="56D79296" w14:textId="77777777" w:rsidTr="00760029">
        <w:tc>
          <w:tcPr>
            <w:tcW w:w="1808" w:type="dxa"/>
          </w:tcPr>
          <w:p w14:paraId="6F95643F"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user_a</w:t>
            </w:r>
          </w:p>
        </w:tc>
        <w:tc>
          <w:tcPr>
            <w:tcW w:w="1964" w:type="dxa"/>
          </w:tcPr>
          <w:p w14:paraId="5133BFFE"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รหัสผู้เล่น A</w:t>
            </w:r>
          </w:p>
        </w:tc>
        <w:tc>
          <w:tcPr>
            <w:tcW w:w="1972" w:type="dxa"/>
          </w:tcPr>
          <w:p w14:paraId="49595DE5"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VARCHAR(28)</w:t>
            </w:r>
          </w:p>
        </w:tc>
        <w:tc>
          <w:tcPr>
            <w:tcW w:w="1662" w:type="dxa"/>
          </w:tcPr>
          <w:p w14:paraId="0474063E"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FK(USER)</w:t>
            </w:r>
          </w:p>
        </w:tc>
        <w:tc>
          <w:tcPr>
            <w:tcW w:w="1610" w:type="dxa"/>
          </w:tcPr>
          <w:p w14:paraId="72202926"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Zx8d9...</w:t>
            </w:r>
          </w:p>
        </w:tc>
      </w:tr>
      <w:tr w:rsidR="003B0ABD" w:rsidRPr="0010008D" w14:paraId="6E1A8837" w14:textId="77777777" w:rsidTr="00760029">
        <w:tc>
          <w:tcPr>
            <w:tcW w:w="1808" w:type="dxa"/>
          </w:tcPr>
          <w:p w14:paraId="271F6108"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user_b</w:t>
            </w:r>
          </w:p>
        </w:tc>
        <w:tc>
          <w:tcPr>
            <w:tcW w:w="1964" w:type="dxa"/>
          </w:tcPr>
          <w:p w14:paraId="79DA2FE4"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รหัสผู้เล่น B</w:t>
            </w:r>
          </w:p>
        </w:tc>
        <w:tc>
          <w:tcPr>
            <w:tcW w:w="1972" w:type="dxa"/>
          </w:tcPr>
          <w:p w14:paraId="426C42AD"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VARCHAR(28)</w:t>
            </w:r>
          </w:p>
        </w:tc>
        <w:tc>
          <w:tcPr>
            <w:tcW w:w="1662" w:type="dxa"/>
          </w:tcPr>
          <w:p w14:paraId="4E46C2A2"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FK(USER)</w:t>
            </w:r>
          </w:p>
        </w:tc>
        <w:tc>
          <w:tcPr>
            <w:tcW w:w="1610" w:type="dxa"/>
          </w:tcPr>
          <w:p w14:paraId="0BA5AE40"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Ab1c2...</w:t>
            </w:r>
          </w:p>
        </w:tc>
      </w:tr>
      <w:tr w:rsidR="003B0ABD" w:rsidRPr="0010008D" w14:paraId="2EFF7898" w14:textId="77777777" w:rsidTr="00760029">
        <w:tc>
          <w:tcPr>
            <w:tcW w:w="1808" w:type="dxa"/>
          </w:tcPr>
          <w:p w14:paraId="0AE8A450"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status</w:t>
            </w:r>
          </w:p>
        </w:tc>
        <w:tc>
          <w:tcPr>
            <w:tcW w:w="1964" w:type="dxa"/>
          </w:tcPr>
          <w:p w14:paraId="19F44E22"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สถานะการแข่งขัน</w:t>
            </w:r>
          </w:p>
        </w:tc>
        <w:tc>
          <w:tcPr>
            <w:tcW w:w="1972" w:type="dxa"/>
          </w:tcPr>
          <w:p w14:paraId="4C662340"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VARCHAR(20)</w:t>
            </w:r>
          </w:p>
        </w:tc>
        <w:tc>
          <w:tcPr>
            <w:tcW w:w="1662" w:type="dxa"/>
          </w:tcPr>
          <w:p w14:paraId="0563313C"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Not Null</w:t>
            </w:r>
          </w:p>
        </w:tc>
        <w:tc>
          <w:tcPr>
            <w:tcW w:w="1610" w:type="dxa"/>
          </w:tcPr>
          <w:p w14:paraId="49647C40"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Completed</w:t>
            </w:r>
          </w:p>
        </w:tc>
      </w:tr>
      <w:tr w:rsidR="003B0ABD" w:rsidRPr="0010008D" w14:paraId="507EE639" w14:textId="77777777" w:rsidTr="00760029">
        <w:tc>
          <w:tcPr>
            <w:tcW w:w="1808" w:type="dxa"/>
          </w:tcPr>
          <w:p w14:paraId="19C234CA"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Result</w:t>
            </w:r>
          </w:p>
        </w:tc>
        <w:tc>
          <w:tcPr>
            <w:tcW w:w="1964" w:type="dxa"/>
          </w:tcPr>
          <w:p w14:paraId="4A6FED7E"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ผลการแข่งขัน</w:t>
            </w:r>
          </w:p>
        </w:tc>
        <w:tc>
          <w:tcPr>
            <w:tcW w:w="1972" w:type="dxa"/>
          </w:tcPr>
          <w:p w14:paraId="42F6D8E2"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VARCHAR(20)</w:t>
            </w:r>
          </w:p>
        </w:tc>
        <w:tc>
          <w:tcPr>
            <w:tcW w:w="1662" w:type="dxa"/>
          </w:tcPr>
          <w:p w14:paraId="12EB3557"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Not Null</w:t>
            </w:r>
          </w:p>
        </w:tc>
        <w:tc>
          <w:tcPr>
            <w:tcW w:w="1610" w:type="dxa"/>
          </w:tcPr>
          <w:p w14:paraId="6469F8E9"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Win_A</w:t>
            </w:r>
          </w:p>
        </w:tc>
      </w:tr>
      <w:tr w:rsidR="003B0ABD" w:rsidRPr="0010008D" w14:paraId="7850E46E" w14:textId="77777777" w:rsidTr="00760029">
        <w:tc>
          <w:tcPr>
            <w:tcW w:w="1808" w:type="dxa"/>
          </w:tcPr>
          <w:p w14:paraId="2F5301E8"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reward_a</w:t>
            </w:r>
          </w:p>
        </w:tc>
        <w:tc>
          <w:tcPr>
            <w:tcW w:w="1964" w:type="dxa"/>
          </w:tcPr>
          <w:p w14:paraId="1E7CFC06"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รางวัลที่ผู้เล่น A ได้รับ</w:t>
            </w:r>
          </w:p>
        </w:tc>
        <w:tc>
          <w:tcPr>
            <w:tcW w:w="1972" w:type="dxa"/>
          </w:tcPr>
          <w:p w14:paraId="3BDD2462"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INT</w:t>
            </w:r>
          </w:p>
        </w:tc>
        <w:tc>
          <w:tcPr>
            <w:tcW w:w="1662" w:type="dxa"/>
          </w:tcPr>
          <w:p w14:paraId="2DC991E7"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Default 0</w:t>
            </w:r>
          </w:p>
        </w:tc>
        <w:tc>
          <w:tcPr>
            <w:tcW w:w="1610" w:type="dxa"/>
          </w:tcPr>
          <w:p w14:paraId="28EF1DA4"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100</w:t>
            </w:r>
          </w:p>
        </w:tc>
      </w:tr>
      <w:tr w:rsidR="003B0ABD" w:rsidRPr="0010008D" w14:paraId="2759723C" w14:textId="77777777" w:rsidTr="00760029">
        <w:tc>
          <w:tcPr>
            <w:tcW w:w="1808" w:type="dxa"/>
          </w:tcPr>
          <w:p w14:paraId="52585795"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reward_b</w:t>
            </w:r>
          </w:p>
        </w:tc>
        <w:tc>
          <w:tcPr>
            <w:tcW w:w="1964" w:type="dxa"/>
          </w:tcPr>
          <w:p w14:paraId="2224C047"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รางวัลที่ผู้เล่น B ได้รับ</w:t>
            </w:r>
          </w:p>
        </w:tc>
        <w:tc>
          <w:tcPr>
            <w:tcW w:w="1972" w:type="dxa"/>
          </w:tcPr>
          <w:p w14:paraId="76F132C4"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INT</w:t>
            </w:r>
          </w:p>
        </w:tc>
        <w:tc>
          <w:tcPr>
            <w:tcW w:w="1662" w:type="dxa"/>
          </w:tcPr>
          <w:p w14:paraId="1E357447"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Default 0</w:t>
            </w:r>
          </w:p>
        </w:tc>
        <w:tc>
          <w:tcPr>
            <w:tcW w:w="1610" w:type="dxa"/>
          </w:tcPr>
          <w:p w14:paraId="03BA9100"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20</w:t>
            </w:r>
          </w:p>
        </w:tc>
      </w:tr>
      <w:tr w:rsidR="003B0ABD" w:rsidRPr="0010008D" w14:paraId="6B8878C3" w14:textId="77777777" w:rsidTr="00760029">
        <w:tc>
          <w:tcPr>
            <w:tcW w:w="1808" w:type="dxa"/>
          </w:tcPr>
          <w:p w14:paraId="2D803B58"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room_code</w:t>
            </w:r>
          </w:p>
        </w:tc>
        <w:tc>
          <w:tcPr>
            <w:tcW w:w="1964" w:type="dxa"/>
          </w:tcPr>
          <w:p w14:paraId="2B7166C0"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รหัสห้องแข่งขัน</w:t>
            </w:r>
          </w:p>
        </w:tc>
        <w:tc>
          <w:tcPr>
            <w:tcW w:w="1972" w:type="dxa"/>
          </w:tcPr>
          <w:p w14:paraId="387FAE0A" w14:textId="5C30A140" w:rsidR="003B0ABD" w:rsidRPr="0010008D" w:rsidRDefault="00E92CA1" w:rsidP="00760029">
            <w:pPr>
              <w:rPr>
                <w:rFonts w:ascii="TH Sarabun New" w:hAnsi="TH Sarabun New" w:cs="TH Sarabun New"/>
                <w:sz w:val="32"/>
                <w:szCs w:val="32"/>
              </w:rPr>
            </w:pPr>
            <w:r w:rsidRPr="00E92CA1">
              <w:rPr>
                <w:rFonts w:ascii="TH Sarabun New" w:eastAsia="TH Sarabun New" w:hAnsi="TH Sarabun New" w:cs="TH Sarabun New"/>
                <w:sz w:val="32"/>
                <w:szCs w:val="32"/>
              </w:rPr>
              <w:t>VARCHAR(10)</w:t>
            </w:r>
          </w:p>
        </w:tc>
        <w:tc>
          <w:tcPr>
            <w:tcW w:w="1662" w:type="dxa"/>
          </w:tcPr>
          <w:p w14:paraId="15448AC1"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Not Null</w:t>
            </w:r>
          </w:p>
        </w:tc>
        <w:tc>
          <w:tcPr>
            <w:tcW w:w="1610" w:type="dxa"/>
          </w:tcPr>
          <w:p w14:paraId="018BCEC8" w14:textId="3775A884"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1</w:t>
            </w:r>
            <w:r w:rsidR="00E92CA1">
              <w:rPr>
                <w:rFonts w:ascii="TH Sarabun New" w:eastAsia="TH Sarabun New" w:hAnsi="TH Sarabun New" w:cs="TH Sarabun New"/>
                <w:sz w:val="32"/>
                <w:szCs w:val="32"/>
              </w:rPr>
              <w:t>adfdaf</w:t>
            </w:r>
            <w:r w:rsidRPr="0010008D">
              <w:rPr>
                <w:rFonts w:ascii="TH Sarabun New" w:eastAsia="TH Sarabun New" w:hAnsi="TH Sarabun New" w:cs="TH Sarabun New"/>
                <w:sz w:val="32"/>
                <w:szCs w:val="32"/>
              </w:rPr>
              <w:t>23456</w:t>
            </w:r>
          </w:p>
        </w:tc>
      </w:tr>
      <w:tr w:rsidR="003B0ABD" w:rsidRPr="0010008D" w14:paraId="2560AA8C" w14:textId="77777777" w:rsidTr="00760029">
        <w:tc>
          <w:tcPr>
            <w:tcW w:w="1808" w:type="dxa"/>
          </w:tcPr>
          <w:p w14:paraId="6D8DD430"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map_name</w:t>
            </w:r>
          </w:p>
        </w:tc>
        <w:tc>
          <w:tcPr>
            <w:tcW w:w="1964" w:type="dxa"/>
          </w:tcPr>
          <w:p w14:paraId="75122AD9"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ชื่อแผนที่การแข่งขัน</w:t>
            </w:r>
          </w:p>
        </w:tc>
        <w:tc>
          <w:tcPr>
            <w:tcW w:w="1972" w:type="dxa"/>
          </w:tcPr>
          <w:p w14:paraId="5502B8F2"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VARCHAR(50)</w:t>
            </w:r>
          </w:p>
        </w:tc>
        <w:tc>
          <w:tcPr>
            <w:tcW w:w="1662" w:type="dxa"/>
          </w:tcPr>
          <w:p w14:paraId="647E0E54"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Not Null</w:t>
            </w:r>
          </w:p>
        </w:tc>
        <w:tc>
          <w:tcPr>
            <w:tcW w:w="1610" w:type="dxa"/>
          </w:tcPr>
          <w:p w14:paraId="52F8945E"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Abandoned Mech Warzone</w:t>
            </w:r>
          </w:p>
        </w:tc>
      </w:tr>
      <w:tr w:rsidR="003B0ABD" w:rsidRPr="0010008D" w14:paraId="6EBC987D" w14:textId="77777777" w:rsidTr="00760029">
        <w:tc>
          <w:tcPr>
            <w:tcW w:w="1808" w:type="dxa"/>
          </w:tcPr>
          <w:p w14:paraId="087B92E1"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play_date</w:t>
            </w:r>
          </w:p>
        </w:tc>
        <w:tc>
          <w:tcPr>
            <w:tcW w:w="1964" w:type="dxa"/>
          </w:tcPr>
          <w:p w14:paraId="07BE894C"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วันที่เวลาที่เล่น</w:t>
            </w:r>
          </w:p>
        </w:tc>
        <w:tc>
          <w:tcPr>
            <w:tcW w:w="1972" w:type="dxa"/>
          </w:tcPr>
          <w:p w14:paraId="33A5EDFE"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DATETIME</w:t>
            </w:r>
          </w:p>
        </w:tc>
        <w:tc>
          <w:tcPr>
            <w:tcW w:w="1662" w:type="dxa"/>
          </w:tcPr>
          <w:p w14:paraId="7FA80AC0"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Not Null</w:t>
            </w:r>
          </w:p>
        </w:tc>
        <w:tc>
          <w:tcPr>
            <w:tcW w:w="1610" w:type="dxa"/>
          </w:tcPr>
          <w:p w14:paraId="6CB17403" w14:textId="77777777" w:rsidR="003B0ABD" w:rsidRPr="0010008D" w:rsidRDefault="003B0ABD" w:rsidP="00760029">
            <w:pPr>
              <w:rPr>
                <w:rFonts w:ascii="TH Sarabun New" w:hAnsi="TH Sarabun New" w:cs="TH Sarabun New"/>
                <w:sz w:val="32"/>
                <w:szCs w:val="32"/>
              </w:rPr>
            </w:pPr>
            <w:r w:rsidRPr="0010008D">
              <w:rPr>
                <w:rFonts w:ascii="TH Sarabun New" w:eastAsia="TH Sarabun New" w:hAnsi="TH Sarabun New" w:cs="TH Sarabun New"/>
                <w:sz w:val="32"/>
                <w:szCs w:val="32"/>
              </w:rPr>
              <w:t>2024-03-24 14:30:00</w:t>
            </w:r>
          </w:p>
        </w:tc>
      </w:tr>
      <w:bookmarkEnd w:id="182"/>
      <w:bookmarkEnd w:id="183"/>
    </w:tbl>
    <w:p w14:paraId="5A02C444" w14:textId="77777777" w:rsidR="00EF1881" w:rsidRDefault="00EF1881" w:rsidP="00184341">
      <w:pPr>
        <w:jc w:val="center"/>
        <w:rPr>
          <w:rFonts w:ascii="TH SarabunPSK" w:hAnsi="TH SarabunPSK" w:cs="TH SarabunPSK"/>
          <w:b/>
          <w:bCs/>
          <w:color w:val="0D0D0D" w:themeColor="text1" w:themeTint="F2"/>
          <w:sz w:val="32"/>
          <w:szCs w:val="32"/>
        </w:rPr>
      </w:pPr>
    </w:p>
    <w:p w14:paraId="52659E70" w14:textId="77777777" w:rsidR="00EF1881" w:rsidRDefault="00EF1881" w:rsidP="00184341">
      <w:pPr>
        <w:jc w:val="center"/>
        <w:rPr>
          <w:rFonts w:ascii="TH SarabunPSK" w:hAnsi="TH SarabunPSK" w:cs="TH SarabunPSK"/>
          <w:b/>
          <w:bCs/>
          <w:color w:val="0D0D0D" w:themeColor="text1" w:themeTint="F2"/>
          <w:sz w:val="32"/>
          <w:szCs w:val="32"/>
        </w:rPr>
      </w:pPr>
    </w:p>
    <w:p w14:paraId="4AE69D25" w14:textId="0799FC3E" w:rsidR="00356EC1" w:rsidRPr="00640A53" w:rsidRDefault="00640A53" w:rsidP="00640A53">
      <w:pPr>
        <w:pStyle w:val="af3"/>
        <w:jc w:val="center"/>
        <w:rPr>
          <w:rFonts w:ascii="TH SarabunPSK" w:hAnsi="TH SarabunPSK" w:cs="TH SarabunPSK"/>
          <w:b/>
          <w:bCs/>
          <w:i w:val="0"/>
          <w:iCs w:val="0"/>
          <w:color w:val="000000" w:themeColor="text1"/>
          <w:sz w:val="32"/>
          <w:szCs w:val="32"/>
        </w:rPr>
      </w:pPr>
      <w:bookmarkStart w:id="184" w:name="_Toc241852556"/>
      <w:bookmarkStart w:id="185" w:name="_Toc241852948"/>
      <w:r w:rsidRPr="00640A53">
        <w:rPr>
          <w:rFonts w:ascii="TH SarabunPSK" w:hAnsi="TH SarabunPSK" w:cs="TH SarabunPSK" w:hint="cs"/>
          <w:b/>
          <w:bCs/>
          <w:i w:val="0"/>
          <w:iCs w:val="0"/>
          <w:color w:val="000000" w:themeColor="text1"/>
          <w:sz w:val="32"/>
          <w:szCs w:val="32"/>
          <w:cs/>
        </w:rPr>
        <w:lastRenderedPageBreak/>
        <w:t xml:space="preserve">ตารางที่ </w:t>
      </w:r>
      <w:r w:rsidRPr="00640A53">
        <w:rPr>
          <w:rFonts w:ascii="TH SarabunPSK" w:hAnsi="TH SarabunPSK" w:cs="TH SarabunPSK" w:hint="cs"/>
          <w:b/>
          <w:bCs/>
          <w:i w:val="0"/>
          <w:iCs w:val="0"/>
          <w:color w:val="000000" w:themeColor="text1"/>
          <w:sz w:val="32"/>
          <w:szCs w:val="32"/>
        </w:rPr>
        <w:t>3.</w:t>
      </w:r>
      <w:r w:rsidRPr="00640A53">
        <w:rPr>
          <w:rFonts w:ascii="TH SarabunPSK" w:hAnsi="TH SarabunPSK" w:cs="TH SarabunPSK" w:hint="cs"/>
          <w:b/>
          <w:bCs/>
          <w:i w:val="0"/>
          <w:iCs w:val="0"/>
          <w:color w:val="000000" w:themeColor="text1"/>
          <w:sz w:val="32"/>
          <w:szCs w:val="32"/>
        </w:rPr>
        <w:fldChar w:fldCharType="begin"/>
      </w:r>
      <w:r w:rsidRPr="00640A53">
        <w:rPr>
          <w:rFonts w:ascii="TH SarabunPSK" w:hAnsi="TH SarabunPSK" w:cs="TH SarabunPSK" w:hint="cs"/>
          <w:b/>
          <w:bCs/>
          <w:i w:val="0"/>
          <w:iCs w:val="0"/>
          <w:color w:val="000000" w:themeColor="text1"/>
          <w:sz w:val="32"/>
          <w:szCs w:val="32"/>
        </w:rPr>
        <w:instrText xml:space="preserve"> SEQ </w:instrText>
      </w:r>
      <w:r w:rsidRPr="00640A53">
        <w:rPr>
          <w:rFonts w:ascii="TH SarabunPSK" w:hAnsi="TH SarabunPSK" w:cs="TH SarabunPSK" w:hint="cs"/>
          <w:b/>
          <w:bCs/>
          <w:i w:val="0"/>
          <w:iCs w:val="0"/>
          <w:color w:val="000000" w:themeColor="text1"/>
          <w:sz w:val="32"/>
          <w:szCs w:val="32"/>
          <w:cs/>
        </w:rPr>
        <w:instrText>ตารางที่</w:instrText>
      </w:r>
      <w:r w:rsidRPr="00640A53">
        <w:rPr>
          <w:rFonts w:ascii="TH SarabunPSK" w:hAnsi="TH SarabunPSK" w:cs="TH SarabunPSK" w:hint="cs"/>
          <w:b/>
          <w:bCs/>
          <w:i w:val="0"/>
          <w:iCs w:val="0"/>
          <w:color w:val="000000" w:themeColor="text1"/>
          <w:sz w:val="32"/>
          <w:szCs w:val="32"/>
        </w:rPr>
        <w:instrText xml:space="preserve">_3. \* ARABIC </w:instrText>
      </w:r>
      <w:r w:rsidRPr="00640A53">
        <w:rPr>
          <w:rFonts w:ascii="TH SarabunPSK" w:hAnsi="TH SarabunPSK" w:cs="TH SarabunPSK" w:hint="cs"/>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6</w:t>
      </w:r>
      <w:r w:rsidRPr="00640A53">
        <w:rPr>
          <w:rFonts w:ascii="TH SarabunPSK" w:hAnsi="TH SarabunPSK" w:cs="TH SarabunPSK" w:hint="cs"/>
          <w:b/>
          <w:bCs/>
          <w:i w:val="0"/>
          <w:iCs w:val="0"/>
          <w:color w:val="000000" w:themeColor="text1"/>
          <w:sz w:val="32"/>
          <w:szCs w:val="32"/>
        </w:rPr>
        <w:fldChar w:fldCharType="end"/>
      </w:r>
      <w:r w:rsidRPr="00640A53">
        <w:rPr>
          <w:rFonts w:ascii="TH SarabunPSK" w:hAnsi="TH SarabunPSK" w:cs="TH SarabunPSK" w:hint="cs"/>
          <w:b/>
          <w:bCs/>
          <w:i w:val="0"/>
          <w:iCs w:val="0"/>
          <w:color w:val="000000" w:themeColor="text1"/>
          <w:sz w:val="32"/>
          <w:szCs w:val="32"/>
        </w:rPr>
        <w:t xml:space="preserve"> </w:t>
      </w:r>
      <w:r w:rsidRPr="000E52CF">
        <w:rPr>
          <w:rFonts w:ascii="TH SarabunPSK" w:hAnsi="TH SarabunPSK" w:cs="TH SarabunPSK" w:hint="cs"/>
          <w:i w:val="0"/>
          <w:iCs w:val="0"/>
          <w:color w:val="000000" w:themeColor="text1"/>
          <w:sz w:val="32"/>
          <w:szCs w:val="32"/>
          <w:cs/>
        </w:rPr>
        <w:t>ข้อมูลยานที่ผู้เล่นครอบครอง (User</w:t>
      </w:r>
      <w:r w:rsidRPr="000E52CF">
        <w:rPr>
          <w:rFonts w:ascii="TH SarabunPSK" w:hAnsi="TH SarabunPSK" w:cs="TH SarabunPSK" w:hint="cs"/>
          <w:i w:val="0"/>
          <w:iCs w:val="0"/>
          <w:color w:val="000000" w:themeColor="text1"/>
          <w:sz w:val="32"/>
          <w:szCs w:val="32"/>
        </w:rPr>
        <w:t>Spacecraft</w:t>
      </w:r>
      <w:r w:rsidRPr="000E52CF">
        <w:rPr>
          <w:rFonts w:ascii="TH SarabunPSK" w:hAnsi="TH SarabunPSK" w:cs="TH SarabunPSK" w:hint="cs"/>
          <w:i w:val="0"/>
          <w:iCs w:val="0"/>
          <w:color w:val="000000" w:themeColor="text1"/>
          <w:sz w:val="32"/>
          <w:szCs w:val="32"/>
          <w:cs/>
        </w:rPr>
        <w:t>)</w:t>
      </w:r>
      <w:bookmarkEnd w:id="184"/>
      <w:bookmarkEnd w:id="185"/>
    </w:p>
    <w:tbl>
      <w:tblPr>
        <w:tblStyle w:val="af4"/>
        <w:tblW w:w="0" w:type="auto"/>
        <w:tblLook w:val="04A0" w:firstRow="1" w:lastRow="0" w:firstColumn="1" w:lastColumn="0" w:noHBand="0" w:noVBand="1"/>
      </w:tblPr>
      <w:tblGrid>
        <w:gridCol w:w="2054"/>
        <w:gridCol w:w="1791"/>
        <w:gridCol w:w="1934"/>
        <w:gridCol w:w="1652"/>
        <w:gridCol w:w="1585"/>
      </w:tblGrid>
      <w:tr w:rsidR="009F7AC5" w:rsidRPr="009F7AC5" w14:paraId="62623D25" w14:textId="77777777" w:rsidTr="006D4027">
        <w:tc>
          <w:tcPr>
            <w:tcW w:w="0" w:type="auto"/>
            <w:hideMark/>
          </w:tcPr>
          <w:p w14:paraId="1175C6E8" w14:textId="2D9F431A" w:rsidR="006D4027" w:rsidRPr="009F7AC5" w:rsidRDefault="006D4027" w:rsidP="006D4027">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ชื่อระเบียน</w:t>
            </w:r>
            <w:r w:rsidRPr="009F7AC5">
              <w:rPr>
                <w:rFonts w:ascii="TH SarabunPSK" w:hAnsi="TH SarabunPSK" w:cs="TH SarabunPSK" w:hint="cs"/>
                <w:b/>
                <w:bCs/>
                <w:color w:val="0D0D0D" w:themeColor="text1" w:themeTint="F2"/>
                <w:sz w:val="32"/>
                <w:szCs w:val="32"/>
              </w:rPr>
              <w:t xml:space="preserve"> (Field names)</w:t>
            </w:r>
          </w:p>
        </w:tc>
        <w:tc>
          <w:tcPr>
            <w:tcW w:w="0" w:type="auto"/>
            <w:hideMark/>
          </w:tcPr>
          <w:p w14:paraId="6E5C7989" w14:textId="22FFC5D3" w:rsidR="006D4027" w:rsidRPr="009F7AC5" w:rsidRDefault="006D4027" w:rsidP="006D4027">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รายละเอียด</w:t>
            </w:r>
            <w:r w:rsidRPr="009F7AC5">
              <w:rPr>
                <w:rFonts w:ascii="TH SarabunPSK" w:hAnsi="TH SarabunPSK" w:cs="TH SarabunPSK" w:hint="cs"/>
                <w:b/>
                <w:bCs/>
                <w:color w:val="0D0D0D" w:themeColor="text1" w:themeTint="F2"/>
                <w:sz w:val="32"/>
                <w:szCs w:val="32"/>
              </w:rPr>
              <w:t xml:space="preserve"> (Descriptions)</w:t>
            </w:r>
          </w:p>
        </w:tc>
        <w:tc>
          <w:tcPr>
            <w:tcW w:w="0" w:type="auto"/>
            <w:hideMark/>
          </w:tcPr>
          <w:p w14:paraId="6CAF7301" w14:textId="54883D28" w:rsidR="006D4027" w:rsidRPr="009F7AC5" w:rsidRDefault="006D4027" w:rsidP="006D4027">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rPr>
              <w:t>Data Types and sizes (</w:t>
            </w:r>
            <w:r w:rsidRPr="009F7AC5">
              <w:rPr>
                <w:rFonts w:ascii="TH SarabunPSK" w:hAnsi="TH SarabunPSK" w:cs="TH SarabunPSK" w:hint="cs"/>
                <w:b/>
                <w:bCs/>
                <w:color w:val="0D0D0D" w:themeColor="text1" w:themeTint="F2"/>
                <w:sz w:val="32"/>
                <w:szCs w:val="32"/>
                <w:cs/>
              </w:rPr>
              <w:t>ชนิดและขนาดข้อมูล)</w:t>
            </w:r>
          </w:p>
        </w:tc>
        <w:tc>
          <w:tcPr>
            <w:tcW w:w="0" w:type="auto"/>
            <w:hideMark/>
          </w:tcPr>
          <w:p w14:paraId="21DBDF7B" w14:textId="65AE144F" w:rsidR="006D4027" w:rsidRPr="009F7AC5" w:rsidRDefault="006D4027" w:rsidP="006D4027">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ข้อบังคับ</w:t>
            </w:r>
            <w:r w:rsidRPr="009F7AC5">
              <w:rPr>
                <w:rFonts w:ascii="TH SarabunPSK" w:hAnsi="TH SarabunPSK" w:cs="TH SarabunPSK" w:hint="cs"/>
                <w:b/>
                <w:bCs/>
                <w:color w:val="0D0D0D" w:themeColor="text1" w:themeTint="F2"/>
                <w:sz w:val="32"/>
                <w:szCs w:val="32"/>
              </w:rPr>
              <w:t xml:space="preserve"> (Constraints)</w:t>
            </w:r>
          </w:p>
        </w:tc>
        <w:tc>
          <w:tcPr>
            <w:tcW w:w="0" w:type="auto"/>
            <w:hideMark/>
          </w:tcPr>
          <w:p w14:paraId="0B193DBD" w14:textId="19164FC0" w:rsidR="006D4027" w:rsidRPr="009F7AC5" w:rsidRDefault="006D4027" w:rsidP="006D4027">
            <w:pP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cs/>
              </w:rPr>
              <w:t>ตัวอย่างข้อมูล</w:t>
            </w:r>
            <w:r w:rsidRPr="009F7AC5">
              <w:rPr>
                <w:rFonts w:ascii="TH SarabunPSK" w:hAnsi="TH SarabunPSK" w:cs="TH SarabunPSK" w:hint="cs"/>
                <w:b/>
                <w:bCs/>
                <w:color w:val="0D0D0D" w:themeColor="text1" w:themeTint="F2"/>
                <w:sz w:val="32"/>
                <w:szCs w:val="32"/>
              </w:rPr>
              <w:t xml:space="preserve"> (Data examples)</w:t>
            </w:r>
          </w:p>
        </w:tc>
      </w:tr>
      <w:tr w:rsidR="009F7AC5" w:rsidRPr="009F7AC5" w14:paraId="4553D970" w14:textId="77777777" w:rsidTr="006D4027">
        <w:tc>
          <w:tcPr>
            <w:tcW w:w="0" w:type="auto"/>
            <w:hideMark/>
          </w:tcPr>
          <w:p w14:paraId="6DD0AB33" w14:textId="77777777" w:rsidR="006D4027" w:rsidRPr="009F7AC5" w:rsidRDefault="006D4027" w:rsidP="006D4027">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user_id</w:t>
            </w:r>
          </w:p>
        </w:tc>
        <w:tc>
          <w:tcPr>
            <w:tcW w:w="0" w:type="auto"/>
            <w:hideMark/>
          </w:tcPr>
          <w:p w14:paraId="7944BFE8" w14:textId="77777777" w:rsidR="006D4027" w:rsidRPr="009F7AC5" w:rsidRDefault="006D4027" w:rsidP="006D4027">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รหัสผู้เล่นเจ้าของยาน</w:t>
            </w:r>
          </w:p>
        </w:tc>
        <w:tc>
          <w:tcPr>
            <w:tcW w:w="0" w:type="auto"/>
            <w:hideMark/>
          </w:tcPr>
          <w:p w14:paraId="5D831533" w14:textId="77777777" w:rsidR="006D4027" w:rsidRPr="009F7AC5" w:rsidRDefault="006D4027" w:rsidP="006D4027">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VARCHAR(28)</w:t>
            </w:r>
          </w:p>
        </w:tc>
        <w:tc>
          <w:tcPr>
            <w:tcW w:w="0" w:type="auto"/>
            <w:hideMark/>
          </w:tcPr>
          <w:p w14:paraId="08D1315A" w14:textId="77777777" w:rsidR="006D4027" w:rsidRPr="009F7AC5" w:rsidRDefault="006D4027" w:rsidP="006D4027">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FK(User)</w:t>
            </w:r>
          </w:p>
        </w:tc>
        <w:tc>
          <w:tcPr>
            <w:tcW w:w="0" w:type="auto"/>
            <w:hideMark/>
          </w:tcPr>
          <w:p w14:paraId="5C5F0BC8" w14:textId="77777777" w:rsidR="006D4027" w:rsidRPr="009F7AC5" w:rsidRDefault="006D4027" w:rsidP="006D4027">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Zx8d9...</w:t>
            </w:r>
          </w:p>
        </w:tc>
      </w:tr>
      <w:tr w:rsidR="00157B9E" w:rsidRPr="009F7AC5" w14:paraId="0CCC3E06" w14:textId="77777777" w:rsidTr="006D4027">
        <w:tc>
          <w:tcPr>
            <w:tcW w:w="0" w:type="auto"/>
            <w:hideMark/>
          </w:tcPr>
          <w:p w14:paraId="3CC9791A" w14:textId="677F7136" w:rsidR="00157B9E" w:rsidRPr="009F7AC5" w:rsidRDefault="00157B9E" w:rsidP="00157B9E">
            <w:pPr>
              <w:rPr>
                <w:rFonts w:ascii="TH SarabunPSK" w:hAnsi="TH SarabunPSK" w:cs="TH SarabunPSK"/>
                <w:color w:val="0D0D0D" w:themeColor="text1" w:themeTint="F2"/>
                <w:sz w:val="32"/>
                <w:szCs w:val="32"/>
              </w:rPr>
            </w:pPr>
            <w:r>
              <w:rPr>
                <w:rFonts w:ascii="TH Sarabun New" w:eastAsia="TH Sarabun New" w:hAnsi="TH Sarabun New"/>
                <w:sz w:val="32"/>
              </w:rPr>
              <w:t>spacecraft_model</w:t>
            </w:r>
          </w:p>
        </w:tc>
        <w:tc>
          <w:tcPr>
            <w:tcW w:w="0" w:type="auto"/>
            <w:hideMark/>
          </w:tcPr>
          <w:p w14:paraId="1837A500" w14:textId="77777777" w:rsidR="00157B9E" w:rsidRPr="009F7AC5" w:rsidRDefault="00157B9E" w:rsidP="00157B9E">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รหัสยานที่ผู้เล่นครอบครอง</w:t>
            </w:r>
          </w:p>
        </w:tc>
        <w:tc>
          <w:tcPr>
            <w:tcW w:w="0" w:type="auto"/>
            <w:hideMark/>
          </w:tcPr>
          <w:p w14:paraId="29C1C093" w14:textId="77777777" w:rsidR="00157B9E" w:rsidRPr="009F7AC5" w:rsidRDefault="00157B9E" w:rsidP="00157B9E">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INT</w:t>
            </w:r>
          </w:p>
        </w:tc>
        <w:tc>
          <w:tcPr>
            <w:tcW w:w="0" w:type="auto"/>
            <w:hideMark/>
          </w:tcPr>
          <w:p w14:paraId="09059D80" w14:textId="34723E63" w:rsidR="00157B9E" w:rsidRPr="009F7AC5" w:rsidRDefault="00157B9E" w:rsidP="00157B9E">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FK(Ship)</w:t>
            </w:r>
          </w:p>
        </w:tc>
        <w:tc>
          <w:tcPr>
            <w:tcW w:w="0" w:type="auto"/>
            <w:hideMark/>
          </w:tcPr>
          <w:p w14:paraId="3777DFAA" w14:textId="77777777" w:rsidR="00157B9E" w:rsidRPr="009F7AC5" w:rsidRDefault="00157B9E" w:rsidP="00157B9E">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2</w:t>
            </w:r>
          </w:p>
        </w:tc>
      </w:tr>
      <w:tr w:rsidR="00157B9E" w:rsidRPr="009F7AC5" w14:paraId="290A9A87" w14:textId="77777777" w:rsidTr="006D4027">
        <w:tc>
          <w:tcPr>
            <w:tcW w:w="0" w:type="auto"/>
            <w:hideMark/>
          </w:tcPr>
          <w:p w14:paraId="127427AD" w14:textId="11B2161B" w:rsidR="00157B9E" w:rsidRPr="009F7AC5" w:rsidRDefault="00613B17" w:rsidP="00157B9E">
            <w:pPr>
              <w:rPr>
                <w:rFonts w:ascii="TH SarabunPSK" w:hAnsi="TH SarabunPSK" w:cs="TH SarabunPSK"/>
                <w:color w:val="0D0D0D" w:themeColor="text1" w:themeTint="F2"/>
                <w:sz w:val="32"/>
                <w:szCs w:val="32"/>
              </w:rPr>
            </w:pPr>
            <w:r>
              <w:rPr>
                <w:rFonts w:ascii="TH Sarabun New" w:eastAsia="TH Sarabun New" w:hAnsi="TH Sarabun New"/>
                <w:sz w:val="32"/>
              </w:rPr>
              <w:t>buy_date</w:t>
            </w:r>
          </w:p>
        </w:tc>
        <w:tc>
          <w:tcPr>
            <w:tcW w:w="0" w:type="auto"/>
            <w:hideMark/>
          </w:tcPr>
          <w:p w14:paraId="0D22D3DE" w14:textId="77777777" w:rsidR="00157B9E" w:rsidRPr="009F7AC5" w:rsidRDefault="00157B9E" w:rsidP="00157B9E">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วันเวลาที่ซื้อยาน</w:t>
            </w:r>
          </w:p>
        </w:tc>
        <w:tc>
          <w:tcPr>
            <w:tcW w:w="0" w:type="auto"/>
            <w:hideMark/>
          </w:tcPr>
          <w:p w14:paraId="0C26B216" w14:textId="77777777" w:rsidR="00157B9E" w:rsidRPr="009F7AC5" w:rsidRDefault="00157B9E" w:rsidP="00157B9E">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DATETIME</w:t>
            </w:r>
          </w:p>
        </w:tc>
        <w:tc>
          <w:tcPr>
            <w:tcW w:w="0" w:type="auto"/>
            <w:hideMark/>
          </w:tcPr>
          <w:p w14:paraId="438A9F94" w14:textId="2DD886E7" w:rsidR="00157B9E" w:rsidRPr="009F7AC5" w:rsidRDefault="00157B9E" w:rsidP="00157B9E">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Not Null</w:t>
            </w:r>
          </w:p>
        </w:tc>
        <w:tc>
          <w:tcPr>
            <w:tcW w:w="0" w:type="auto"/>
            <w:hideMark/>
          </w:tcPr>
          <w:p w14:paraId="3818C356" w14:textId="77777777" w:rsidR="00157B9E" w:rsidRPr="009F7AC5" w:rsidRDefault="00157B9E" w:rsidP="00640A53">
            <w:pPr>
              <w:keepNext/>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2026-02-01 10:00:00</w:t>
            </w:r>
          </w:p>
        </w:tc>
      </w:tr>
    </w:tbl>
    <w:p w14:paraId="604FB886" w14:textId="77777777" w:rsidR="004B3476" w:rsidRDefault="004B3476" w:rsidP="004B3476">
      <w:bookmarkStart w:id="186" w:name="_Toc103163968"/>
      <w:bookmarkStart w:id="187" w:name="_Toc224850331"/>
      <w:r>
        <w:t xml:space="preserve">      </w:t>
      </w:r>
    </w:p>
    <w:p w14:paraId="1AA13094" w14:textId="77777777" w:rsidR="004B3476" w:rsidRDefault="004B3476" w:rsidP="004B3476"/>
    <w:p w14:paraId="5DF57FE2" w14:textId="77777777" w:rsidR="004B3476" w:rsidRDefault="004B3476" w:rsidP="004B3476"/>
    <w:p w14:paraId="314CD069" w14:textId="77777777" w:rsidR="004B3476" w:rsidRDefault="004B3476" w:rsidP="004B3476"/>
    <w:p w14:paraId="4DB484AB" w14:textId="77777777" w:rsidR="004B3476" w:rsidRDefault="004B3476" w:rsidP="004B3476"/>
    <w:p w14:paraId="709C5BB2" w14:textId="77777777" w:rsidR="004B3476" w:rsidRDefault="004B3476" w:rsidP="004B3476"/>
    <w:p w14:paraId="1723F2A9" w14:textId="77777777" w:rsidR="004B3476" w:rsidRDefault="004B3476" w:rsidP="004B3476"/>
    <w:p w14:paraId="642F19DB" w14:textId="77777777" w:rsidR="004B3476" w:rsidRDefault="004B3476" w:rsidP="004B3476"/>
    <w:p w14:paraId="5BF447A4" w14:textId="77777777" w:rsidR="004B3476" w:rsidRDefault="004B3476" w:rsidP="004B3476"/>
    <w:p w14:paraId="0D504D8F" w14:textId="77777777" w:rsidR="004B3476" w:rsidRDefault="004B3476" w:rsidP="004B3476"/>
    <w:p w14:paraId="38D587AF" w14:textId="77777777" w:rsidR="004B3476" w:rsidRDefault="004B3476" w:rsidP="004B3476"/>
    <w:p w14:paraId="4DE13A32" w14:textId="77777777" w:rsidR="004B3476" w:rsidRDefault="004B3476" w:rsidP="004B3476"/>
    <w:p w14:paraId="28748DB2" w14:textId="77777777" w:rsidR="004B3476" w:rsidRDefault="004B3476" w:rsidP="004B3476"/>
    <w:p w14:paraId="773455D1" w14:textId="0504C3F2" w:rsidR="00161394" w:rsidRPr="00C47324" w:rsidRDefault="004B3476" w:rsidP="00C47324">
      <w:pPr>
        <w:pStyle w:val="3"/>
        <w:rPr>
          <w:rFonts w:ascii="TH Sarabun New" w:hAnsi="TH Sarabun New" w:cs="TH Sarabun New"/>
          <w:b/>
          <w:bCs/>
          <w:color w:val="auto"/>
          <w:sz w:val="32"/>
          <w:szCs w:val="32"/>
        </w:rPr>
      </w:pPr>
      <w:r>
        <w:rPr>
          <w:rFonts w:ascii="TH Sarabun New" w:hAnsi="TH Sarabun New" w:cs="TH Sarabun New"/>
          <w:b/>
          <w:bCs/>
          <w:color w:val="auto"/>
          <w:sz w:val="32"/>
          <w:szCs w:val="32"/>
        </w:rPr>
        <w:lastRenderedPageBreak/>
        <w:t xml:space="preserve">      </w:t>
      </w:r>
      <w:bookmarkStart w:id="188" w:name="_Toc241852724"/>
      <w:r w:rsidR="00161394" w:rsidRPr="00C47324">
        <w:rPr>
          <w:rFonts w:ascii="TH Sarabun New" w:hAnsi="TH Sarabun New" w:cs="TH Sarabun New"/>
          <w:b/>
          <w:bCs/>
          <w:color w:val="auto"/>
          <w:sz w:val="32"/>
          <w:szCs w:val="32"/>
          <w:cs/>
        </w:rPr>
        <w:t>3.</w:t>
      </w:r>
      <w:r w:rsidR="00161394" w:rsidRPr="00C47324">
        <w:rPr>
          <w:rFonts w:ascii="TH Sarabun New" w:hAnsi="TH Sarabun New" w:cs="TH Sarabun New"/>
          <w:b/>
          <w:bCs/>
          <w:color w:val="auto"/>
          <w:sz w:val="32"/>
          <w:szCs w:val="32"/>
        </w:rPr>
        <w:t xml:space="preserve">2.4 </w:t>
      </w:r>
      <w:r w:rsidR="00161394" w:rsidRPr="00C47324">
        <w:rPr>
          <w:rFonts w:ascii="TH Sarabun New" w:hAnsi="TH Sarabun New" w:cs="TH Sarabun New"/>
          <w:b/>
          <w:bCs/>
          <w:color w:val="auto"/>
          <w:sz w:val="32"/>
          <w:szCs w:val="32"/>
          <w:cs/>
        </w:rPr>
        <w:t xml:space="preserve">รายละเอียดกระบวนการ </w:t>
      </w:r>
      <w:r w:rsidR="00161394" w:rsidRPr="00C47324">
        <w:rPr>
          <w:rFonts w:ascii="TH Sarabun New" w:hAnsi="TH Sarabun New" w:cs="TH Sarabun New"/>
          <w:b/>
          <w:bCs/>
          <w:color w:val="auto"/>
          <w:sz w:val="32"/>
          <w:szCs w:val="32"/>
        </w:rPr>
        <w:t>(Process descriptions)</w:t>
      </w:r>
      <w:bookmarkEnd w:id="186"/>
      <w:bookmarkEnd w:id="187"/>
      <w:bookmarkEnd w:id="188"/>
    </w:p>
    <w:p w14:paraId="7E01DFC5" w14:textId="463A003E" w:rsidR="004B3476" w:rsidRDefault="00161394" w:rsidP="009145A4">
      <w:pPr>
        <w:jc w:val="thaiDistribute"/>
        <w:rPr>
          <w:rFonts w:ascii="TH SarabunPSK" w:hAnsi="TH SarabunPSK" w:cs="TH SarabunPSK"/>
          <w:noProof/>
          <w:color w:val="0D0D0D" w:themeColor="text1" w:themeTint="F2"/>
          <w:sz w:val="32"/>
          <w:szCs w:val="32"/>
        </w:rPr>
      </w:pPr>
      <w:r w:rsidRPr="009F7AC5">
        <w:rPr>
          <w:rFonts w:ascii="TH SarabunPSK" w:hAnsi="TH SarabunPSK" w:cs="TH SarabunPSK" w:hint="cs"/>
          <w:b/>
          <w:bCs/>
          <w:color w:val="0D0D0D" w:themeColor="text1" w:themeTint="F2"/>
          <w:sz w:val="32"/>
          <w:szCs w:val="32"/>
          <w:cs/>
        </w:rPr>
        <w:t xml:space="preserve">        </w:t>
      </w:r>
      <w:r w:rsidR="004B3476">
        <w:rPr>
          <w:rFonts w:ascii="TH SarabunPSK" w:hAnsi="TH SarabunPSK" w:cs="TH SarabunPSK"/>
          <w:b/>
          <w:b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รายละเอียดกระบวนการ เป็นการอธิบายขั้นตอนการทำงานของระบบเกม </w:t>
      </w:r>
      <w:r w:rsidRPr="009F7AC5">
        <w:rPr>
          <w:rFonts w:ascii="TH SarabunPSK" w:hAnsi="TH SarabunPSK" w:cs="TH SarabunPSK" w:hint="cs"/>
          <w:color w:val="0D0D0D" w:themeColor="text1" w:themeTint="F2"/>
          <w:sz w:val="32"/>
          <w:szCs w:val="32"/>
        </w:rPr>
        <w:t xml:space="preserve">Battlefield of the Stars Online Arena </w:t>
      </w:r>
      <w:r w:rsidRPr="009F7AC5">
        <w:rPr>
          <w:rFonts w:ascii="TH SarabunPSK" w:hAnsi="TH SarabunPSK" w:cs="TH SarabunPSK" w:hint="cs"/>
          <w:color w:val="0D0D0D" w:themeColor="text1" w:themeTint="F2"/>
          <w:sz w:val="32"/>
          <w:szCs w:val="32"/>
          <w:cs/>
        </w:rPr>
        <w:t>ตั้งแต่ผู้เล่นเข้าสู่ระบบ การเข้าสู่ห้องเล่นเกม การเล่นและการต่อสู้ภายในเกม รวมถึงการสรุปผลการแข่งขันและการบันทึกข้อมูลลงฐานข้อมูล โดยมีรายละเอียดกระบวนการดังนี้</w:t>
      </w:r>
    </w:p>
    <w:p w14:paraId="745487AB" w14:textId="0D6886A3" w:rsidR="00161394" w:rsidRPr="009F7AC5" w:rsidRDefault="004B3476" w:rsidP="009145A4">
      <w:pPr>
        <w:jc w:val="thaiDistribute"/>
        <w:rPr>
          <w:rFonts w:ascii="TH SarabunPSK" w:hAnsi="TH SarabunPSK" w:cs="TH SarabunPSK"/>
          <w:b/>
          <w:bCs/>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2BBE9F02" wp14:editId="4AE6E1D9">
            <wp:extent cx="5059680" cy="1029335"/>
            <wp:effectExtent l="0" t="0" r="7620" b="0"/>
            <wp:docPr id="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รูปภาพ 5"/>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5059680" cy="1029335"/>
                    </a:xfrm>
                    <a:prstGeom prst="rect">
                      <a:avLst/>
                    </a:prstGeom>
                    <a:noFill/>
                    <a:ln>
                      <a:noFill/>
                    </a:ln>
                  </pic:spPr>
                </pic:pic>
              </a:graphicData>
            </a:graphic>
          </wp:inline>
        </w:drawing>
      </w:r>
    </w:p>
    <w:tbl>
      <w:tblPr>
        <w:tblStyle w:val="af4"/>
        <w:tblpPr w:leftFromText="181" w:rightFromText="181" w:vertAnchor="page" w:horzAnchor="margin" w:tblpY="5324"/>
        <w:tblOverlap w:val="never"/>
        <w:tblW w:w="0" w:type="auto"/>
        <w:tblLook w:val="04A0" w:firstRow="1" w:lastRow="0" w:firstColumn="1" w:lastColumn="0" w:noHBand="0" w:noVBand="1"/>
      </w:tblPr>
      <w:tblGrid>
        <w:gridCol w:w="8790"/>
      </w:tblGrid>
      <w:tr w:rsidR="00B21E4B" w:rsidRPr="00B21E4B" w14:paraId="451094A5" w14:textId="77777777" w:rsidTr="00B21E4B">
        <w:tc>
          <w:tcPr>
            <w:tcW w:w="8790" w:type="dxa"/>
          </w:tcPr>
          <w:p w14:paraId="518DB975" w14:textId="77777777" w:rsidR="00B21E4B" w:rsidRPr="00B21E4B" w:rsidRDefault="00B21E4B" w:rsidP="00B21E4B">
            <w:pPr>
              <w:spacing w:after="160" w:line="240" w:lineRule="auto"/>
              <w:jc w:val="center"/>
              <w:rPr>
                <w:rFonts w:ascii="TH SarabunPSK" w:hAnsi="TH SarabunPSK" w:cs="TH SarabunPSK"/>
                <w:color w:val="0D0D0D" w:themeColor="text1" w:themeTint="F2"/>
                <w:sz w:val="28"/>
              </w:rPr>
            </w:pPr>
            <w:r w:rsidRPr="00B21E4B">
              <w:rPr>
                <w:rFonts w:ascii="TH SarabunPSK" w:hAnsi="TH SarabunPSK" w:cs="TH SarabunPSK" w:hint="cs"/>
                <w:color w:val="0D0D0D" w:themeColor="text1" w:themeTint="F2"/>
                <w:sz w:val="28"/>
                <w:cs/>
              </w:rPr>
              <w:t>รายละเอียดกระบวนการ</w:t>
            </w:r>
            <w:r w:rsidRPr="00B21E4B">
              <w:rPr>
                <w:rFonts w:ascii="TH SarabunPSK" w:hAnsi="TH SarabunPSK" w:cs="TH SarabunPSK" w:hint="cs"/>
                <w:color w:val="0D0D0D" w:themeColor="text1" w:themeTint="F2"/>
                <w:sz w:val="28"/>
              </w:rPr>
              <w:br/>
              <w:t>(Process description)</w:t>
            </w:r>
          </w:p>
        </w:tc>
      </w:tr>
      <w:tr w:rsidR="00B21E4B" w:rsidRPr="00B21E4B" w14:paraId="589C4ED0" w14:textId="77777777" w:rsidTr="00B21E4B">
        <w:tc>
          <w:tcPr>
            <w:tcW w:w="8790" w:type="dxa"/>
          </w:tcPr>
          <w:p w14:paraId="132B7CA5" w14:textId="015B51ED" w:rsidR="00994DA0" w:rsidRDefault="00994DA0" w:rsidP="00994DA0">
            <w:pPr>
              <w:spacing w:after="120" w:line="240" w:lineRule="auto"/>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rPr>
              <w:t xml:space="preserve">ID: 1.1 </w:t>
            </w:r>
          </w:p>
          <w:p w14:paraId="325D067E" w14:textId="77777777" w:rsidR="00994DA0" w:rsidRDefault="00994DA0" w:rsidP="00994DA0">
            <w:pPr>
              <w:spacing w:after="120" w:line="240" w:lineRule="auto"/>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cs/>
              </w:rPr>
              <w:t>ชื่อกระบวนการ: สมัครสมาชิก</w:t>
            </w:r>
            <w:r w:rsidRPr="00994DA0">
              <w:rPr>
                <w:rFonts w:ascii="TH Sarabun New" w:hAnsi="TH Sarabun New" w:cs="TH Sarabun New"/>
                <w:color w:val="0D0D0D" w:themeColor="text1" w:themeTint="F2"/>
                <w:sz w:val="32"/>
                <w:szCs w:val="32"/>
              </w:rPr>
              <w:t xml:space="preserve"> </w:t>
            </w:r>
          </w:p>
          <w:p w14:paraId="53057A38" w14:textId="06597EAA" w:rsidR="00994DA0" w:rsidRPr="00994DA0" w:rsidRDefault="00994DA0" w:rsidP="00994DA0">
            <w:pPr>
              <w:spacing w:after="120" w:line="240" w:lineRule="auto"/>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cs/>
              </w:rPr>
              <w:t>ข้อมูลนำเข้า (</w:t>
            </w:r>
            <w:r w:rsidRPr="00994DA0">
              <w:rPr>
                <w:rFonts w:ascii="TH Sarabun New" w:hAnsi="TH Sarabun New" w:cs="TH Sarabun New"/>
                <w:color w:val="0D0D0D" w:themeColor="text1" w:themeTint="F2"/>
                <w:sz w:val="32"/>
                <w:szCs w:val="32"/>
              </w:rPr>
              <w:t>Input data flow)</w:t>
            </w:r>
          </w:p>
          <w:p w14:paraId="26433473" w14:textId="77777777" w:rsidR="006D0000" w:rsidRDefault="00994DA0">
            <w:pPr>
              <w:numPr>
                <w:ilvl w:val="0"/>
                <w:numId w:val="21"/>
              </w:numPr>
              <w:spacing w:after="120" w:line="240" w:lineRule="auto"/>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cs/>
              </w:rPr>
              <w:t>ข้อมูลการสมัครสมาชิก</w:t>
            </w:r>
            <w:r w:rsidRPr="00994DA0">
              <w:rPr>
                <w:rFonts w:ascii="TH Sarabun New" w:hAnsi="TH Sarabun New" w:cs="TH Sarabun New"/>
                <w:color w:val="0D0D0D" w:themeColor="text1" w:themeTint="F2"/>
                <w:sz w:val="32"/>
                <w:szCs w:val="32"/>
              </w:rPr>
              <w:t xml:space="preserve"> </w:t>
            </w:r>
          </w:p>
          <w:p w14:paraId="142E9C2D" w14:textId="30116457" w:rsidR="00994DA0" w:rsidRPr="00994DA0" w:rsidRDefault="00994DA0" w:rsidP="006D0000">
            <w:pPr>
              <w:spacing w:after="120" w:line="240" w:lineRule="auto"/>
              <w:ind w:left="720"/>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cs/>
              </w:rPr>
              <w:t>ข้อมูลนำออก (</w:t>
            </w:r>
            <w:r w:rsidRPr="00994DA0">
              <w:rPr>
                <w:rFonts w:ascii="TH Sarabun New" w:hAnsi="TH Sarabun New" w:cs="TH Sarabun New"/>
                <w:color w:val="0D0D0D" w:themeColor="text1" w:themeTint="F2"/>
                <w:sz w:val="32"/>
                <w:szCs w:val="32"/>
              </w:rPr>
              <w:t>Output Data Flow)</w:t>
            </w:r>
          </w:p>
          <w:p w14:paraId="7E6DB06D" w14:textId="77777777" w:rsidR="00994DA0" w:rsidRDefault="00994DA0">
            <w:pPr>
              <w:numPr>
                <w:ilvl w:val="0"/>
                <w:numId w:val="21"/>
              </w:numPr>
              <w:spacing w:after="120" w:line="240" w:lineRule="auto"/>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cs/>
              </w:rPr>
              <w:t>สถานะเข้าสู่ระบบ (รวมสถานะสมัครสำเร็จ)</w:t>
            </w:r>
            <w:r w:rsidRPr="00994DA0">
              <w:rPr>
                <w:rFonts w:ascii="TH Sarabun New" w:hAnsi="TH Sarabun New" w:cs="TH Sarabun New"/>
                <w:color w:val="0D0D0D" w:themeColor="text1" w:themeTint="F2"/>
                <w:sz w:val="32"/>
                <w:szCs w:val="32"/>
              </w:rPr>
              <w:t xml:space="preserve"> </w:t>
            </w:r>
          </w:p>
          <w:p w14:paraId="5E60FC91" w14:textId="77777777" w:rsidR="00994DA0" w:rsidRDefault="00994DA0" w:rsidP="00994DA0">
            <w:pPr>
              <w:spacing w:after="120" w:line="240" w:lineRule="auto"/>
              <w:ind w:left="720"/>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rPr>
              <w:t xml:space="preserve">Data Store </w:t>
            </w:r>
          </w:p>
          <w:p w14:paraId="51D44E5F" w14:textId="77777777" w:rsidR="00994DA0" w:rsidRDefault="00994DA0" w:rsidP="00994DA0">
            <w:pPr>
              <w:spacing w:after="120" w:line="240" w:lineRule="auto"/>
              <w:ind w:left="720"/>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rPr>
              <w:t xml:space="preserve">D1: </w:t>
            </w:r>
            <w:r w:rsidRPr="00994DA0">
              <w:rPr>
                <w:rFonts w:ascii="TH Sarabun New" w:hAnsi="TH Sarabun New" w:cs="TH Sarabun New"/>
                <w:color w:val="0D0D0D" w:themeColor="text1" w:themeTint="F2"/>
                <w:sz w:val="32"/>
                <w:szCs w:val="32"/>
                <w:cs/>
              </w:rPr>
              <w:t>ข้อมูลบัญชีผู้ใช้งาน</w:t>
            </w:r>
            <w:r w:rsidRPr="00994DA0">
              <w:rPr>
                <w:rFonts w:ascii="TH Sarabun New" w:hAnsi="TH Sarabun New" w:cs="TH Sarabun New"/>
                <w:color w:val="0D0D0D" w:themeColor="text1" w:themeTint="F2"/>
                <w:sz w:val="32"/>
                <w:szCs w:val="32"/>
              </w:rPr>
              <w:t xml:space="preserve"> </w:t>
            </w:r>
          </w:p>
          <w:p w14:paraId="5B2A180D" w14:textId="49C62709" w:rsidR="00994DA0" w:rsidRPr="00994DA0" w:rsidRDefault="00994DA0" w:rsidP="00994DA0">
            <w:pPr>
              <w:spacing w:after="120" w:line="240" w:lineRule="auto"/>
              <w:ind w:left="720"/>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cs/>
              </w:rPr>
              <w:t>เริ่มกระบวนการ</w:t>
            </w:r>
          </w:p>
          <w:p w14:paraId="78E9A347" w14:textId="77777777" w:rsidR="00994DA0" w:rsidRPr="00994DA0" w:rsidRDefault="00994DA0">
            <w:pPr>
              <w:numPr>
                <w:ilvl w:val="0"/>
                <w:numId w:val="21"/>
              </w:numPr>
              <w:spacing w:after="120" w:line="240" w:lineRule="auto"/>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cs/>
              </w:rPr>
              <w:t>รับข้อมูลการสมัครสมาชิกจากผู้เล่น</w:t>
            </w:r>
          </w:p>
          <w:p w14:paraId="3629E4F6" w14:textId="77777777" w:rsidR="00994DA0" w:rsidRPr="00994DA0" w:rsidRDefault="00994DA0">
            <w:pPr>
              <w:numPr>
                <w:ilvl w:val="0"/>
                <w:numId w:val="21"/>
              </w:numPr>
              <w:spacing w:after="120" w:line="240" w:lineRule="auto"/>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cs/>
              </w:rPr>
              <w:t>ตรวจสอบความถูกต้องของข้อมูลเบื้องต้น</w:t>
            </w:r>
          </w:p>
          <w:p w14:paraId="0041891D" w14:textId="77777777" w:rsidR="00994DA0" w:rsidRPr="00994DA0" w:rsidRDefault="00994DA0">
            <w:pPr>
              <w:numPr>
                <w:ilvl w:val="0"/>
                <w:numId w:val="21"/>
              </w:numPr>
              <w:spacing w:after="120" w:line="240" w:lineRule="auto"/>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cs/>
              </w:rPr>
              <w:t xml:space="preserve">บันทึกข้อมูลบัญชีผู้ใช้งานใหม่ลง </w:t>
            </w:r>
            <w:r w:rsidRPr="00994DA0">
              <w:rPr>
                <w:rFonts w:ascii="TH Sarabun New" w:hAnsi="TH Sarabun New" w:cs="TH Sarabun New"/>
                <w:color w:val="0D0D0D" w:themeColor="text1" w:themeTint="F2"/>
                <w:sz w:val="32"/>
                <w:szCs w:val="32"/>
              </w:rPr>
              <w:t>D1</w:t>
            </w:r>
          </w:p>
          <w:p w14:paraId="2294A601" w14:textId="77777777" w:rsidR="00994DA0" w:rsidRDefault="00994DA0">
            <w:pPr>
              <w:numPr>
                <w:ilvl w:val="0"/>
                <w:numId w:val="21"/>
              </w:numPr>
              <w:spacing w:after="120" w:line="240" w:lineRule="auto"/>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cs/>
              </w:rPr>
              <w:t>ส่งสถานะการทำรายการกลับไปให้ผู้เล่น</w:t>
            </w:r>
            <w:r w:rsidRPr="00994DA0">
              <w:rPr>
                <w:rFonts w:ascii="TH Sarabun New" w:hAnsi="TH Sarabun New" w:cs="TH Sarabun New"/>
                <w:color w:val="0D0D0D" w:themeColor="text1" w:themeTint="F2"/>
                <w:sz w:val="32"/>
                <w:szCs w:val="32"/>
              </w:rPr>
              <w:t xml:space="preserve"> </w:t>
            </w:r>
          </w:p>
          <w:p w14:paraId="6D35C58B" w14:textId="03490014" w:rsidR="00994DA0" w:rsidRPr="00994DA0" w:rsidRDefault="00994DA0" w:rsidP="00994DA0">
            <w:pPr>
              <w:spacing w:after="120" w:line="240" w:lineRule="auto"/>
              <w:ind w:left="720"/>
              <w:rPr>
                <w:rFonts w:ascii="TH Sarabun New" w:hAnsi="TH Sarabun New" w:cs="TH Sarabun New"/>
                <w:color w:val="0D0D0D" w:themeColor="text1" w:themeTint="F2"/>
                <w:sz w:val="32"/>
                <w:szCs w:val="32"/>
              </w:rPr>
            </w:pPr>
            <w:r w:rsidRPr="00994DA0">
              <w:rPr>
                <w:rFonts w:ascii="TH Sarabun New" w:hAnsi="TH Sarabun New" w:cs="TH Sarabun New"/>
                <w:color w:val="0D0D0D" w:themeColor="text1" w:themeTint="F2"/>
                <w:sz w:val="32"/>
                <w:szCs w:val="32"/>
                <w:cs/>
              </w:rPr>
              <w:t>จบการทำงาน</w:t>
            </w:r>
          </w:p>
          <w:p w14:paraId="33E44E4A" w14:textId="77777777" w:rsidR="00B21E4B" w:rsidRPr="00B21E4B" w:rsidRDefault="00B21E4B" w:rsidP="003A7E1E">
            <w:pPr>
              <w:keepNext/>
              <w:spacing w:after="160" w:line="240" w:lineRule="auto"/>
              <w:rPr>
                <w:rFonts w:ascii="TH SarabunPSK" w:hAnsi="TH SarabunPSK" w:cs="TH SarabunPSK"/>
                <w:color w:val="0D0D0D" w:themeColor="text1" w:themeTint="F2"/>
                <w:sz w:val="28"/>
              </w:rPr>
            </w:pPr>
          </w:p>
        </w:tc>
      </w:tr>
    </w:tbl>
    <w:p w14:paraId="5DF60BE2" w14:textId="7F5F406B" w:rsidR="00B21E4B" w:rsidRDefault="008A564A" w:rsidP="00B21E4B">
      <w:pPr>
        <w:spacing w:after="160" w:line="240" w:lineRule="auto"/>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rPr>
        <w:br w:type="page"/>
      </w:r>
    </w:p>
    <w:p w14:paraId="5DE288FD" w14:textId="079443B4" w:rsidR="00161394" w:rsidRPr="009F7AC5" w:rsidRDefault="00DE72FC" w:rsidP="00B21E4B">
      <w:pPr>
        <w:spacing w:after="160" w:line="240" w:lineRule="auto"/>
        <w:rPr>
          <w:rFonts w:ascii="TH SarabunPSK" w:hAnsi="TH SarabunPSK" w:cs="TH SarabunPSK"/>
          <w:b/>
          <w:bCs/>
          <w:color w:val="0D0D0D" w:themeColor="text1" w:themeTint="F2"/>
          <w:sz w:val="32"/>
          <w:szCs w:val="32"/>
          <w:cs/>
        </w:rPr>
      </w:pPr>
      <w:r w:rsidRPr="009F7AC5">
        <w:rPr>
          <w:rFonts w:ascii="TH SarabunPSK" w:hAnsi="TH SarabunPSK" w:cs="TH SarabunPSK"/>
          <w:b/>
          <w:bCs/>
          <w:noProof/>
          <w:color w:val="0D0D0D" w:themeColor="text1" w:themeTint="F2"/>
          <w:sz w:val="32"/>
          <w:szCs w:val="32"/>
        </w:rPr>
        <w:lastRenderedPageBreak/>
        <w:drawing>
          <wp:anchor distT="0" distB="0" distL="114300" distR="114300" simplePos="0" relativeHeight="251699239" behindDoc="0" locked="0" layoutInCell="1" allowOverlap="1" wp14:anchorId="7AE45BBC" wp14:editId="705F755D">
            <wp:simplePos x="0" y="0"/>
            <wp:positionH relativeFrom="margin">
              <wp:posOffset>262467</wp:posOffset>
            </wp:positionH>
            <wp:positionV relativeFrom="margin">
              <wp:posOffset>-50800</wp:posOffset>
            </wp:positionV>
            <wp:extent cx="5235575" cy="2336800"/>
            <wp:effectExtent l="0" t="0" r="0" b="6350"/>
            <wp:wrapSquare wrapText="bothSides"/>
            <wp:docPr id="31" name="รูปภาพ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รูปภาพ 31"/>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5235575" cy="23368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af4"/>
        <w:tblW w:w="0" w:type="auto"/>
        <w:tblLook w:val="04A0" w:firstRow="1" w:lastRow="0" w:firstColumn="1" w:lastColumn="0" w:noHBand="0" w:noVBand="1"/>
      </w:tblPr>
      <w:tblGrid>
        <w:gridCol w:w="9016"/>
      </w:tblGrid>
      <w:tr w:rsidR="009F7AC5" w:rsidRPr="00B21E4B" w14:paraId="22722B02" w14:textId="77777777" w:rsidTr="008C363B">
        <w:tc>
          <w:tcPr>
            <w:tcW w:w="9016" w:type="dxa"/>
          </w:tcPr>
          <w:p w14:paraId="24A3293F" w14:textId="19FAAB3E" w:rsidR="008C363B" w:rsidRPr="00B21E4B" w:rsidRDefault="008C363B" w:rsidP="008C363B">
            <w:pPr>
              <w:jc w:val="center"/>
              <w:rPr>
                <w:rFonts w:ascii="TH SarabunPSK" w:hAnsi="TH SarabunPSK" w:cs="TH SarabunPSK"/>
                <w:color w:val="0D0D0D" w:themeColor="text1" w:themeTint="F2"/>
                <w:sz w:val="28"/>
              </w:rPr>
            </w:pPr>
            <w:r w:rsidRPr="00B21E4B">
              <w:rPr>
                <w:rFonts w:ascii="TH SarabunPSK" w:hAnsi="TH SarabunPSK" w:cs="TH SarabunPSK" w:hint="cs"/>
                <w:color w:val="0D0D0D" w:themeColor="text1" w:themeTint="F2"/>
                <w:sz w:val="28"/>
                <w:cs/>
              </w:rPr>
              <w:t>รายละเอียดกระบวนการ</w:t>
            </w:r>
            <w:r w:rsidRPr="00B21E4B">
              <w:rPr>
                <w:rFonts w:ascii="TH SarabunPSK" w:hAnsi="TH SarabunPSK" w:cs="TH SarabunPSK" w:hint="cs"/>
                <w:color w:val="0D0D0D" w:themeColor="text1" w:themeTint="F2"/>
                <w:sz w:val="28"/>
              </w:rPr>
              <w:br/>
              <w:t>(Process description)</w:t>
            </w:r>
          </w:p>
        </w:tc>
      </w:tr>
      <w:tr w:rsidR="009F7AC5" w:rsidRPr="00B21E4B" w14:paraId="492A48CD" w14:textId="77777777" w:rsidTr="008C363B">
        <w:tc>
          <w:tcPr>
            <w:tcW w:w="9016" w:type="dxa"/>
          </w:tcPr>
          <w:p w14:paraId="0F139999" w14:textId="77777777" w:rsidR="00740C79" w:rsidRDefault="00740C79" w:rsidP="00A548ED">
            <w:pPr>
              <w:spacing w:after="0" w:line="240" w:lineRule="auto"/>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rPr>
              <w:t xml:space="preserve">ID: 1.2 </w:t>
            </w:r>
          </w:p>
          <w:p w14:paraId="3569F8B1" w14:textId="77777777" w:rsidR="00740C79" w:rsidRDefault="00740C79" w:rsidP="00A548ED">
            <w:pPr>
              <w:spacing w:after="0" w:line="240" w:lineRule="auto"/>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cs/>
              </w:rPr>
              <w:t>ชื่อกระบวนการ: ตรวจสอบการเข้าสู่ระบบ</w:t>
            </w:r>
            <w:r w:rsidRPr="00740C79">
              <w:rPr>
                <w:rFonts w:ascii="TH Sarabun New" w:hAnsi="TH Sarabun New" w:cs="TH Sarabun New"/>
                <w:color w:val="0D0D0D" w:themeColor="text1" w:themeTint="F2"/>
                <w:sz w:val="32"/>
                <w:szCs w:val="32"/>
              </w:rPr>
              <w:t xml:space="preserve"> </w:t>
            </w:r>
          </w:p>
          <w:p w14:paraId="27E3CECF" w14:textId="7DF83082" w:rsidR="00740C79" w:rsidRPr="00740C79" w:rsidRDefault="00740C79" w:rsidP="00A548ED">
            <w:pPr>
              <w:spacing w:after="0" w:line="240" w:lineRule="auto"/>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cs/>
              </w:rPr>
              <w:t>ข้อมูลนำเข้า (</w:t>
            </w:r>
            <w:r w:rsidRPr="00740C79">
              <w:rPr>
                <w:rFonts w:ascii="TH Sarabun New" w:hAnsi="TH Sarabun New" w:cs="TH Sarabun New"/>
                <w:color w:val="0D0D0D" w:themeColor="text1" w:themeTint="F2"/>
                <w:sz w:val="32"/>
                <w:szCs w:val="32"/>
              </w:rPr>
              <w:t>Input data flow)</w:t>
            </w:r>
          </w:p>
          <w:p w14:paraId="69819724" w14:textId="77777777" w:rsidR="00740C79" w:rsidRPr="00740C79" w:rsidRDefault="00740C79">
            <w:pPr>
              <w:numPr>
                <w:ilvl w:val="0"/>
                <w:numId w:val="22"/>
              </w:numPr>
              <w:spacing w:after="0" w:line="240" w:lineRule="auto"/>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cs/>
              </w:rPr>
              <w:t>ข้อมูลการเข้าสู่ระบบ</w:t>
            </w:r>
          </w:p>
          <w:p w14:paraId="0FEFB3D1" w14:textId="301F74D5" w:rsidR="00A548ED" w:rsidRDefault="00A548ED" w:rsidP="00A548ED">
            <w:pPr>
              <w:spacing w:after="0" w:line="240" w:lineRule="auto"/>
              <w:ind w:left="360"/>
              <w:rPr>
                <w:rFonts w:ascii="TH Sarabun New" w:hAnsi="TH Sarabun New" w:cs="TH Sarabun New"/>
                <w:color w:val="0D0D0D" w:themeColor="text1" w:themeTint="F2"/>
                <w:sz w:val="32"/>
                <w:szCs w:val="32"/>
              </w:rPr>
            </w:pPr>
            <w:r>
              <w:rPr>
                <w:rFonts w:ascii="TH Sarabun New" w:hAnsi="TH Sarabun New" w:cs="TH Sarabun New" w:hint="cs"/>
                <w:color w:val="0D0D0D" w:themeColor="text1" w:themeTint="F2"/>
                <w:sz w:val="32"/>
                <w:szCs w:val="32"/>
                <w:cs/>
              </w:rPr>
              <w:t xml:space="preserve">2.   </w:t>
            </w:r>
            <w:r w:rsidR="00740C79" w:rsidRPr="00740C79">
              <w:rPr>
                <w:rFonts w:ascii="TH Sarabun New" w:hAnsi="TH Sarabun New" w:cs="TH Sarabun New"/>
                <w:color w:val="0D0D0D" w:themeColor="text1" w:themeTint="F2"/>
                <w:sz w:val="32"/>
                <w:szCs w:val="32"/>
                <w:cs/>
              </w:rPr>
              <w:t xml:space="preserve">ข้อมูลโปรไฟล์และรหัสผ่าน (จาก </w:t>
            </w:r>
            <w:r w:rsidR="00740C79" w:rsidRPr="00740C79">
              <w:rPr>
                <w:rFonts w:ascii="TH Sarabun New" w:hAnsi="TH Sarabun New" w:cs="TH Sarabun New"/>
                <w:color w:val="0D0D0D" w:themeColor="text1" w:themeTint="F2"/>
                <w:sz w:val="32"/>
                <w:szCs w:val="32"/>
              </w:rPr>
              <w:t xml:space="preserve">D1) </w:t>
            </w:r>
          </w:p>
          <w:p w14:paraId="2B9025E8" w14:textId="1E2516FD" w:rsidR="00740C79" w:rsidRPr="00740C79" w:rsidRDefault="00740C79" w:rsidP="00A548ED">
            <w:pPr>
              <w:spacing w:after="0" w:line="240" w:lineRule="auto"/>
              <w:ind w:left="720"/>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cs/>
              </w:rPr>
              <w:t>ข้อมูลนำออก (</w:t>
            </w:r>
            <w:r w:rsidRPr="00740C79">
              <w:rPr>
                <w:rFonts w:ascii="TH Sarabun New" w:hAnsi="TH Sarabun New" w:cs="TH Sarabun New"/>
                <w:color w:val="0D0D0D" w:themeColor="text1" w:themeTint="F2"/>
                <w:sz w:val="32"/>
                <w:szCs w:val="32"/>
              </w:rPr>
              <w:t>Output Data Flow)</w:t>
            </w:r>
          </w:p>
          <w:p w14:paraId="540B095A" w14:textId="77777777" w:rsidR="00740C79" w:rsidRPr="00740C79" w:rsidRDefault="00740C79">
            <w:pPr>
              <w:numPr>
                <w:ilvl w:val="0"/>
                <w:numId w:val="22"/>
              </w:numPr>
              <w:spacing w:after="0" w:line="240" w:lineRule="auto"/>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cs/>
              </w:rPr>
              <w:t>สถานะเข้าสู่ระบบ (ผู้เล่น)</w:t>
            </w:r>
          </w:p>
          <w:p w14:paraId="1B050B04" w14:textId="77777777" w:rsidR="00A548ED" w:rsidRDefault="00740C79">
            <w:pPr>
              <w:numPr>
                <w:ilvl w:val="0"/>
                <w:numId w:val="22"/>
              </w:numPr>
              <w:spacing w:after="0" w:line="240" w:lineRule="auto"/>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cs/>
              </w:rPr>
              <w:t>สถานะการเข้าสู่ระบบ (แอดมิน)</w:t>
            </w:r>
            <w:r w:rsidRPr="00740C79">
              <w:rPr>
                <w:rFonts w:ascii="TH Sarabun New" w:hAnsi="TH Sarabun New" w:cs="TH Sarabun New"/>
                <w:color w:val="0D0D0D" w:themeColor="text1" w:themeTint="F2"/>
                <w:sz w:val="32"/>
                <w:szCs w:val="32"/>
              </w:rPr>
              <w:t xml:space="preserve"> </w:t>
            </w:r>
          </w:p>
          <w:p w14:paraId="0C7325DF" w14:textId="77777777" w:rsidR="00A548ED" w:rsidRDefault="00740C79" w:rsidP="00A548ED">
            <w:pPr>
              <w:spacing w:after="0" w:line="240" w:lineRule="auto"/>
              <w:ind w:left="720"/>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rPr>
              <w:t>Data Store</w:t>
            </w:r>
          </w:p>
          <w:p w14:paraId="007D3A61" w14:textId="77777777" w:rsidR="00A548ED" w:rsidRDefault="00740C79" w:rsidP="00A548ED">
            <w:pPr>
              <w:spacing w:after="0" w:line="240" w:lineRule="auto"/>
              <w:ind w:left="720"/>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rPr>
              <w:t xml:space="preserve">D1: </w:t>
            </w:r>
            <w:r w:rsidRPr="00740C79">
              <w:rPr>
                <w:rFonts w:ascii="TH Sarabun New" w:hAnsi="TH Sarabun New" w:cs="TH Sarabun New"/>
                <w:color w:val="0D0D0D" w:themeColor="text1" w:themeTint="F2"/>
                <w:sz w:val="32"/>
                <w:szCs w:val="32"/>
                <w:cs/>
              </w:rPr>
              <w:t>ข้อมูลบัญชีผู้ใช้งาน</w:t>
            </w:r>
            <w:r w:rsidRPr="00740C79">
              <w:rPr>
                <w:rFonts w:ascii="TH Sarabun New" w:hAnsi="TH Sarabun New" w:cs="TH Sarabun New"/>
                <w:color w:val="0D0D0D" w:themeColor="text1" w:themeTint="F2"/>
                <w:sz w:val="32"/>
                <w:szCs w:val="32"/>
              </w:rPr>
              <w:t xml:space="preserve"> </w:t>
            </w:r>
          </w:p>
          <w:p w14:paraId="467293E4" w14:textId="3680A66B" w:rsidR="00740C79" w:rsidRPr="00740C79" w:rsidRDefault="00740C79" w:rsidP="00A548ED">
            <w:pPr>
              <w:spacing w:after="0" w:line="240" w:lineRule="auto"/>
              <w:ind w:left="720"/>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cs/>
              </w:rPr>
              <w:t>เริ่มกระบวนการ</w:t>
            </w:r>
          </w:p>
          <w:p w14:paraId="34A075A2" w14:textId="77777777" w:rsidR="00740C79" w:rsidRPr="00740C79" w:rsidRDefault="00740C79">
            <w:pPr>
              <w:numPr>
                <w:ilvl w:val="0"/>
                <w:numId w:val="22"/>
              </w:numPr>
              <w:spacing w:after="0" w:line="240" w:lineRule="auto"/>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cs/>
              </w:rPr>
              <w:t>รับข้อมูลการเข้าสู่ระบบจากผู้ใช้งานหรือแอดมิน</w:t>
            </w:r>
          </w:p>
          <w:p w14:paraId="0ACD9F99" w14:textId="77777777" w:rsidR="00740C79" w:rsidRPr="00740C79" w:rsidRDefault="00740C79">
            <w:pPr>
              <w:numPr>
                <w:ilvl w:val="0"/>
                <w:numId w:val="22"/>
              </w:numPr>
              <w:spacing w:after="0" w:line="240" w:lineRule="auto"/>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cs/>
              </w:rPr>
              <w:t xml:space="preserve">ดึงข้อมูลรหัสผ่านและสถานะบัญชีจาก </w:t>
            </w:r>
            <w:r w:rsidRPr="00740C79">
              <w:rPr>
                <w:rFonts w:ascii="TH Sarabun New" w:hAnsi="TH Sarabun New" w:cs="TH Sarabun New"/>
                <w:color w:val="0D0D0D" w:themeColor="text1" w:themeTint="F2"/>
                <w:sz w:val="32"/>
                <w:szCs w:val="32"/>
              </w:rPr>
              <w:t>D1</w:t>
            </w:r>
          </w:p>
          <w:p w14:paraId="0D705899" w14:textId="77777777" w:rsidR="00740C79" w:rsidRPr="00740C79" w:rsidRDefault="00740C79">
            <w:pPr>
              <w:numPr>
                <w:ilvl w:val="0"/>
                <w:numId w:val="22"/>
              </w:numPr>
              <w:spacing w:after="0" w:line="240" w:lineRule="auto"/>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cs/>
              </w:rPr>
              <w:t>ตรวจสอบเปรียบเทียบความถูกต้องของข้อมูล</w:t>
            </w:r>
          </w:p>
          <w:p w14:paraId="1C5B85AC" w14:textId="77777777" w:rsidR="00A548ED" w:rsidRDefault="00740C79">
            <w:pPr>
              <w:numPr>
                <w:ilvl w:val="0"/>
                <w:numId w:val="22"/>
              </w:numPr>
              <w:spacing w:after="0" w:line="240" w:lineRule="auto"/>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cs/>
              </w:rPr>
              <w:t>ส่งสถานะการเข้าสู่ระบบกลับไปให้ผู้ใช้งาน</w:t>
            </w:r>
            <w:r w:rsidRPr="00740C79">
              <w:rPr>
                <w:rFonts w:ascii="TH Sarabun New" w:hAnsi="TH Sarabun New" w:cs="TH Sarabun New"/>
                <w:color w:val="0D0D0D" w:themeColor="text1" w:themeTint="F2"/>
                <w:sz w:val="32"/>
                <w:szCs w:val="32"/>
              </w:rPr>
              <w:t xml:space="preserve"> </w:t>
            </w:r>
          </w:p>
          <w:p w14:paraId="2A0398E9" w14:textId="5F35571B" w:rsidR="00740C79" w:rsidRPr="00740C79" w:rsidRDefault="00740C79">
            <w:pPr>
              <w:numPr>
                <w:ilvl w:val="0"/>
                <w:numId w:val="22"/>
              </w:numPr>
              <w:spacing w:after="0" w:line="240" w:lineRule="auto"/>
              <w:rPr>
                <w:rFonts w:ascii="TH Sarabun New" w:hAnsi="TH Sarabun New" w:cs="TH Sarabun New"/>
                <w:color w:val="0D0D0D" w:themeColor="text1" w:themeTint="F2"/>
                <w:sz w:val="32"/>
                <w:szCs w:val="32"/>
              </w:rPr>
            </w:pPr>
            <w:r w:rsidRPr="00740C79">
              <w:rPr>
                <w:rFonts w:ascii="TH Sarabun New" w:hAnsi="TH Sarabun New" w:cs="TH Sarabun New"/>
                <w:color w:val="0D0D0D" w:themeColor="text1" w:themeTint="F2"/>
                <w:sz w:val="32"/>
                <w:szCs w:val="32"/>
                <w:cs/>
              </w:rPr>
              <w:t>จบการทำงาน</w:t>
            </w:r>
          </w:p>
          <w:p w14:paraId="10E8AC65" w14:textId="3BA79AA0" w:rsidR="008C363B" w:rsidRPr="00B21E4B" w:rsidRDefault="008C363B" w:rsidP="00A548ED">
            <w:pPr>
              <w:keepNext/>
              <w:spacing w:after="0" w:line="240" w:lineRule="auto"/>
              <w:rPr>
                <w:rFonts w:ascii="TH SarabunPSK" w:hAnsi="TH SarabunPSK" w:cs="TH SarabunPSK"/>
                <w:color w:val="0D0D0D" w:themeColor="text1" w:themeTint="F2"/>
                <w:sz w:val="28"/>
              </w:rPr>
            </w:pPr>
          </w:p>
        </w:tc>
      </w:tr>
    </w:tbl>
    <w:p w14:paraId="669BC348" w14:textId="124B7F7E" w:rsidR="00161394" w:rsidRPr="009F7AC5" w:rsidRDefault="00B21E4B" w:rsidP="00161394">
      <w:pPr>
        <w:rPr>
          <w:rFonts w:ascii="TH SarabunPSK" w:hAnsi="TH SarabunPSK" w:cs="TH SarabunPSK"/>
          <w:color w:val="0D0D0D" w:themeColor="text1" w:themeTint="F2"/>
          <w:sz w:val="32"/>
          <w:szCs w:val="32"/>
        </w:rPr>
      </w:pPr>
      <w:r w:rsidRPr="009F7AC5">
        <w:rPr>
          <w:rFonts w:ascii="TH SarabunPSK" w:hAnsi="TH SarabunPSK" w:cs="TH SarabunPSK"/>
          <w:noProof/>
          <w:color w:val="0D0D0D" w:themeColor="text1" w:themeTint="F2"/>
          <w:sz w:val="32"/>
          <w:szCs w:val="32"/>
        </w:rPr>
        <w:lastRenderedPageBreak/>
        <w:drawing>
          <wp:inline distT="0" distB="0" distL="0" distR="0" wp14:anchorId="7566CF79" wp14:editId="73EAADAE">
            <wp:extent cx="5638800" cy="2141162"/>
            <wp:effectExtent l="0" t="0" r="0" b="0"/>
            <wp:docPr id="32" name="รูปภาพ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รูปภาพ 32"/>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5676235" cy="2155377"/>
                    </a:xfrm>
                    <a:prstGeom prst="rect">
                      <a:avLst/>
                    </a:prstGeom>
                    <a:noFill/>
                    <a:ln>
                      <a:noFill/>
                    </a:ln>
                  </pic:spPr>
                </pic:pic>
              </a:graphicData>
            </a:graphic>
          </wp:inline>
        </w:drawing>
      </w:r>
    </w:p>
    <w:p w14:paraId="009F9839" w14:textId="77625575" w:rsidR="00161394" w:rsidRPr="009F7AC5" w:rsidRDefault="00161394" w:rsidP="00161394">
      <w:pPr>
        <w:rPr>
          <w:rFonts w:ascii="TH SarabunPSK" w:hAnsi="TH SarabunPSK" w:cs="TH SarabunPSK"/>
          <w:color w:val="0D0D0D" w:themeColor="text1" w:themeTint="F2"/>
          <w:sz w:val="32"/>
          <w:szCs w:val="32"/>
        </w:rPr>
      </w:pPr>
    </w:p>
    <w:tbl>
      <w:tblPr>
        <w:tblStyle w:val="af4"/>
        <w:tblW w:w="0" w:type="auto"/>
        <w:tblLook w:val="04A0" w:firstRow="1" w:lastRow="0" w:firstColumn="1" w:lastColumn="0" w:noHBand="0" w:noVBand="1"/>
      </w:tblPr>
      <w:tblGrid>
        <w:gridCol w:w="9016"/>
      </w:tblGrid>
      <w:tr w:rsidR="009F7AC5" w:rsidRPr="009F7AC5" w14:paraId="034663D7" w14:textId="77777777" w:rsidTr="00AD33F2">
        <w:tc>
          <w:tcPr>
            <w:tcW w:w="9016" w:type="dxa"/>
          </w:tcPr>
          <w:p w14:paraId="1FEA86E9" w14:textId="7AB92C8D" w:rsidR="00AD33F2" w:rsidRPr="009F7AC5" w:rsidRDefault="00AD33F2" w:rsidP="00AD33F2">
            <w:pPr>
              <w:jc w:val="center"/>
              <w:rPr>
                <w:rFonts w:ascii="TH SarabunPSK" w:hAnsi="TH SarabunPSK" w:cs="TH SarabunPSK"/>
                <w:color w:val="0D0D0D" w:themeColor="text1" w:themeTint="F2"/>
              </w:rPr>
            </w:pPr>
            <w:r w:rsidRPr="009F7AC5">
              <w:rPr>
                <w:rFonts w:ascii="TH SarabunPSK" w:hAnsi="TH SarabunPSK" w:cs="TH SarabunPSK" w:hint="cs"/>
                <w:color w:val="0D0D0D" w:themeColor="text1" w:themeTint="F2"/>
                <w:sz w:val="32"/>
                <w:szCs w:val="32"/>
                <w:cs/>
              </w:rPr>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9F7AC5" w:rsidRPr="009F7AC5" w14:paraId="0A681E9D" w14:textId="77777777" w:rsidTr="00AD33F2">
        <w:tc>
          <w:tcPr>
            <w:tcW w:w="9016" w:type="dxa"/>
          </w:tcPr>
          <w:p w14:paraId="5BA84111" w14:textId="77777777" w:rsidR="0084390F" w:rsidRDefault="0084390F" w:rsidP="0084390F">
            <w:pPr>
              <w:spacing w:line="240" w:lineRule="auto"/>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rPr>
              <w:t xml:space="preserve">ID: 2.1 </w:t>
            </w:r>
          </w:p>
          <w:p w14:paraId="66AAE495" w14:textId="77777777" w:rsidR="0084390F" w:rsidRDefault="0084390F" w:rsidP="0084390F">
            <w:pPr>
              <w:spacing w:line="240" w:lineRule="auto"/>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cs/>
              </w:rPr>
              <w:t>ชื่อกระบวนการ: ตรวจสอบเงื่อนไขการซื้อ</w:t>
            </w:r>
            <w:r w:rsidRPr="0084390F">
              <w:rPr>
                <w:rFonts w:ascii="TH Sarabun New" w:hAnsi="TH Sarabun New" w:cs="TH Sarabun New"/>
                <w:color w:val="0D0D0D" w:themeColor="text1" w:themeTint="F2"/>
                <w:sz w:val="32"/>
                <w:szCs w:val="32"/>
              </w:rPr>
              <w:t xml:space="preserve"> </w:t>
            </w:r>
          </w:p>
          <w:p w14:paraId="12D55970" w14:textId="60D50197" w:rsidR="0084390F" w:rsidRPr="0084390F" w:rsidRDefault="0084390F" w:rsidP="0084390F">
            <w:pPr>
              <w:spacing w:line="240" w:lineRule="auto"/>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cs/>
              </w:rPr>
              <w:t>ข้อมูลนำเข้า (</w:t>
            </w:r>
            <w:r w:rsidRPr="0084390F">
              <w:rPr>
                <w:rFonts w:ascii="TH Sarabun New" w:hAnsi="TH Sarabun New" w:cs="TH Sarabun New"/>
                <w:color w:val="0D0D0D" w:themeColor="text1" w:themeTint="F2"/>
                <w:sz w:val="32"/>
                <w:szCs w:val="32"/>
              </w:rPr>
              <w:t>Input data flow)</w:t>
            </w:r>
          </w:p>
          <w:p w14:paraId="1DD4C939" w14:textId="77777777" w:rsidR="0084390F" w:rsidRPr="0084390F" w:rsidRDefault="0084390F">
            <w:pPr>
              <w:numPr>
                <w:ilvl w:val="0"/>
                <w:numId w:val="23"/>
              </w:numPr>
              <w:spacing w:line="240" w:lineRule="auto"/>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cs/>
              </w:rPr>
              <w:t>คำสั่งซื้อยาน / ซื้อสกิล</w:t>
            </w:r>
          </w:p>
          <w:p w14:paraId="073857A4" w14:textId="77777777" w:rsidR="0084390F" w:rsidRPr="0084390F" w:rsidRDefault="0084390F">
            <w:pPr>
              <w:numPr>
                <w:ilvl w:val="0"/>
                <w:numId w:val="23"/>
              </w:numPr>
              <w:spacing w:line="240" w:lineRule="auto"/>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cs/>
              </w:rPr>
              <w:t xml:space="preserve">ข้อมูลรายการและราคา (จาก </w:t>
            </w:r>
            <w:r w:rsidRPr="0084390F">
              <w:rPr>
                <w:rFonts w:ascii="TH Sarabun New" w:hAnsi="TH Sarabun New" w:cs="TH Sarabun New"/>
                <w:color w:val="0D0D0D" w:themeColor="text1" w:themeTint="F2"/>
                <w:sz w:val="32"/>
                <w:szCs w:val="32"/>
              </w:rPr>
              <w:t>D2)</w:t>
            </w:r>
          </w:p>
          <w:p w14:paraId="125376D4" w14:textId="77777777" w:rsidR="0084390F" w:rsidRDefault="0084390F">
            <w:pPr>
              <w:numPr>
                <w:ilvl w:val="0"/>
                <w:numId w:val="23"/>
              </w:numPr>
              <w:spacing w:line="240" w:lineRule="auto"/>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cs/>
              </w:rPr>
              <w:t xml:space="preserve">ข้อมูลยอดเหรียญที่ผู้เล่นมี (จาก </w:t>
            </w:r>
            <w:r w:rsidRPr="0084390F">
              <w:rPr>
                <w:rFonts w:ascii="TH Sarabun New" w:hAnsi="TH Sarabun New" w:cs="TH Sarabun New"/>
                <w:color w:val="0D0D0D" w:themeColor="text1" w:themeTint="F2"/>
                <w:sz w:val="32"/>
                <w:szCs w:val="32"/>
              </w:rPr>
              <w:t xml:space="preserve">D5) </w:t>
            </w:r>
          </w:p>
          <w:p w14:paraId="1786F071" w14:textId="45100318" w:rsidR="0084390F" w:rsidRPr="0084390F" w:rsidRDefault="0084390F" w:rsidP="0084390F">
            <w:pPr>
              <w:spacing w:line="240" w:lineRule="auto"/>
              <w:ind w:left="720"/>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cs/>
              </w:rPr>
              <w:t>ข้อมูลนำออก (</w:t>
            </w:r>
            <w:r w:rsidRPr="0084390F">
              <w:rPr>
                <w:rFonts w:ascii="TH Sarabun New" w:hAnsi="TH Sarabun New" w:cs="TH Sarabun New"/>
                <w:color w:val="0D0D0D" w:themeColor="text1" w:themeTint="F2"/>
                <w:sz w:val="32"/>
                <w:szCs w:val="32"/>
              </w:rPr>
              <w:t>Output Data Flow)</w:t>
            </w:r>
          </w:p>
          <w:p w14:paraId="21E7B87D" w14:textId="77777777" w:rsidR="0084390F" w:rsidRDefault="0084390F">
            <w:pPr>
              <w:numPr>
                <w:ilvl w:val="0"/>
                <w:numId w:val="23"/>
              </w:numPr>
              <w:spacing w:line="240" w:lineRule="auto"/>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cs/>
              </w:rPr>
              <w:t xml:space="preserve">ข้อมูลยืนยันยอดที่ต้องชำระ (ส่งไป </w:t>
            </w:r>
            <w:r w:rsidRPr="0084390F">
              <w:rPr>
                <w:rFonts w:ascii="TH Sarabun New" w:hAnsi="TH Sarabun New" w:cs="TH Sarabun New"/>
                <w:color w:val="0D0D0D" w:themeColor="text1" w:themeTint="F2"/>
                <w:sz w:val="32"/>
                <w:szCs w:val="32"/>
              </w:rPr>
              <w:t xml:space="preserve">2.2) </w:t>
            </w:r>
          </w:p>
          <w:p w14:paraId="1B2DD333" w14:textId="77777777" w:rsidR="0084390F" w:rsidRDefault="0084390F" w:rsidP="0084390F">
            <w:pPr>
              <w:spacing w:line="240" w:lineRule="auto"/>
              <w:ind w:left="720"/>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rPr>
              <w:t xml:space="preserve">Data Store </w:t>
            </w:r>
          </w:p>
          <w:p w14:paraId="0EC70099" w14:textId="77777777" w:rsidR="0084390F" w:rsidRDefault="0084390F" w:rsidP="0084390F">
            <w:pPr>
              <w:spacing w:line="240" w:lineRule="auto"/>
              <w:ind w:left="720"/>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rPr>
              <w:t xml:space="preserve">D2: </w:t>
            </w:r>
            <w:r w:rsidRPr="0084390F">
              <w:rPr>
                <w:rFonts w:ascii="TH Sarabun New" w:hAnsi="TH Sarabun New" w:cs="TH Sarabun New"/>
                <w:color w:val="0D0D0D" w:themeColor="text1" w:themeTint="F2"/>
                <w:sz w:val="32"/>
                <w:szCs w:val="32"/>
                <w:cs/>
              </w:rPr>
              <w:t>ข้อมูลเกม</w:t>
            </w:r>
            <w:r w:rsidRPr="0084390F">
              <w:rPr>
                <w:rFonts w:ascii="TH Sarabun New" w:hAnsi="TH Sarabun New" w:cs="TH Sarabun New"/>
                <w:color w:val="0D0D0D" w:themeColor="text1" w:themeTint="F2"/>
                <w:sz w:val="32"/>
                <w:szCs w:val="32"/>
              </w:rPr>
              <w:t xml:space="preserve"> </w:t>
            </w:r>
          </w:p>
          <w:p w14:paraId="49A385E7" w14:textId="77777777" w:rsidR="0084390F" w:rsidRDefault="0084390F" w:rsidP="0084390F">
            <w:pPr>
              <w:spacing w:line="240" w:lineRule="auto"/>
              <w:ind w:left="720"/>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rPr>
              <w:t xml:space="preserve">D5: </w:t>
            </w:r>
            <w:r w:rsidRPr="0084390F">
              <w:rPr>
                <w:rFonts w:ascii="TH Sarabun New" w:hAnsi="TH Sarabun New" w:cs="TH Sarabun New"/>
                <w:color w:val="0D0D0D" w:themeColor="text1" w:themeTint="F2"/>
                <w:sz w:val="32"/>
                <w:szCs w:val="32"/>
                <w:cs/>
              </w:rPr>
              <w:t>ข้อมูลคลังผู้เล่น</w:t>
            </w:r>
            <w:r w:rsidRPr="0084390F">
              <w:rPr>
                <w:rFonts w:ascii="TH Sarabun New" w:hAnsi="TH Sarabun New" w:cs="TH Sarabun New"/>
                <w:color w:val="0D0D0D" w:themeColor="text1" w:themeTint="F2"/>
                <w:sz w:val="32"/>
                <w:szCs w:val="32"/>
              </w:rPr>
              <w:t xml:space="preserve"> </w:t>
            </w:r>
          </w:p>
          <w:p w14:paraId="2EC2EBEE" w14:textId="036EB85D" w:rsidR="0084390F" w:rsidRPr="0084390F" w:rsidRDefault="0084390F" w:rsidP="0084390F">
            <w:pPr>
              <w:spacing w:line="240" w:lineRule="auto"/>
              <w:ind w:left="720"/>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cs/>
              </w:rPr>
              <w:t>เริ่มกระบวนการ</w:t>
            </w:r>
          </w:p>
          <w:p w14:paraId="06E1CAE1" w14:textId="77777777" w:rsidR="0084390F" w:rsidRPr="0084390F" w:rsidRDefault="0084390F">
            <w:pPr>
              <w:numPr>
                <w:ilvl w:val="0"/>
                <w:numId w:val="23"/>
              </w:numPr>
              <w:spacing w:line="240" w:lineRule="auto"/>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cs/>
              </w:rPr>
              <w:t>รับคำสั่งซื้อยานหรือสกิลจากผู้เล่น</w:t>
            </w:r>
          </w:p>
          <w:p w14:paraId="1F30BCCF" w14:textId="77777777" w:rsidR="0084390F" w:rsidRPr="0084390F" w:rsidRDefault="0084390F">
            <w:pPr>
              <w:numPr>
                <w:ilvl w:val="0"/>
                <w:numId w:val="23"/>
              </w:numPr>
              <w:spacing w:line="240" w:lineRule="auto"/>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cs/>
              </w:rPr>
              <w:lastRenderedPageBreak/>
              <w:t xml:space="preserve">ดึงข้อมูลราคาจาก </w:t>
            </w:r>
            <w:r w:rsidRPr="0084390F">
              <w:rPr>
                <w:rFonts w:ascii="TH Sarabun New" w:hAnsi="TH Sarabun New" w:cs="TH Sarabun New"/>
                <w:color w:val="0D0D0D" w:themeColor="text1" w:themeTint="F2"/>
                <w:sz w:val="32"/>
                <w:szCs w:val="32"/>
              </w:rPr>
              <w:t xml:space="preserve">D2 </w:t>
            </w:r>
            <w:r w:rsidRPr="0084390F">
              <w:rPr>
                <w:rFonts w:ascii="TH Sarabun New" w:hAnsi="TH Sarabun New" w:cs="TH Sarabun New"/>
                <w:color w:val="0D0D0D" w:themeColor="text1" w:themeTint="F2"/>
                <w:sz w:val="32"/>
                <w:szCs w:val="32"/>
                <w:cs/>
              </w:rPr>
              <w:t xml:space="preserve">และยอดเหรียญจาก </w:t>
            </w:r>
            <w:r w:rsidRPr="0084390F">
              <w:rPr>
                <w:rFonts w:ascii="TH Sarabun New" w:hAnsi="TH Sarabun New" w:cs="TH Sarabun New"/>
                <w:color w:val="0D0D0D" w:themeColor="text1" w:themeTint="F2"/>
                <w:sz w:val="32"/>
                <w:szCs w:val="32"/>
              </w:rPr>
              <w:t>D5</w:t>
            </w:r>
          </w:p>
          <w:p w14:paraId="2BC804FA" w14:textId="77777777" w:rsidR="0084390F" w:rsidRPr="0084390F" w:rsidRDefault="0084390F">
            <w:pPr>
              <w:numPr>
                <w:ilvl w:val="0"/>
                <w:numId w:val="23"/>
              </w:numPr>
              <w:spacing w:line="240" w:lineRule="auto"/>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cs/>
              </w:rPr>
              <w:t>ตรวจสอบเงื่อนไขว่าเหรียญเพียงพอและยังไม่มีไอเทมชิ้นนี้</w:t>
            </w:r>
          </w:p>
          <w:p w14:paraId="728C8386" w14:textId="77777777" w:rsidR="00C4529F" w:rsidRDefault="0084390F">
            <w:pPr>
              <w:numPr>
                <w:ilvl w:val="0"/>
                <w:numId w:val="23"/>
              </w:numPr>
              <w:spacing w:line="240" w:lineRule="auto"/>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cs/>
              </w:rPr>
              <w:t>ส่งข้อมูลยืนยันยอดที่ต้องชำระไปในกระบวนการถัดไป</w:t>
            </w:r>
            <w:r w:rsidRPr="0084390F">
              <w:rPr>
                <w:rFonts w:ascii="TH Sarabun New" w:hAnsi="TH Sarabun New" w:cs="TH Sarabun New"/>
                <w:color w:val="0D0D0D" w:themeColor="text1" w:themeTint="F2"/>
                <w:sz w:val="32"/>
                <w:szCs w:val="32"/>
              </w:rPr>
              <w:t xml:space="preserve"> </w:t>
            </w:r>
          </w:p>
          <w:p w14:paraId="3373B201" w14:textId="6F643685" w:rsidR="0084390F" w:rsidRPr="0084390F" w:rsidRDefault="0084390F" w:rsidP="00C4529F">
            <w:pPr>
              <w:spacing w:line="240" w:lineRule="auto"/>
              <w:ind w:left="720"/>
              <w:rPr>
                <w:rFonts w:ascii="TH Sarabun New" w:hAnsi="TH Sarabun New" w:cs="TH Sarabun New"/>
                <w:color w:val="0D0D0D" w:themeColor="text1" w:themeTint="F2"/>
                <w:sz w:val="32"/>
                <w:szCs w:val="32"/>
              </w:rPr>
            </w:pPr>
            <w:r w:rsidRPr="0084390F">
              <w:rPr>
                <w:rFonts w:ascii="TH Sarabun New" w:hAnsi="TH Sarabun New" w:cs="TH Sarabun New"/>
                <w:color w:val="0D0D0D" w:themeColor="text1" w:themeTint="F2"/>
                <w:sz w:val="32"/>
                <w:szCs w:val="32"/>
                <w:cs/>
              </w:rPr>
              <w:t>จบการทำงาน</w:t>
            </w:r>
          </w:p>
          <w:p w14:paraId="3E70DA01" w14:textId="77777777" w:rsidR="00AD33F2" w:rsidRPr="009F7AC5" w:rsidRDefault="00AD33F2" w:rsidP="001F166E">
            <w:pPr>
              <w:keepNext/>
              <w:rPr>
                <w:rFonts w:ascii="TH SarabunPSK" w:hAnsi="TH SarabunPSK" w:cs="TH SarabunPSK"/>
                <w:color w:val="0D0D0D" w:themeColor="text1" w:themeTint="F2"/>
              </w:rPr>
            </w:pPr>
          </w:p>
        </w:tc>
      </w:tr>
    </w:tbl>
    <w:p w14:paraId="15C10717" w14:textId="7B80A33C" w:rsidR="00E338D3" w:rsidRPr="009F7AC5" w:rsidRDefault="00E338D3" w:rsidP="00161394">
      <w:pPr>
        <w:rPr>
          <w:rFonts w:ascii="TH SarabunPSK" w:hAnsi="TH SarabunPSK" w:cs="TH SarabunPSK"/>
          <w:color w:val="0D0D0D" w:themeColor="text1" w:themeTint="F2"/>
          <w:sz w:val="32"/>
          <w:szCs w:val="32"/>
        </w:rPr>
      </w:pPr>
      <w:r w:rsidRPr="009F7AC5">
        <w:rPr>
          <w:rFonts w:ascii="TH SarabunPSK" w:hAnsi="TH SarabunPSK" w:cs="TH SarabunPSK"/>
          <w:noProof/>
          <w:color w:val="0D0D0D" w:themeColor="text1" w:themeTint="F2"/>
          <w:sz w:val="32"/>
          <w:szCs w:val="32"/>
        </w:rPr>
        <w:lastRenderedPageBreak/>
        <w:drawing>
          <wp:inline distT="0" distB="0" distL="0" distR="0" wp14:anchorId="6D4343AB" wp14:editId="25004254">
            <wp:extent cx="5715000" cy="3151976"/>
            <wp:effectExtent l="0" t="0" r="0" b="0"/>
            <wp:docPr id="33" name="รูปภาพ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รูปภาพ 33"/>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5729906" cy="3160197"/>
                    </a:xfrm>
                    <a:prstGeom prst="rect">
                      <a:avLst/>
                    </a:prstGeom>
                    <a:noFill/>
                    <a:ln>
                      <a:noFill/>
                    </a:ln>
                  </pic:spPr>
                </pic:pic>
              </a:graphicData>
            </a:graphic>
          </wp:inline>
        </w:drawing>
      </w:r>
    </w:p>
    <w:tbl>
      <w:tblPr>
        <w:tblStyle w:val="af4"/>
        <w:tblW w:w="0" w:type="auto"/>
        <w:tblLook w:val="04A0" w:firstRow="1" w:lastRow="0" w:firstColumn="1" w:lastColumn="0" w:noHBand="0" w:noVBand="1"/>
      </w:tblPr>
      <w:tblGrid>
        <w:gridCol w:w="9016"/>
      </w:tblGrid>
      <w:tr w:rsidR="009F7AC5" w:rsidRPr="009F7AC5" w14:paraId="4DE7A2A1" w14:textId="77777777" w:rsidTr="00E338D3">
        <w:tc>
          <w:tcPr>
            <w:tcW w:w="9016" w:type="dxa"/>
          </w:tcPr>
          <w:p w14:paraId="063C2F1A" w14:textId="73562416" w:rsidR="00E338D3" w:rsidRPr="009F7AC5" w:rsidRDefault="00E338D3" w:rsidP="00E338D3">
            <w:pPr>
              <w:jc w:val="cente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9F7AC5" w:rsidRPr="009F7AC5" w14:paraId="01A07ABC" w14:textId="77777777" w:rsidTr="00E338D3">
        <w:tc>
          <w:tcPr>
            <w:tcW w:w="9016" w:type="dxa"/>
          </w:tcPr>
          <w:p w14:paraId="18C0D5F6" w14:textId="77777777" w:rsidR="00C4529F" w:rsidRDefault="00C4529F" w:rsidP="00C4529F">
            <w:pPr>
              <w:spacing w:line="240" w:lineRule="auto"/>
              <w:rPr>
                <w:rFonts w:ascii="TH Sarabun New" w:hAnsi="TH Sarabun New" w:cs="TH Sarabun New"/>
                <w:sz w:val="32"/>
                <w:szCs w:val="32"/>
              </w:rPr>
            </w:pPr>
            <w:r w:rsidRPr="00C4529F">
              <w:rPr>
                <w:rFonts w:ascii="TH Sarabun New" w:hAnsi="TH Sarabun New" w:cs="TH Sarabun New"/>
                <w:sz w:val="32"/>
                <w:szCs w:val="32"/>
              </w:rPr>
              <w:t xml:space="preserve">ID: 2.2 </w:t>
            </w:r>
          </w:p>
          <w:p w14:paraId="1164640E" w14:textId="725A75E9" w:rsidR="00C4529F" w:rsidRDefault="00C4529F" w:rsidP="00C4529F">
            <w:pPr>
              <w:spacing w:line="240" w:lineRule="auto"/>
              <w:rPr>
                <w:rFonts w:ascii="TH Sarabun New" w:hAnsi="TH Sarabun New" w:cs="TH Sarabun New"/>
                <w:sz w:val="32"/>
                <w:szCs w:val="32"/>
              </w:rPr>
            </w:pPr>
            <w:r w:rsidRPr="00C4529F">
              <w:rPr>
                <w:rFonts w:ascii="TH Sarabun New" w:hAnsi="TH Sarabun New" w:cs="TH Sarabun New"/>
                <w:sz w:val="32"/>
                <w:szCs w:val="32"/>
                <w:cs/>
              </w:rPr>
              <w:t xml:space="preserve">ชื่อกระบวนการ: </w:t>
            </w:r>
            <w:r w:rsidR="000D5C59">
              <w:rPr>
                <w:rFonts w:ascii="TH Sarabun New" w:hAnsi="TH Sarabun New" w:cs="TH Sarabun New" w:hint="cs"/>
                <w:sz w:val="32"/>
                <w:szCs w:val="32"/>
                <w:cs/>
              </w:rPr>
              <w:t>อัปเด</w:t>
            </w:r>
            <w:r w:rsidR="00A60BD0">
              <w:rPr>
                <w:rFonts w:ascii="TH Sarabun New" w:hAnsi="TH Sarabun New" w:cs="TH Sarabun New" w:hint="cs"/>
                <w:sz w:val="32"/>
                <w:szCs w:val="32"/>
                <w:cs/>
              </w:rPr>
              <w:t>ต</w:t>
            </w:r>
            <w:r w:rsidR="000D5C59">
              <w:rPr>
                <w:rFonts w:ascii="TH Sarabun New" w:hAnsi="TH Sarabun New" w:cs="TH Sarabun New" w:hint="cs"/>
                <w:sz w:val="32"/>
                <w:szCs w:val="32"/>
                <w:cs/>
              </w:rPr>
              <w:t>คลังผู้เล่นและชำระเงิน</w:t>
            </w:r>
          </w:p>
          <w:p w14:paraId="3B36F012" w14:textId="38DD0061" w:rsidR="00C4529F" w:rsidRPr="00C4529F" w:rsidRDefault="00C4529F" w:rsidP="00C4529F">
            <w:pPr>
              <w:spacing w:line="240" w:lineRule="auto"/>
              <w:rPr>
                <w:rFonts w:ascii="TH Sarabun New" w:hAnsi="TH Sarabun New" w:cs="TH Sarabun New"/>
                <w:sz w:val="32"/>
                <w:szCs w:val="32"/>
              </w:rPr>
            </w:pPr>
            <w:r w:rsidRPr="00C4529F">
              <w:rPr>
                <w:rFonts w:ascii="TH Sarabun New" w:hAnsi="TH Sarabun New" w:cs="TH Sarabun New"/>
                <w:sz w:val="32"/>
                <w:szCs w:val="32"/>
                <w:cs/>
              </w:rPr>
              <w:t>ข้อมูลนำเข้า (</w:t>
            </w:r>
            <w:r w:rsidRPr="00C4529F">
              <w:rPr>
                <w:rFonts w:ascii="TH Sarabun New" w:hAnsi="TH Sarabun New" w:cs="TH Sarabun New"/>
                <w:sz w:val="32"/>
                <w:szCs w:val="32"/>
              </w:rPr>
              <w:t>Input data flow)</w:t>
            </w:r>
          </w:p>
          <w:p w14:paraId="044B7C29" w14:textId="77777777" w:rsidR="00C4529F" w:rsidRDefault="00C4529F">
            <w:pPr>
              <w:numPr>
                <w:ilvl w:val="0"/>
                <w:numId w:val="24"/>
              </w:numPr>
              <w:spacing w:line="240" w:lineRule="auto"/>
              <w:rPr>
                <w:rFonts w:ascii="TH Sarabun New" w:hAnsi="TH Sarabun New" w:cs="TH Sarabun New"/>
                <w:sz w:val="32"/>
                <w:szCs w:val="32"/>
              </w:rPr>
            </w:pPr>
            <w:r w:rsidRPr="00C4529F">
              <w:rPr>
                <w:rFonts w:ascii="TH Sarabun New" w:hAnsi="TH Sarabun New" w:cs="TH Sarabun New"/>
                <w:sz w:val="32"/>
                <w:szCs w:val="32"/>
                <w:cs/>
              </w:rPr>
              <w:t xml:space="preserve">ข้อมูลยืนยันยอดที่ต้องชำระ (จาก </w:t>
            </w:r>
            <w:r w:rsidRPr="00C4529F">
              <w:rPr>
                <w:rFonts w:ascii="TH Sarabun New" w:hAnsi="TH Sarabun New" w:cs="TH Sarabun New"/>
                <w:sz w:val="32"/>
                <w:szCs w:val="32"/>
              </w:rPr>
              <w:t xml:space="preserve">2.1) </w:t>
            </w:r>
          </w:p>
          <w:p w14:paraId="45A4A4A0" w14:textId="535F2641" w:rsidR="00C4529F" w:rsidRPr="00C4529F" w:rsidRDefault="00C4529F" w:rsidP="00C4529F">
            <w:pPr>
              <w:spacing w:line="240" w:lineRule="auto"/>
              <w:ind w:left="720"/>
              <w:rPr>
                <w:rFonts w:ascii="TH Sarabun New" w:hAnsi="TH Sarabun New" w:cs="TH Sarabun New"/>
                <w:sz w:val="32"/>
                <w:szCs w:val="32"/>
              </w:rPr>
            </w:pPr>
            <w:r w:rsidRPr="00C4529F">
              <w:rPr>
                <w:rFonts w:ascii="TH Sarabun New" w:hAnsi="TH Sarabun New" w:cs="TH Sarabun New"/>
                <w:sz w:val="32"/>
                <w:szCs w:val="32"/>
                <w:cs/>
              </w:rPr>
              <w:t>ข้อมูลนำออก (</w:t>
            </w:r>
            <w:r w:rsidRPr="00C4529F">
              <w:rPr>
                <w:rFonts w:ascii="TH Sarabun New" w:hAnsi="TH Sarabun New" w:cs="TH Sarabun New"/>
                <w:sz w:val="32"/>
                <w:szCs w:val="32"/>
              </w:rPr>
              <w:t>Output Data Flow)</w:t>
            </w:r>
          </w:p>
          <w:p w14:paraId="584C6FE8" w14:textId="77777777" w:rsidR="00C4529F" w:rsidRPr="00C4529F" w:rsidRDefault="00C4529F">
            <w:pPr>
              <w:numPr>
                <w:ilvl w:val="0"/>
                <w:numId w:val="24"/>
              </w:numPr>
              <w:spacing w:line="240" w:lineRule="auto"/>
              <w:rPr>
                <w:rFonts w:ascii="TH Sarabun New" w:hAnsi="TH Sarabun New" w:cs="TH Sarabun New"/>
                <w:sz w:val="32"/>
                <w:szCs w:val="32"/>
              </w:rPr>
            </w:pPr>
            <w:r w:rsidRPr="00C4529F">
              <w:rPr>
                <w:rFonts w:ascii="TH Sarabun New" w:hAnsi="TH Sarabun New" w:cs="TH Sarabun New"/>
                <w:sz w:val="32"/>
                <w:szCs w:val="32"/>
                <w:cs/>
              </w:rPr>
              <w:t>ข้อมูลเหรียญ (ยอดคงเหลือ)</w:t>
            </w:r>
          </w:p>
          <w:p w14:paraId="03457B3A" w14:textId="77777777" w:rsidR="00467DF8" w:rsidRDefault="00C4529F">
            <w:pPr>
              <w:numPr>
                <w:ilvl w:val="0"/>
                <w:numId w:val="24"/>
              </w:numPr>
              <w:spacing w:line="240" w:lineRule="auto"/>
              <w:rPr>
                <w:rFonts w:ascii="TH Sarabun New" w:hAnsi="TH Sarabun New" w:cs="TH Sarabun New"/>
                <w:sz w:val="32"/>
                <w:szCs w:val="32"/>
              </w:rPr>
            </w:pPr>
            <w:r w:rsidRPr="00C4529F">
              <w:rPr>
                <w:rFonts w:ascii="TH Sarabun New" w:hAnsi="TH Sarabun New" w:cs="TH Sarabun New"/>
                <w:sz w:val="32"/>
                <w:szCs w:val="32"/>
                <w:cs/>
              </w:rPr>
              <w:t xml:space="preserve">สถานะการชำระเงินสำเร็จ (ส่งไป </w:t>
            </w:r>
            <w:r w:rsidRPr="00C4529F">
              <w:rPr>
                <w:rFonts w:ascii="TH Sarabun New" w:hAnsi="TH Sarabun New" w:cs="TH Sarabun New"/>
                <w:sz w:val="32"/>
                <w:szCs w:val="32"/>
              </w:rPr>
              <w:t xml:space="preserve">2.3) </w:t>
            </w:r>
          </w:p>
          <w:p w14:paraId="42D09FE0" w14:textId="77777777" w:rsidR="00467DF8" w:rsidRDefault="00C4529F" w:rsidP="00467DF8">
            <w:pPr>
              <w:spacing w:line="240" w:lineRule="auto"/>
              <w:ind w:left="720"/>
              <w:rPr>
                <w:rFonts w:ascii="TH Sarabun New" w:hAnsi="TH Sarabun New" w:cs="TH Sarabun New"/>
                <w:sz w:val="32"/>
                <w:szCs w:val="32"/>
              </w:rPr>
            </w:pPr>
            <w:r w:rsidRPr="00C4529F">
              <w:rPr>
                <w:rFonts w:ascii="TH Sarabun New" w:hAnsi="TH Sarabun New" w:cs="TH Sarabun New"/>
                <w:sz w:val="32"/>
                <w:szCs w:val="32"/>
              </w:rPr>
              <w:lastRenderedPageBreak/>
              <w:t xml:space="preserve">Data Store </w:t>
            </w:r>
          </w:p>
          <w:p w14:paraId="7C821473" w14:textId="77777777" w:rsidR="00467DF8" w:rsidRDefault="00C4529F" w:rsidP="00467DF8">
            <w:pPr>
              <w:spacing w:line="240" w:lineRule="auto"/>
              <w:ind w:left="720"/>
              <w:rPr>
                <w:rFonts w:ascii="TH Sarabun New" w:hAnsi="TH Sarabun New" w:cs="TH Sarabun New"/>
                <w:sz w:val="32"/>
                <w:szCs w:val="32"/>
              </w:rPr>
            </w:pPr>
            <w:r w:rsidRPr="00C4529F">
              <w:rPr>
                <w:rFonts w:ascii="TH Sarabun New" w:hAnsi="TH Sarabun New" w:cs="TH Sarabun New"/>
                <w:sz w:val="32"/>
                <w:szCs w:val="32"/>
              </w:rPr>
              <w:t xml:space="preserve">D5: </w:t>
            </w:r>
            <w:r w:rsidRPr="00C4529F">
              <w:rPr>
                <w:rFonts w:ascii="TH Sarabun New" w:hAnsi="TH Sarabun New" w:cs="TH Sarabun New"/>
                <w:sz w:val="32"/>
                <w:szCs w:val="32"/>
                <w:cs/>
              </w:rPr>
              <w:t>ข้อมูลคลังผู้เล่น</w:t>
            </w:r>
            <w:r w:rsidRPr="00C4529F">
              <w:rPr>
                <w:rFonts w:ascii="TH Sarabun New" w:hAnsi="TH Sarabun New" w:cs="TH Sarabun New"/>
                <w:sz w:val="32"/>
                <w:szCs w:val="32"/>
              </w:rPr>
              <w:t xml:space="preserve"> </w:t>
            </w:r>
          </w:p>
          <w:p w14:paraId="076DF2B3" w14:textId="5892382E" w:rsidR="00C4529F" w:rsidRPr="00C4529F" w:rsidRDefault="00C4529F" w:rsidP="00467DF8">
            <w:pPr>
              <w:spacing w:line="240" w:lineRule="auto"/>
              <w:ind w:left="720"/>
              <w:rPr>
                <w:rFonts w:ascii="TH Sarabun New" w:hAnsi="TH Sarabun New" w:cs="TH Sarabun New"/>
                <w:sz w:val="32"/>
                <w:szCs w:val="32"/>
              </w:rPr>
            </w:pPr>
            <w:r w:rsidRPr="00C4529F">
              <w:rPr>
                <w:rFonts w:ascii="TH Sarabun New" w:hAnsi="TH Sarabun New" w:cs="TH Sarabun New"/>
                <w:sz w:val="32"/>
                <w:szCs w:val="32"/>
                <w:cs/>
              </w:rPr>
              <w:t>เริ่มกระบวนการ</w:t>
            </w:r>
          </w:p>
          <w:p w14:paraId="20046138" w14:textId="77777777" w:rsidR="00C4529F" w:rsidRPr="00C4529F" w:rsidRDefault="00C4529F">
            <w:pPr>
              <w:numPr>
                <w:ilvl w:val="0"/>
                <w:numId w:val="24"/>
              </w:numPr>
              <w:spacing w:line="240" w:lineRule="auto"/>
              <w:rPr>
                <w:rFonts w:ascii="TH Sarabun New" w:hAnsi="TH Sarabun New" w:cs="TH Sarabun New"/>
                <w:sz w:val="32"/>
                <w:szCs w:val="32"/>
              </w:rPr>
            </w:pPr>
            <w:r w:rsidRPr="00C4529F">
              <w:rPr>
                <w:rFonts w:ascii="TH Sarabun New" w:hAnsi="TH Sarabun New" w:cs="TH Sarabun New"/>
                <w:sz w:val="32"/>
                <w:szCs w:val="32"/>
                <w:cs/>
              </w:rPr>
              <w:t>รับข้อมูลยืนยันยอดที่ต้องชำระ</w:t>
            </w:r>
          </w:p>
          <w:p w14:paraId="631270EA" w14:textId="77777777" w:rsidR="00C4529F" w:rsidRPr="00C4529F" w:rsidRDefault="00C4529F">
            <w:pPr>
              <w:numPr>
                <w:ilvl w:val="0"/>
                <w:numId w:val="24"/>
              </w:numPr>
              <w:spacing w:line="240" w:lineRule="auto"/>
              <w:rPr>
                <w:rFonts w:ascii="TH Sarabun New" w:hAnsi="TH Sarabun New" w:cs="TH Sarabun New"/>
                <w:sz w:val="32"/>
                <w:szCs w:val="32"/>
              </w:rPr>
            </w:pPr>
            <w:r w:rsidRPr="00C4529F">
              <w:rPr>
                <w:rFonts w:ascii="TH Sarabun New" w:hAnsi="TH Sarabun New" w:cs="TH Sarabun New"/>
                <w:sz w:val="32"/>
                <w:szCs w:val="32"/>
                <w:cs/>
              </w:rPr>
              <w:t xml:space="preserve">บันทึกการหักเหรียญลง </w:t>
            </w:r>
            <w:r w:rsidRPr="00C4529F">
              <w:rPr>
                <w:rFonts w:ascii="TH Sarabun New" w:hAnsi="TH Sarabun New" w:cs="TH Sarabun New"/>
                <w:sz w:val="32"/>
                <w:szCs w:val="32"/>
              </w:rPr>
              <w:t>D5</w:t>
            </w:r>
          </w:p>
          <w:p w14:paraId="5582BD76" w14:textId="77777777" w:rsidR="00C4529F" w:rsidRPr="00C4529F" w:rsidRDefault="00C4529F">
            <w:pPr>
              <w:numPr>
                <w:ilvl w:val="0"/>
                <w:numId w:val="24"/>
              </w:numPr>
              <w:spacing w:line="240" w:lineRule="auto"/>
              <w:rPr>
                <w:rFonts w:ascii="TH Sarabun New" w:hAnsi="TH Sarabun New" w:cs="TH Sarabun New"/>
                <w:sz w:val="32"/>
                <w:szCs w:val="32"/>
              </w:rPr>
            </w:pPr>
            <w:r w:rsidRPr="00C4529F">
              <w:rPr>
                <w:rFonts w:ascii="TH Sarabun New" w:hAnsi="TH Sarabun New" w:cs="TH Sarabun New"/>
                <w:sz w:val="32"/>
                <w:szCs w:val="32"/>
                <w:cs/>
              </w:rPr>
              <w:t>ส่งข้อมูลยอดเหรียญคงเหลือกลับไปให้ผู้เล่น</w:t>
            </w:r>
          </w:p>
          <w:p w14:paraId="271DC5CB" w14:textId="77777777" w:rsidR="00467DF8" w:rsidRDefault="00C4529F">
            <w:pPr>
              <w:numPr>
                <w:ilvl w:val="0"/>
                <w:numId w:val="24"/>
              </w:numPr>
              <w:spacing w:line="240" w:lineRule="auto"/>
              <w:rPr>
                <w:rFonts w:ascii="TH Sarabun New" w:hAnsi="TH Sarabun New" w:cs="TH Sarabun New"/>
                <w:sz w:val="32"/>
                <w:szCs w:val="32"/>
              </w:rPr>
            </w:pPr>
            <w:r w:rsidRPr="00C4529F">
              <w:rPr>
                <w:rFonts w:ascii="TH Sarabun New" w:hAnsi="TH Sarabun New" w:cs="TH Sarabun New"/>
                <w:sz w:val="32"/>
                <w:szCs w:val="32"/>
                <w:cs/>
              </w:rPr>
              <w:t>ส่งสถานะการชำระเงินสำเร็จไปกระบวนการถัดไป</w:t>
            </w:r>
            <w:r w:rsidRPr="00C4529F">
              <w:rPr>
                <w:rFonts w:ascii="TH Sarabun New" w:hAnsi="TH Sarabun New" w:cs="TH Sarabun New"/>
                <w:sz w:val="32"/>
                <w:szCs w:val="32"/>
              </w:rPr>
              <w:t xml:space="preserve"> </w:t>
            </w:r>
          </w:p>
          <w:p w14:paraId="13AB4CC2" w14:textId="25577485" w:rsidR="00C4529F" w:rsidRPr="00C4529F" w:rsidRDefault="00C4529F" w:rsidP="00467DF8">
            <w:pPr>
              <w:spacing w:line="240" w:lineRule="auto"/>
              <w:ind w:left="720"/>
              <w:rPr>
                <w:rFonts w:ascii="TH Sarabun New" w:hAnsi="TH Sarabun New" w:cs="TH Sarabun New"/>
                <w:sz w:val="32"/>
                <w:szCs w:val="32"/>
              </w:rPr>
            </w:pPr>
            <w:r w:rsidRPr="00C4529F">
              <w:rPr>
                <w:rFonts w:ascii="TH Sarabun New" w:hAnsi="TH Sarabun New" w:cs="TH Sarabun New"/>
                <w:sz w:val="32"/>
                <w:szCs w:val="32"/>
                <w:cs/>
              </w:rPr>
              <w:t>จบการทำงาน</w:t>
            </w:r>
          </w:p>
          <w:p w14:paraId="4A56DE71" w14:textId="77777777" w:rsidR="00E338D3" w:rsidRPr="00C4529F" w:rsidRDefault="00E338D3" w:rsidP="00C2266D">
            <w:pPr>
              <w:keepNext/>
              <w:spacing w:line="240" w:lineRule="auto"/>
              <w:rPr>
                <w:rFonts w:ascii="TH Sarabun New" w:hAnsi="TH Sarabun New" w:cs="TH Sarabun New"/>
                <w:sz w:val="32"/>
                <w:szCs w:val="32"/>
              </w:rPr>
            </w:pPr>
          </w:p>
        </w:tc>
      </w:tr>
    </w:tbl>
    <w:p w14:paraId="23853EE9" w14:textId="4A50E6BE" w:rsidR="00161394" w:rsidRPr="009F7AC5" w:rsidRDefault="00161394" w:rsidP="00161394">
      <w:pPr>
        <w:rPr>
          <w:rFonts w:ascii="TH SarabunPSK" w:hAnsi="TH SarabunPSK" w:cs="TH SarabunPSK"/>
          <w:color w:val="0D0D0D" w:themeColor="text1" w:themeTint="F2"/>
        </w:rPr>
      </w:pPr>
    </w:p>
    <w:p w14:paraId="3F299450" w14:textId="690BCBFD" w:rsidR="00D42754" w:rsidRPr="00467DF8" w:rsidRDefault="00467DF8" w:rsidP="00161394">
      <w:pPr>
        <w:rPr>
          <w:rFonts w:ascii="TH SarabunPSK" w:hAnsi="TH SarabunPSK" w:cs="TH SarabunPSK"/>
          <w:color w:val="0D0D0D" w:themeColor="text1" w:themeTint="F2"/>
        </w:rPr>
      </w:pPr>
      <w:r w:rsidRPr="009F7AC5">
        <w:rPr>
          <w:rFonts w:ascii="TH SarabunPSK" w:hAnsi="TH SarabunPSK" w:cs="TH SarabunPSK"/>
          <w:b/>
          <w:bCs/>
          <w:i/>
          <w:iCs/>
          <w:noProof/>
          <w:color w:val="0D0D0D" w:themeColor="text1" w:themeTint="F2"/>
          <w:sz w:val="32"/>
          <w:szCs w:val="32"/>
        </w:rPr>
        <w:drawing>
          <wp:inline distT="0" distB="0" distL="0" distR="0" wp14:anchorId="442A6244" wp14:editId="50124C74">
            <wp:extent cx="5731510" cy="1718310"/>
            <wp:effectExtent l="0" t="0" r="2540" b="0"/>
            <wp:docPr id="34" name="รูปภาพ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รูปภาพ 34"/>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5731510" cy="1718310"/>
                    </a:xfrm>
                    <a:prstGeom prst="rect">
                      <a:avLst/>
                    </a:prstGeom>
                    <a:noFill/>
                    <a:ln>
                      <a:noFill/>
                    </a:ln>
                  </pic:spPr>
                </pic:pic>
              </a:graphicData>
            </a:graphic>
          </wp:inline>
        </w:drawing>
      </w:r>
    </w:p>
    <w:tbl>
      <w:tblPr>
        <w:tblStyle w:val="af4"/>
        <w:tblW w:w="0" w:type="auto"/>
        <w:tblLook w:val="04A0" w:firstRow="1" w:lastRow="0" w:firstColumn="1" w:lastColumn="0" w:noHBand="0" w:noVBand="1"/>
      </w:tblPr>
      <w:tblGrid>
        <w:gridCol w:w="9016"/>
      </w:tblGrid>
      <w:tr w:rsidR="009F7AC5" w:rsidRPr="009F7AC5" w14:paraId="51673887" w14:textId="77777777" w:rsidTr="00E338D3">
        <w:tc>
          <w:tcPr>
            <w:tcW w:w="9016" w:type="dxa"/>
          </w:tcPr>
          <w:p w14:paraId="30308B92" w14:textId="1744C48A" w:rsidR="00E338D3" w:rsidRPr="009F7AC5" w:rsidRDefault="00E338D3" w:rsidP="00E338D3">
            <w:pPr>
              <w:jc w:val="center"/>
              <w:rPr>
                <w:rFonts w:ascii="TH SarabunPSK" w:hAnsi="TH SarabunPSK" w:cs="TH SarabunPSK"/>
                <w:color w:val="0D0D0D" w:themeColor="text1" w:themeTint="F2"/>
              </w:rPr>
            </w:pPr>
            <w:bookmarkStart w:id="189" w:name="_Toc224077939"/>
            <w:r w:rsidRPr="009F7AC5">
              <w:rPr>
                <w:rFonts w:ascii="TH SarabunPSK" w:hAnsi="TH SarabunPSK" w:cs="TH SarabunPSK" w:hint="cs"/>
                <w:color w:val="0D0D0D" w:themeColor="text1" w:themeTint="F2"/>
                <w:sz w:val="32"/>
                <w:szCs w:val="32"/>
                <w:cs/>
              </w:rPr>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9F7AC5" w:rsidRPr="009F7AC5" w14:paraId="4887A980" w14:textId="77777777" w:rsidTr="00E338D3">
        <w:tc>
          <w:tcPr>
            <w:tcW w:w="9016" w:type="dxa"/>
          </w:tcPr>
          <w:p w14:paraId="3FF37DD7" w14:textId="77777777" w:rsidR="00DD12E5" w:rsidRDefault="00DD12E5" w:rsidP="00DD12E5">
            <w:pPr>
              <w:spacing w:line="240" w:lineRule="auto"/>
              <w:rPr>
                <w:rFonts w:ascii="TH Sarabun New" w:hAnsi="TH Sarabun New" w:cs="TH Sarabun New"/>
                <w:color w:val="0D0D0D" w:themeColor="text1" w:themeTint="F2"/>
                <w:sz w:val="32"/>
                <w:szCs w:val="32"/>
              </w:rPr>
            </w:pPr>
            <w:r w:rsidRPr="00DD12E5">
              <w:rPr>
                <w:rFonts w:ascii="TH Sarabun New" w:hAnsi="TH Sarabun New" w:cs="TH Sarabun New"/>
                <w:color w:val="0D0D0D" w:themeColor="text1" w:themeTint="F2"/>
                <w:sz w:val="32"/>
                <w:szCs w:val="32"/>
              </w:rPr>
              <w:t xml:space="preserve">ID: 2.3 </w:t>
            </w:r>
          </w:p>
          <w:p w14:paraId="66FF8DEC" w14:textId="77777777" w:rsidR="00DD12E5" w:rsidRDefault="00DD12E5" w:rsidP="00DD12E5">
            <w:pPr>
              <w:spacing w:line="240" w:lineRule="auto"/>
              <w:rPr>
                <w:rFonts w:ascii="TH Sarabun New" w:hAnsi="TH Sarabun New" w:cs="TH Sarabun New"/>
                <w:color w:val="0D0D0D" w:themeColor="text1" w:themeTint="F2"/>
                <w:sz w:val="32"/>
                <w:szCs w:val="32"/>
              </w:rPr>
            </w:pPr>
            <w:r w:rsidRPr="00DD12E5">
              <w:rPr>
                <w:rFonts w:ascii="TH Sarabun New" w:hAnsi="TH Sarabun New" w:cs="TH Sarabun New"/>
                <w:color w:val="0D0D0D" w:themeColor="text1" w:themeTint="F2"/>
                <w:sz w:val="32"/>
                <w:szCs w:val="32"/>
                <w:cs/>
              </w:rPr>
              <w:t>ชื่อกระบวนการ: อัปเดตคลังและเพิ่มไอเทม</w:t>
            </w:r>
            <w:r w:rsidRPr="00DD12E5">
              <w:rPr>
                <w:rFonts w:ascii="TH Sarabun New" w:hAnsi="TH Sarabun New" w:cs="TH Sarabun New"/>
                <w:color w:val="0D0D0D" w:themeColor="text1" w:themeTint="F2"/>
                <w:sz w:val="32"/>
                <w:szCs w:val="32"/>
              </w:rPr>
              <w:t xml:space="preserve"> </w:t>
            </w:r>
          </w:p>
          <w:p w14:paraId="5027501E" w14:textId="7B2F7745" w:rsidR="00DD12E5" w:rsidRPr="00DD12E5" w:rsidRDefault="00DD12E5" w:rsidP="00DD12E5">
            <w:pPr>
              <w:spacing w:line="240" w:lineRule="auto"/>
              <w:rPr>
                <w:rFonts w:ascii="TH Sarabun New" w:hAnsi="TH Sarabun New" w:cs="TH Sarabun New"/>
                <w:color w:val="0D0D0D" w:themeColor="text1" w:themeTint="F2"/>
                <w:sz w:val="32"/>
                <w:szCs w:val="32"/>
              </w:rPr>
            </w:pPr>
            <w:r w:rsidRPr="00DD12E5">
              <w:rPr>
                <w:rFonts w:ascii="TH Sarabun New" w:hAnsi="TH Sarabun New" w:cs="TH Sarabun New"/>
                <w:color w:val="0D0D0D" w:themeColor="text1" w:themeTint="F2"/>
                <w:sz w:val="32"/>
                <w:szCs w:val="32"/>
                <w:cs/>
              </w:rPr>
              <w:t>ข้อมูลนำเข้า (</w:t>
            </w:r>
            <w:r w:rsidRPr="00DD12E5">
              <w:rPr>
                <w:rFonts w:ascii="TH Sarabun New" w:hAnsi="TH Sarabun New" w:cs="TH Sarabun New"/>
                <w:color w:val="0D0D0D" w:themeColor="text1" w:themeTint="F2"/>
                <w:sz w:val="32"/>
                <w:szCs w:val="32"/>
              </w:rPr>
              <w:t>Input data flow)</w:t>
            </w:r>
          </w:p>
          <w:p w14:paraId="62053843" w14:textId="77777777" w:rsidR="00DD12E5" w:rsidRDefault="00DD12E5">
            <w:pPr>
              <w:numPr>
                <w:ilvl w:val="0"/>
                <w:numId w:val="25"/>
              </w:numPr>
              <w:spacing w:line="240" w:lineRule="auto"/>
              <w:rPr>
                <w:rFonts w:ascii="TH Sarabun New" w:hAnsi="TH Sarabun New" w:cs="TH Sarabun New"/>
                <w:color w:val="0D0D0D" w:themeColor="text1" w:themeTint="F2"/>
                <w:sz w:val="32"/>
                <w:szCs w:val="32"/>
              </w:rPr>
            </w:pPr>
            <w:r w:rsidRPr="00DD12E5">
              <w:rPr>
                <w:rFonts w:ascii="TH Sarabun New" w:hAnsi="TH Sarabun New" w:cs="TH Sarabun New"/>
                <w:color w:val="0D0D0D" w:themeColor="text1" w:themeTint="F2"/>
                <w:sz w:val="32"/>
                <w:szCs w:val="32"/>
                <w:cs/>
              </w:rPr>
              <w:t xml:space="preserve">สถานะการชำระเงินสำเร็จ (จาก </w:t>
            </w:r>
            <w:r w:rsidRPr="00DD12E5">
              <w:rPr>
                <w:rFonts w:ascii="TH Sarabun New" w:hAnsi="TH Sarabun New" w:cs="TH Sarabun New"/>
                <w:color w:val="0D0D0D" w:themeColor="text1" w:themeTint="F2"/>
                <w:sz w:val="32"/>
                <w:szCs w:val="32"/>
              </w:rPr>
              <w:t xml:space="preserve">2.2) </w:t>
            </w:r>
          </w:p>
          <w:p w14:paraId="0F3972C8" w14:textId="74F47A50" w:rsidR="00DD12E5" w:rsidRPr="00DD12E5" w:rsidRDefault="00DD12E5" w:rsidP="00DD12E5">
            <w:pPr>
              <w:spacing w:line="240" w:lineRule="auto"/>
              <w:ind w:left="720"/>
              <w:rPr>
                <w:rFonts w:ascii="TH Sarabun New" w:hAnsi="TH Sarabun New" w:cs="TH Sarabun New"/>
                <w:color w:val="0D0D0D" w:themeColor="text1" w:themeTint="F2"/>
                <w:sz w:val="32"/>
                <w:szCs w:val="32"/>
              </w:rPr>
            </w:pPr>
            <w:r w:rsidRPr="00DD12E5">
              <w:rPr>
                <w:rFonts w:ascii="TH Sarabun New" w:hAnsi="TH Sarabun New" w:cs="TH Sarabun New"/>
                <w:color w:val="0D0D0D" w:themeColor="text1" w:themeTint="F2"/>
                <w:sz w:val="32"/>
                <w:szCs w:val="32"/>
                <w:cs/>
              </w:rPr>
              <w:t>ข้อมูลนำออก (</w:t>
            </w:r>
            <w:r w:rsidRPr="00DD12E5">
              <w:rPr>
                <w:rFonts w:ascii="TH Sarabun New" w:hAnsi="TH Sarabun New" w:cs="TH Sarabun New"/>
                <w:color w:val="0D0D0D" w:themeColor="text1" w:themeTint="F2"/>
                <w:sz w:val="32"/>
                <w:szCs w:val="32"/>
              </w:rPr>
              <w:t>Output Data Flow)</w:t>
            </w:r>
          </w:p>
          <w:p w14:paraId="70D000D4" w14:textId="77777777" w:rsidR="00DD12E5" w:rsidRDefault="00DD12E5">
            <w:pPr>
              <w:numPr>
                <w:ilvl w:val="0"/>
                <w:numId w:val="25"/>
              </w:numPr>
              <w:spacing w:line="240" w:lineRule="auto"/>
              <w:rPr>
                <w:rFonts w:ascii="TH Sarabun New" w:hAnsi="TH Sarabun New" w:cs="TH Sarabun New"/>
                <w:color w:val="0D0D0D" w:themeColor="text1" w:themeTint="F2"/>
                <w:sz w:val="32"/>
                <w:szCs w:val="32"/>
              </w:rPr>
            </w:pPr>
            <w:r w:rsidRPr="00DD12E5">
              <w:rPr>
                <w:rFonts w:ascii="TH Sarabun New" w:hAnsi="TH Sarabun New" w:cs="TH Sarabun New"/>
                <w:color w:val="0D0D0D" w:themeColor="text1" w:themeTint="F2"/>
                <w:sz w:val="32"/>
                <w:szCs w:val="32"/>
                <w:cs/>
              </w:rPr>
              <w:lastRenderedPageBreak/>
              <w:t>ข้อมูลยาน / ข้อมูลสกิล (ไอเทมที่ได้รับ)</w:t>
            </w:r>
            <w:r w:rsidRPr="00DD12E5">
              <w:rPr>
                <w:rFonts w:ascii="TH Sarabun New" w:hAnsi="TH Sarabun New" w:cs="TH Sarabun New"/>
                <w:color w:val="0D0D0D" w:themeColor="text1" w:themeTint="F2"/>
                <w:sz w:val="32"/>
                <w:szCs w:val="32"/>
              </w:rPr>
              <w:t xml:space="preserve"> </w:t>
            </w:r>
          </w:p>
          <w:p w14:paraId="4131DAC0" w14:textId="77777777" w:rsidR="00DD12E5" w:rsidRDefault="00DD12E5" w:rsidP="00DD12E5">
            <w:pPr>
              <w:spacing w:line="240" w:lineRule="auto"/>
              <w:ind w:left="720"/>
              <w:rPr>
                <w:rFonts w:ascii="TH Sarabun New" w:hAnsi="TH Sarabun New" w:cs="TH Sarabun New"/>
                <w:color w:val="0D0D0D" w:themeColor="text1" w:themeTint="F2"/>
                <w:sz w:val="32"/>
                <w:szCs w:val="32"/>
              </w:rPr>
            </w:pPr>
            <w:r w:rsidRPr="00DD12E5">
              <w:rPr>
                <w:rFonts w:ascii="TH Sarabun New" w:hAnsi="TH Sarabun New" w:cs="TH Sarabun New"/>
                <w:color w:val="0D0D0D" w:themeColor="text1" w:themeTint="F2"/>
                <w:sz w:val="32"/>
                <w:szCs w:val="32"/>
              </w:rPr>
              <w:t xml:space="preserve">Data Store </w:t>
            </w:r>
          </w:p>
          <w:p w14:paraId="481280A2" w14:textId="77777777" w:rsidR="00DD12E5" w:rsidRDefault="00DD12E5" w:rsidP="00DD12E5">
            <w:pPr>
              <w:spacing w:line="240" w:lineRule="auto"/>
              <w:ind w:left="720"/>
              <w:rPr>
                <w:rFonts w:ascii="TH Sarabun New" w:hAnsi="TH Sarabun New" w:cs="TH Sarabun New"/>
                <w:color w:val="0D0D0D" w:themeColor="text1" w:themeTint="F2"/>
                <w:sz w:val="32"/>
                <w:szCs w:val="32"/>
              </w:rPr>
            </w:pPr>
            <w:r w:rsidRPr="00DD12E5">
              <w:rPr>
                <w:rFonts w:ascii="TH Sarabun New" w:hAnsi="TH Sarabun New" w:cs="TH Sarabun New"/>
                <w:color w:val="0D0D0D" w:themeColor="text1" w:themeTint="F2"/>
                <w:sz w:val="32"/>
                <w:szCs w:val="32"/>
              </w:rPr>
              <w:t xml:space="preserve">D5: </w:t>
            </w:r>
            <w:r w:rsidRPr="00DD12E5">
              <w:rPr>
                <w:rFonts w:ascii="TH Sarabun New" w:hAnsi="TH Sarabun New" w:cs="TH Sarabun New"/>
                <w:color w:val="0D0D0D" w:themeColor="text1" w:themeTint="F2"/>
                <w:sz w:val="32"/>
                <w:szCs w:val="32"/>
                <w:cs/>
              </w:rPr>
              <w:t>ข้อมูลคลังผู้เล่น</w:t>
            </w:r>
            <w:r w:rsidRPr="00DD12E5">
              <w:rPr>
                <w:rFonts w:ascii="TH Sarabun New" w:hAnsi="TH Sarabun New" w:cs="TH Sarabun New"/>
                <w:color w:val="0D0D0D" w:themeColor="text1" w:themeTint="F2"/>
                <w:sz w:val="32"/>
                <w:szCs w:val="32"/>
              </w:rPr>
              <w:t xml:space="preserve"> </w:t>
            </w:r>
          </w:p>
          <w:p w14:paraId="29F51B01" w14:textId="30A1BE69" w:rsidR="00DD12E5" w:rsidRPr="00DD12E5" w:rsidRDefault="00DD12E5" w:rsidP="00DD12E5">
            <w:pPr>
              <w:spacing w:line="240" w:lineRule="auto"/>
              <w:ind w:left="720"/>
              <w:rPr>
                <w:rFonts w:ascii="TH Sarabun New" w:hAnsi="TH Sarabun New" w:cs="TH Sarabun New"/>
                <w:color w:val="0D0D0D" w:themeColor="text1" w:themeTint="F2"/>
                <w:sz w:val="32"/>
                <w:szCs w:val="32"/>
              </w:rPr>
            </w:pPr>
            <w:r w:rsidRPr="00DD12E5">
              <w:rPr>
                <w:rFonts w:ascii="TH Sarabun New" w:hAnsi="TH Sarabun New" w:cs="TH Sarabun New"/>
                <w:color w:val="0D0D0D" w:themeColor="text1" w:themeTint="F2"/>
                <w:sz w:val="32"/>
                <w:szCs w:val="32"/>
                <w:cs/>
              </w:rPr>
              <w:t>เริ่มกระบวนการ</w:t>
            </w:r>
          </w:p>
          <w:p w14:paraId="3B19BF9E" w14:textId="77777777" w:rsidR="00DD12E5" w:rsidRPr="00DD12E5" w:rsidRDefault="00DD12E5">
            <w:pPr>
              <w:numPr>
                <w:ilvl w:val="0"/>
                <w:numId w:val="25"/>
              </w:numPr>
              <w:spacing w:line="240" w:lineRule="auto"/>
              <w:rPr>
                <w:rFonts w:ascii="TH Sarabun New" w:hAnsi="TH Sarabun New" w:cs="TH Sarabun New"/>
                <w:color w:val="0D0D0D" w:themeColor="text1" w:themeTint="F2"/>
                <w:sz w:val="32"/>
                <w:szCs w:val="32"/>
              </w:rPr>
            </w:pPr>
            <w:r w:rsidRPr="00DD12E5">
              <w:rPr>
                <w:rFonts w:ascii="TH Sarabun New" w:hAnsi="TH Sarabun New" w:cs="TH Sarabun New"/>
                <w:color w:val="0D0D0D" w:themeColor="text1" w:themeTint="F2"/>
                <w:sz w:val="32"/>
                <w:szCs w:val="32"/>
                <w:cs/>
              </w:rPr>
              <w:t>รับสถานะการชำระเงินสำเร็จ</w:t>
            </w:r>
          </w:p>
          <w:p w14:paraId="65D8EA76" w14:textId="77777777" w:rsidR="00DD12E5" w:rsidRPr="00DD12E5" w:rsidRDefault="00DD12E5">
            <w:pPr>
              <w:numPr>
                <w:ilvl w:val="0"/>
                <w:numId w:val="25"/>
              </w:numPr>
              <w:spacing w:line="240" w:lineRule="auto"/>
              <w:rPr>
                <w:rFonts w:ascii="TH Sarabun New" w:hAnsi="TH Sarabun New" w:cs="TH Sarabun New"/>
                <w:color w:val="0D0D0D" w:themeColor="text1" w:themeTint="F2"/>
                <w:sz w:val="32"/>
                <w:szCs w:val="32"/>
              </w:rPr>
            </w:pPr>
            <w:r w:rsidRPr="00DD12E5">
              <w:rPr>
                <w:rFonts w:ascii="TH Sarabun New" w:hAnsi="TH Sarabun New" w:cs="TH Sarabun New"/>
                <w:color w:val="0D0D0D" w:themeColor="text1" w:themeTint="F2"/>
                <w:sz w:val="32"/>
                <w:szCs w:val="32"/>
                <w:cs/>
              </w:rPr>
              <w:t xml:space="preserve">บันทึกยานหรือสกิลใหม่เพิ่มลงใน </w:t>
            </w:r>
            <w:r w:rsidRPr="00DD12E5">
              <w:rPr>
                <w:rFonts w:ascii="TH Sarabun New" w:hAnsi="TH Sarabun New" w:cs="TH Sarabun New"/>
                <w:color w:val="0D0D0D" w:themeColor="text1" w:themeTint="F2"/>
                <w:sz w:val="32"/>
                <w:szCs w:val="32"/>
              </w:rPr>
              <w:t>D5</w:t>
            </w:r>
          </w:p>
          <w:p w14:paraId="3C3917A4" w14:textId="77777777" w:rsidR="00DD12E5" w:rsidRDefault="00DD12E5">
            <w:pPr>
              <w:numPr>
                <w:ilvl w:val="0"/>
                <w:numId w:val="25"/>
              </w:numPr>
              <w:spacing w:line="240" w:lineRule="auto"/>
              <w:rPr>
                <w:rFonts w:ascii="TH Sarabun New" w:hAnsi="TH Sarabun New" w:cs="TH Sarabun New"/>
                <w:color w:val="0D0D0D" w:themeColor="text1" w:themeTint="F2"/>
                <w:sz w:val="32"/>
                <w:szCs w:val="32"/>
              </w:rPr>
            </w:pPr>
            <w:r w:rsidRPr="00DD12E5">
              <w:rPr>
                <w:rFonts w:ascii="TH Sarabun New" w:hAnsi="TH Sarabun New" w:cs="TH Sarabun New"/>
                <w:color w:val="0D0D0D" w:themeColor="text1" w:themeTint="F2"/>
                <w:sz w:val="32"/>
                <w:szCs w:val="32"/>
                <w:cs/>
              </w:rPr>
              <w:t>ส่งข้อมูลไอเทมที่ได้รับกลับไปแสดงผลให้ผู้เล่น</w:t>
            </w:r>
            <w:r w:rsidRPr="00DD12E5">
              <w:rPr>
                <w:rFonts w:ascii="TH Sarabun New" w:hAnsi="TH Sarabun New" w:cs="TH Sarabun New"/>
                <w:color w:val="0D0D0D" w:themeColor="text1" w:themeTint="F2"/>
                <w:sz w:val="32"/>
                <w:szCs w:val="32"/>
              </w:rPr>
              <w:t xml:space="preserve"> </w:t>
            </w:r>
          </w:p>
          <w:p w14:paraId="4DA79772" w14:textId="08DDB36D" w:rsidR="00DD12E5" w:rsidRPr="00DD12E5" w:rsidRDefault="00DD12E5" w:rsidP="00DD12E5">
            <w:pPr>
              <w:spacing w:line="240" w:lineRule="auto"/>
              <w:ind w:left="720"/>
              <w:rPr>
                <w:rFonts w:ascii="TH Sarabun New" w:hAnsi="TH Sarabun New" w:cs="TH Sarabun New"/>
                <w:color w:val="0D0D0D" w:themeColor="text1" w:themeTint="F2"/>
                <w:sz w:val="32"/>
                <w:szCs w:val="32"/>
              </w:rPr>
            </w:pPr>
            <w:r w:rsidRPr="00DD12E5">
              <w:rPr>
                <w:rFonts w:ascii="TH Sarabun New" w:hAnsi="TH Sarabun New" w:cs="TH Sarabun New"/>
                <w:color w:val="0D0D0D" w:themeColor="text1" w:themeTint="F2"/>
                <w:sz w:val="32"/>
                <w:szCs w:val="32"/>
                <w:cs/>
              </w:rPr>
              <w:t>จบการทำงาน</w:t>
            </w:r>
          </w:p>
          <w:p w14:paraId="7FF080BC" w14:textId="77777777" w:rsidR="00E338D3" w:rsidRPr="00DD12E5" w:rsidRDefault="00E338D3" w:rsidP="00C2266D">
            <w:pPr>
              <w:keepNext/>
              <w:rPr>
                <w:rFonts w:ascii="TH Sarabun New" w:hAnsi="TH Sarabun New" w:cs="TH Sarabun New"/>
                <w:color w:val="0D0D0D" w:themeColor="text1" w:themeTint="F2"/>
                <w:sz w:val="32"/>
                <w:szCs w:val="32"/>
              </w:rPr>
            </w:pPr>
          </w:p>
        </w:tc>
      </w:tr>
    </w:tbl>
    <w:p w14:paraId="46E1B37C" w14:textId="3CF3C160" w:rsidR="00AA4C17" w:rsidRPr="009F7AC5" w:rsidRDefault="00AA4C17" w:rsidP="00161394">
      <w:pPr>
        <w:rPr>
          <w:rFonts w:ascii="TH SarabunPSK" w:hAnsi="TH SarabunPSK" w:cs="TH SarabunPSK"/>
          <w:color w:val="0D0D0D" w:themeColor="text1" w:themeTint="F2"/>
        </w:rPr>
      </w:pPr>
    </w:p>
    <w:p w14:paraId="5F39525B" w14:textId="11DCD09B" w:rsidR="00DE72FC" w:rsidRDefault="00DD12E5" w:rsidP="00161394">
      <w:pPr>
        <w:rPr>
          <w:rFonts w:ascii="TH SarabunPSK" w:hAnsi="TH SarabunPSK" w:cs="TH SarabunPSK"/>
          <w:color w:val="0D0D0D" w:themeColor="text1" w:themeTint="F2"/>
        </w:rPr>
      </w:pPr>
      <w:r w:rsidRPr="009F7AC5">
        <w:rPr>
          <w:rFonts w:ascii="TH SarabunPSK" w:hAnsi="TH SarabunPSK" w:cs="TH SarabunPSK"/>
          <w:noProof/>
          <w:color w:val="0D0D0D" w:themeColor="text1" w:themeTint="F2"/>
        </w:rPr>
        <w:drawing>
          <wp:inline distT="0" distB="0" distL="0" distR="0" wp14:anchorId="3EA194E0" wp14:editId="6418435A">
            <wp:extent cx="5731510" cy="2613622"/>
            <wp:effectExtent l="0" t="0" r="0" b="0"/>
            <wp:docPr id="35" name="รูปภาพ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รูปภาพ 35"/>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5731510" cy="2613622"/>
                    </a:xfrm>
                    <a:prstGeom prst="rect">
                      <a:avLst/>
                    </a:prstGeom>
                    <a:noFill/>
                    <a:ln>
                      <a:noFill/>
                    </a:ln>
                  </pic:spPr>
                </pic:pic>
              </a:graphicData>
            </a:graphic>
          </wp:inline>
        </w:drawing>
      </w:r>
    </w:p>
    <w:p w14:paraId="32305D7A" w14:textId="77777777" w:rsidR="0084322C" w:rsidRPr="009F7AC5" w:rsidRDefault="0084322C" w:rsidP="00161394">
      <w:pPr>
        <w:rPr>
          <w:rFonts w:ascii="TH SarabunPSK" w:hAnsi="TH SarabunPSK" w:cs="TH SarabunPSK"/>
          <w:color w:val="0D0D0D" w:themeColor="text1" w:themeTint="F2"/>
        </w:rPr>
      </w:pPr>
    </w:p>
    <w:tbl>
      <w:tblPr>
        <w:tblStyle w:val="af4"/>
        <w:tblW w:w="0" w:type="auto"/>
        <w:tblLook w:val="04A0" w:firstRow="1" w:lastRow="0" w:firstColumn="1" w:lastColumn="0" w:noHBand="0" w:noVBand="1"/>
      </w:tblPr>
      <w:tblGrid>
        <w:gridCol w:w="9016"/>
      </w:tblGrid>
      <w:tr w:rsidR="009F7AC5" w:rsidRPr="009F7AC5" w14:paraId="7E0DBCC4" w14:textId="77777777" w:rsidTr="00E338D3">
        <w:tc>
          <w:tcPr>
            <w:tcW w:w="9016" w:type="dxa"/>
          </w:tcPr>
          <w:p w14:paraId="76E659BE" w14:textId="0889B8A6" w:rsidR="00E338D3" w:rsidRPr="009F7AC5" w:rsidRDefault="00E338D3" w:rsidP="00E338D3">
            <w:pPr>
              <w:jc w:val="center"/>
              <w:rPr>
                <w:rFonts w:ascii="TH SarabunPSK" w:hAnsi="TH SarabunPSK" w:cs="TH SarabunPSK"/>
                <w:color w:val="0D0D0D" w:themeColor="text1" w:themeTint="F2"/>
              </w:rPr>
            </w:pPr>
            <w:r w:rsidRPr="009F7AC5">
              <w:rPr>
                <w:rFonts w:ascii="TH SarabunPSK" w:hAnsi="TH SarabunPSK" w:cs="TH SarabunPSK" w:hint="cs"/>
                <w:color w:val="0D0D0D" w:themeColor="text1" w:themeTint="F2"/>
                <w:sz w:val="32"/>
                <w:szCs w:val="32"/>
                <w:cs/>
              </w:rPr>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9F7AC5" w:rsidRPr="009F7AC5" w14:paraId="2121A9B5" w14:textId="77777777" w:rsidTr="00E338D3">
        <w:tc>
          <w:tcPr>
            <w:tcW w:w="9016" w:type="dxa"/>
          </w:tcPr>
          <w:p w14:paraId="7E594CD4" w14:textId="77777777" w:rsidR="00791FB3" w:rsidRDefault="00791FB3" w:rsidP="00791FB3">
            <w:pPr>
              <w:spacing w:after="120" w:line="240" w:lineRule="auto"/>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rPr>
              <w:t xml:space="preserve">ID: 3.1 </w:t>
            </w:r>
          </w:p>
          <w:p w14:paraId="728DAD28" w14:textId="77777777" w:rsidR="00791FB3" w:rsidRDefault="00791FB3" w:rsidP="00791FB3">
            <w:pPr>
              <w:spacing w:after="120" w:line="240" w:lineRule="auto"/>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cs/>
              </w:rPr>
              <w:t>ชื่อกระบวนการ: ตรวจสอบการครอบครองไอเทม</w:t>
            </w:r>
            <w:r w:rsidRPr="00791FB3">
              <w:rPr>
                <w:rFonts w:ascii="TH SarabunPSK" w:hAnsi="TH SarabunPSK" w:cs="TH SarabunPSK"/>
                <w:color w:val="0D0D0D" w:themeColor="text1" w:themeTint="F2"/>
                <w:sz w:val="32"/>
                <w:szCs w:val="32"/>
              </w:rPr>
              <w:t xml:space="preserve"> </w:t>
            </w:r>
          </w:p>
          <w:p w14:paraId="4B06FB37" w14:textId="42E55228" w:rsidR="00791FB3" w:rsidRPr="00791FB3" w:rsidRDefault="00791FB3" w:rsidP="00791FB3">
            <w:pPr>
              <w:spacing w:after="120" w:line="240" w:lineRule="auto"/>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cs/>
              </w:rPr>
              <w:t>ข้อมูลนำเข้า (</w:t>
            </w:r>
            <w:r w:rsidRPr="00791FB3">
              <w:rPr>
                <w:rFonts w:ascii="TH SarabunPSK" w:hAnsi="TH SarabunPSK" w:cs="TH SarabunPSK"/>
                <w:color w:val="0D0D0D" w:themeColor="text1" w:themeTint="F2"/>
                <w:sz w:val="32"/>
                <w:szCs w:val="32"/>
              </w:rPr>
              <w:t>Input data flow)</w:t>
            </w:r>
          </w:p>
          <w:p w14:paraId="65E047DE" w14:textId="77777777" w:rsidR="00791FB3" w:rsidRPr="00791FB3" w:rsidRDefault="00791FB3">
            <w:pPr>
              <w:numPr>
                <w:ilvl w:val="0"/>
                <w:numId w:val="26"/>
              </w:numPr>
              <w:spacing w:after="120" w:line="240" w:lineRule="auto"/>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cs/>
              </w:rPr>
              <w:lastRenderedPageBreak/>
              <w:t>ข้อมูลเลือกยานอวกาศและเลือกสกิล</w:t>
            </w:r>
          </w:p>
          <w:p w14:paraId="5F65BCDE" w14:textId="77777777" w:rsidR="00791FB3" w:rsidRDefault="00791FB3">
            <w:pPr>
              <w:numPr>
                <w:ilvl w:val="0"/>
                <w:numId w:val="26"/>
              </w:numPr>
              <w:spacing w:after="120" w:line="240" w:lineRule="auto"/>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cs/>
              </w:rPr>
              <w:t xml:space="preserve">ข้อมูลยานและสกิลที่ครอบครอง (จาก </w:t>
            </w:r>
            <w:r w:rsidRPr="00791FB3">
              <w:rPr>
                <w:rFonts w:ascii="TH SarabunPSK" w:hAnsi="TH SarabunPSK" w:cs="TH SarabunPSK"/>
                <w:color w:val="0D0D0D" w:themeColor="text1" w:themeTint="F2"/>
                <w:sz w:val="32"/>
                <w:szCs w:val="32"/>
              </w:rPr>
              <w:t xml:space="preserve">D5) </w:t>
            </w:r>
          </w:p>
          <w:p w14:paraId="6831F626" w14:textId="4038D590" w:rsidR="00791FB3" w:rsidRPr="00791FB3" w:rsidRDefault="00791FB3" w:rsidP="00791FB3">
            <w:pPr>
              <w:spacing w:after="120" w:line="240" w:lineRule="auto"/>
              <w:ind w:left="720"/>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cs/>
              </w:rPr>
              <w:t>ข้อมูลนำออก (</w:t>
            </w:r>
            <w:r w:rsidRPr="00791FB3">
              <w:rPr>
                <w:rFonts w:ascii="TH SarabunPSK" w:hAnsi="TH SarabunPSK" w:cs="TH SarabunPSK"/>
                <w:color w:val="0D0D0D" w:themeColor="text1" w:themeTint="F2"/>
                <w:sz w:val="32"/>
                <w:szCs w:val="32"/>
              </w:rPr>
              <w:t>Output Data Flow)</w:t>
            </w:r>
          </w:p>
          <w:p w14:paraId="1CB0102D" w14:textId="77777777" w:rsidR="00791FB3" w:rsidRDefault="00791FB3">
            <w:pPr>
              <w:numPr>
                <w:ilvl w:val="0"/>
                <w:numId w:val="26"/>
              </w:numPr>
              <w:spacing w:after="120" w:line="240" w:lineRule="auto"/>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cs/>
              </w:rPr>
              <w:t xml:space="preserve">ข้อมูลไอเทมที่ผ่านการตรวจสอบสิทธิ์ (ส่งไป </w:t>
            </w:r>
            <w:r w:rsidRPr="00791FB3">
              <w:rPr>
                <w:rFonts w:ascii="TH SarabunPSK" w:hAnsi="TH SarabunPSK" w:cs="TH SarabunPSK"/>
                <w:color w:val="0D0D0D" w:themeColor="text1" w:themeTint="F2"/>
                <w:sz w:val="32"/>
                <w:szCs w:val="32"/>
              </w:rPr>
              <w:t xml:space="preserve">3.2) </w:t>
            </w:r>
          </w:p>
          <w:p w14:paraId="47DDD881" w14:textId="77777777" w:rsidR="00791FB3" w:rsidRDefault="00791FB3" w:rsidP="00791FB3">
            <w:pPr>
              <w:spacing w:after="120" w:line="240" w:lineRule="auto"/>
              <w:ind w:left="720"/>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rPr>
              <w:t xml:space="preserve">Data Store </w:t>
            </w:r>
          </w:p>
          <w:p w14:paraId="7B41BEB7" w14:textId="77777777" w:rsidR="00791FB3" w:rsidRDefault="00791FB3" w:rsidP="00791FB3">
            <w:pPr>
              <w:spacing w:after="120" w:line="240" w:lineRule="auto"/>
              <w:ind w:left="720"/>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rPr>
              <w:t xml:space="preserve">D5: </w:t>
            </w:r>
            <w:r w:rsidRPr="00791FB3">
              <w:rPr>
                <w:rFonts w:ascii="TH SarabunPSK" w:hAnsi="TH SarabunPSK" w:cs="TH SarabunPSK"/>
                <w:color w:val="0D0D0D" w:themeColor="text1" w:themeTint="F2"/>
                <w:sz w:val="32"/>
                <w:szCs w:val="32"/>
                <w:cs/>
              </w:rPr>
              <w:t>ข้อมูลคลังผู้เล่น</w:t>
            </w:r>
            <w:r w:rsidRPr="00791FB3">
              <w:rPr>
                <w:rFonts w:ascii="TH SarabunPSK" w:hAnsi="TH SarabunPSK" w:cs="TH SarabunPSK"/>
                <w:color w:val="0D0D0D" w:themeColor="text1" w:themeTint="F2"/>
                <w:sz w:val="32"/>
                <w:szCs w:val="32"/>
              </w:rPr>
              <w:t xml:space="preserve"> </w:t>
            </w:r>
          </w:p>
          <w:p w14:paraId="5FBCFC39" w14:textId="58DEED48" w:rsidR="00791FB3" w:rsidRPr="00791FB3" w:rsidRDefault="00791FB3" w:rsidP="00791FB3">
            <w:pPr>
              <w:spacing w:after="120" w:line="240" w:lineRule="auto"/>
              <w:ind w:left="720"/>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cs/>
              </w:rPr>
              <w:t>เริ่มกระบวนการ</w:t>
            </w:r>
          </w:p>
          <w:p w14:paraId="7025108A" w14:textId="77777777" w:rsidR="00791FB3" w:rsidRPr="00791FB3" w:rsidRDefault="00791FB3">
            <w:pPr>
              <w:numPr>
                <w:ilvl w:val="0"/>
                <w:numId w:val="26"/>
              </w:numPr>
              <w:spacing w:after="120" w:line="240" w:lineRule="auto"/>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cs/>
              </w:rPr>
              <w:t>รับข้อมูลการเลือกยานและสกิลจากผู้เล่น</w:t>
            </w:r>
          </w:p>
          <w:p w14:paraId="58F8654F" w14:textId="77777777" w:rsidR="00791FB3" w:rsidRPr="00791FB3" w:rsidRDefault="00791FB3">
            <w:pPr>
              <w:numPr>
                <w:ilvl w:val="0"/>
                <w:numId w:val="26"/>
              </w:numPr>
              <w:spacing w:after="120" w:line="240" w:lineRule="auto"/>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cs/>
              </w:rPr>
              <w:t xml:space="preserve">ดึงข้อมูลจาก </w:t>
            </w:r>
            <w:r w:rsidRPr="00791FB3">
              <w:rPr>
                <w:rFonts w:ascii="TH SarabunPSK" w:hAnsi="TH SarabunPSK" w:cs="TH SarabunPSK"/>
                <w:color w:val="0D0D0D" w:themeColor="text1" w:themeTint="F2"/>
                <w:sz w:val="32"/>
                <w:szCs w:val="32"/>
              </w:rPr>
              <w:t xml:space="preserve">D5 </w:t>
            </w:r>
            <w:r w:rsidRPr="00791FB3">
              <w:rPr>
                <w:rFonts w:ascii="TH SarabunPSK" w:hAnsi="TH SarabunPSK" w:cs="TH SarabunPSK"/>
                <w:color w:val="0D0D0D" w:themeColor="text1" w:themeTint="F2"/>
                <w:sz w:val="32"/>
                <w:szCs w:val="32"/>
                <w:cs/>
              </w:rPr>
              <w:t>มาตรวจสอบสิทธิ์การเป็นเจ้าของ</w:t>
            </w:r>
          </w:p>
          <w:p w14:paraId="0A8EB7A7" w14:textId="77777777" w:rsidR="00791FB3" w:rsidRDefault="00791FB3">
            <w:pPr>
              <w:numPr>
                <w:ilvl w:val="0"/>
                <w:numId w:val="26"/>
              </w:numPr>
              <w:spacing w:after="120" w:line="240" w:lineRule="auto"/>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cs/>
              </w:rPr>
              <w:t>ส่งข้อมูลไอเทมที่ผ่านการตรวจสอบสิทธิ์ไปกระบวนการถัดไป</w:t>
            </w:r>
            <w:r w:rsidRPr="00791FB3">
              <w:rPr>
                <w:rFonts w:ascii="TH SarabunPSK" w:hAnsi="TH SarabunPSK" w:cs="TH SarabunPSK"/>
                <w:color w:val="0D0D0D" w:themeColor="text1" w:themeTint="F2"/>
                <w:sz w:val="32"/>
                <w:szCs w:val="32"/>
              </w:rPr>
              <w:t xml:space="preserve"> </w:t>
            </w:r>
          </w:p>
          <w:p w14:paraId="4C53662F" w14:textId="243E7156" w:rsidR="00791FB3" w:rsidRPr="00791FB3" w:rsidRDefault="00791FB3" w:rsidP="00791FB3">
            <w:pPr>
              <w:spacing w:after="120" w:line="240" w:lineRule="auto"/>
              <w:ind w:left="720"/>
              <w:rPr>
                <w:rFonts w:ascii="TH SarabunPSK" w:hAnsi="TH SarabunPSK" w:cs="TH SarabunPSK"/>
                <w:color w:val="0D0D0D" w:themeColor="text1" w:themeTint="F2"/>
                <w:sz w:val="32"/>
                <w:szCs w:val="32"/>
              </w:rPr>
            </w:pPr>
            <w:r w:rsidRPr="00791FB3">
              <w:rPr>
                <w:rFonts w:ascii="TH SarabunPSK" w:hAnsi="TH SarabunPSK" w:cs="TH SarabunPSK"/>
                <w:color w:val="0D0D0D" w:themeColor="text1" w:themeTint="F2"/>
                <w:sz w:val="32"/>
                <w:szCs w:val="32"/>
                <w:cs/>
              </w:rPr>
              <w:t>จบการทำงาน</w:t>
            </w:r>
          </w:p>
          <w:p w14:paraId="700F9706" w14:textId="77777777" w:rsidR="00E338D3" w:rsidRPr="009F7AC5" w:rsidRDefault="00E338D3" w:rsidP="00F57CEE">
            <w:pPr>
              <w:keepNext/>
              <w:rPr>
                <w:rFonts w:ascii="TH SarabunPSK" w:hAnsi="TH SarabunPSK" w:cs="TH SarabunPSK"/>
                <w:color w:val="0D0D0D" w:themeColor="text1" w:themeTint="F2"/>
              </w:rPr>
            </w:pPr>
          </w:p>
        </w:tc>
      </w:tr>
    </w:tbl>
    <w:p w14:paraId="0901E22B" w14:textId="77777777" w:rsidR="00E338D3" w:rsidRDefault="00E338D3" w:rsidP="00161394">
      <w:pPr>
        <w:rPr>
          <w:rFonts w:ascii="TH SarabunPSK" w:hAnsi="TH SarabunPSK" w:cs="TH SarabunPSK"/>
          <w:color w:val="0D0D0D" w:themeColor="text1" w:themeTint="F2"/>
        </w:rPr>
      </w:pPr>
    </w:p>
    <w:p w14:paraId="0D456FDC" w14:textId="77777777" w:rsidR="007F4FBD" w:rsidRPr="009F7AC5" w:rsidRDefault="007F4FBD" w:rsidP="00791FB3"/>
    <w:p w14:paraId="4223F742" w14:textId="77777777" w:rsidR="00791FB3" w:rsidRDefault="00791FB3" w:rsidP="00845B7C">
      <w:bookmarkStart w:id="190" w:name="_Toc103163969"/>
      <w:bookmarkStart w:id="191" w:name="_Toc224850332"/>
      <w:bookmarkEnd w:id="189"/>
    </w:p>
    <w:p w14:paraId="18C6C812" w14:textId="77777777" w:rsidR="00791FB3" w:rsidRDefault="00791FB3" w:rsidP="00845B7C"/>
    <w:p w14:paraId="2AF10E2C" w14:textId="77777777" w:rsidR="00791FB3" w:rsidRDefault="00791FB3" w:rsidP="00845B7C"/>
    <w:p w14:paraId="72AE1191" w14:textId="77777777" w:rsidR="00791FB3" w:rsidRDefault="00791FB3" w:rsidP="00845B7C"/>
    <w:p w14:paraId="579297A9" w14:textId="77777777" w:rsidR="00791FB3" w:rsidRDefault="00791FB3" w:rsidP="00845B7C"/>
    <w:p w14:paraId="4971BDBC" w14:textId="77777777" w:rsidR="00791FB3" w:rsidRDefault="00791FB3" w:rsidP="00845B7C"/>
    <w:p w14:paraId="33779D20" w14:textId="77777777" w:rsidR="00791FB3" w:rsidRDefault="00791FB3" w:rsidP="00845B7C"/>
    <w:p w14:paraId="30CFCA07" w14:textId="77777777" w:rsidR="00791FB3" w:rsidRDefault="00791FB3" w:rsidP="00845B7C"/>
    <w:p w14:paraId="6D82EC94" w14:textId="77777777" w:rsidR="00791FB3" w:rsidRDefault="00791FB3" w:rsidP="00845B7C"/>
    <w:p w14:paraId="63BDAE28" w14:textId="77777777" w:rsidR="00791FB3" w:rsidRDefault="00791FB3" w:rsidP="00845B7C"/>
    <w:p w14:paraId="6C639645" w14:textId="77777777" w:rsidR="00791FB3" w:rsidRDefault="00791FB3" w:rsidP="00845B7C"/>
    <w:p w14:paraId="7295D361" w14:textId="77777777" w:rsidR="00791FB3" w:rsidRDefault="00791FB3" w:rsidP="00845B7C"/>
    <w:p w14:paraId="0C8D88D6" w14:textId="77777777" w:rsidR="00791FB3" w:rsidRDefault="00791FB3" w:rsidP="00845B7C"/>
    <w:p w14:paraId="72A2720B" w14:textId="5F55A883" w:rsidR="00791FB3" w:rsidRDefault="002E7B64" w:rsidP="002E7B64">
      <w:pPr>
        <w:jc w:val="center"/>
        <w:rPr>
          <w:cs/>
        </w:rPr>
      </w:pPr>
      <w:r>
        <w:rPr>
          <w:noProof/>
          <w:cs/>
        </w:rPr>
        <w:lastRenderedPageBreak/>
        <w:drawing>
          <wp:inline distT="0" distB="0" distL="0" distR="0" wp14:anchorId="324EBCCD" wp14:editId="2A591B77">
            <wp:extent cx="3691255" cy="4340582"/>
            <wp:effectExtent l="0" t="0" r="0" b="0"/>
            <wp:docPr id="1462416138"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700552" cy="4351515"/>
                    </a:xfrm>
                    <a:prstGeom prst="rect">
                      <a:avLst/>
                    </a:prstGeom>
                    <a:noFill/>
                    <a:ln>
                      <a:noFill/>
                    </a:ln>
                  </pic:spPr>
                </pic:pic>
              </a:graphicData>
            </a:graphic>
          </wp:inline>
        </w:drawing>
      </w:r>
    </w:p>
    <w:p w14:paraId="19530B31" w14:textId="77777777" w:rsidR="00791FB3" w:rsidRDefault="00791FB3" w:rsidP="00791FB3"/>
    <w:tbl>
      <w:tblPr>
        <w:tblStyle w:val="af4"/>
        <w:tblW w:w="0" w:type="auto"/>
        <w:tblLook w:val="04A0" w:firstRow="1" w:lastRow="0" w:firstColumn="1" w:lastColumn="0" w:noHBand="0" w:noVBand="1"/>
      </w:tblPr>
      <w:tblGrid>
        <w:gridCol w:w="9016"/>
      </w:tblGrid>
      <w:tr w:rsidR="002E7B64" w14:paraId="1E6710FE" w14:textId="77777777" w:rsidTr="002E7B64">
        <w:tc>
          <w:tcPr>
            <w:tcW w:w="9016" w:type="dxa"/>
          </w:tcPr>
          <w:p w14:paraId="59BF63DE" w14:textId="58D54A8B" w:rsidR="002E7B64" w:rsidRDefault="002E7B64" w:rsidP="002E7B64">
            <w:pPr>
              <w:jc w:val="center"/>
            </w:pPr>
            <w:r w:rsidRPr="009F7AC5">
              <w:rPr>
                <w:rFonts w:ascii="TH SarabunPSK" w:hAnsi="TH SarabunPSK" w:cs="TH SarabunPSK" w:hint="cs"/>
                <w:color w:val="0D0D0D" w:themeColor="text1" w:themeTint="F2"/>
                <w:sz w:val="32"/>
                <w:szCs w:val="32"/>
                <w:cs/>
              </w:rPr>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2E7B64" w14:paraId="7063E393" w14:textId="77777777" w:rsidTr="002E7B64">
        <w:tc>
          <w:tcPr>
            <w:tcW w:w="9016" w:type="dxa"/>
          </w:tcPr>
          <w:p w14:paraId="08FADD04" w14:textId="77777777" w:rsidR="002E7B64" w:rsidRDefault="002E7B64" w:rsidP="002E7B64">
            <w:pPr>
              <w:rPr>
                <w:rFonts w:ascii="TH Sarabun New" w:hAnsi="TH Sarabun New" w:cs="TH Sarabun New"/>
                <w:sz w:val="32"/>
                <w:szCs w:val="32"/>
              </w:rPr>
            </w:pPr>
            <w:r w:rsidRPr="002E7B64">
              <w:rPr>
                <w:rFonts w:ascii="TH Sarabun New" w:hAnsi="TH Sarabun New" w:cs="TH Sarabun New"/>
                <w:sz w:val="32"/>
                <w:szCs w:val="32"/>
              </w:rPr>
              <w:t xml:space="preserve">ID: 3.2 </w:t>
            </w:r>
          </w:p>
          <w:p w14:paraId="0AEC99FA" w14:textId="77777777" w:rsidR="002E7B64" w:rsidRDefault="002E7B64" w:rsidP="002E7B64">
            <w:pPr>
              <w:rPr>
                <w:rFonts w:ascii="TH Sarabun New" w:hAnsi="TH Sarabun New" w:cs="TH Sarabun New"/>
                <w:sz w:val="32"/>
                <w:szCs w:val="32"/>
              </w:rPr>
            </w:pPr>
            <w:r w:rsidRPr="002E7B64">
              <w:rPr>
                <w:rFonts w:ascii="TH Sarabun New" w:hAnsi="TH Sarabun New" w:cs="TH Sarabun New"/>
                <w:sz w:val="32"/>
                <w:szCs w:val="32"/>
                <w:cs/>
              </w:rPr>
              <w:t>ชื่อกระบวนการ: รวบรวมรายละเอียดและสเตตัส</w:t>
            </w:r>
            <w:r w:rsidRPr="002E7B64">
              <w:rPr>
                <w:rFonts w:ascii="TH Sarabun New" w:hAnsi="TH Sarabun New" w:cs="TH Sarabun New"/>
                <w:sz w:val="32"/>
                <w:szCs w:val="32"/>
              </w:rPr>
              <w:t xml:space="preserve"> </w:t>
            </w:r>
          </w:p>
          <w:p w14:paraId="7C1E46AB" w14:textId="1AFD8539" w:rsidR="002E7B64" w:rsidRPr="002E7B64" w:rsidRDefault="002E7B64" w:rsidP="002E7B64">
            <w:pPr>
              <w:rPr>
                <w:rFonts w:ascii="TH Sarabun New" w:hAnsi="TH Sarabun New" w:cs="TH Sarabun New"/>
                <w:sz w:val="32"/>
                <w:szCs w:val="32"/>
              </w:rPr>
            </w:pPr>
            <w:r w:rsidRPr="002E7B64">
              <w:rPr>
                <w:rFonts w:ascii="TH Sarabun New" w:hAnsi="TH Sarabun New" w:cs="TH Sarabun New"/>
                <w:sz w:val="32"/>
                <w:szCs w:val="32"/>
                <w:cs/>
              </w:rPr>
              <w:t>ข้อมูลนำเข้า (</w:t>
            </w:r>
            <w:r w:rsidRPr="002E7B64">
              <w:rPr>
                <w:rFonts w:ascii="TH Sarabun New" w:hAnsi="TH Sarabun New" w:cs="TH Sarabun New"/>
                <w:sz w:val="32"/>
                <w:szCs w:val="32"/>
              </w:rPr>
              <w:t>Input data flow)</w:t>
            </w:r>
          </w:p>
          <w:p w14:paraId="308A0DBA" w14:textId="77777777" w:rsidR="002E7B64" w:rsidRPr="002E7B64" w:rsidRDefault="002E7B64">
            <w:pPr>
              <w:numPr>
                <w:ilvl w:val="0"/>
                <w:numId w:val="27"/>
              </w:numPr>
              <w:rPr>
                <w:rFonts w:ascii="TH Sarabun New" w:hAnsi="TH Sarabun New" w:cs="TH Sarabun New"/>
                <w:sz w:val="32"/>
                <w:szCs w:val="32"/>
              </w:rPr>
            </w:pPr>
            <w:r w:rsidRPr="002E7B64">
              <w:rPr>
                <w:rFonts w:ascii="TH Sarabun New" w:hAnsi="TH Sarabun New" w:cs="TH Sarabun New"/>
                <w:sz w:val="32"/>
                <w:szCs w:val="32"/>
                <w:cs/>
              </w:rPr>
              <w:t xml:space="preserve">ข้อมูลไอเทมที่ผ่านการตรวจสอบสิทธิ์ (จาก </w:t>
            </w:r>
            <w:r w:rsidRPr="002E7B64">
              <w:rPr>
                <w:rFonts w:ascii="TH Sarabun New" w:hAnsi="TH Sarabun New" w:cs="TH Sarabun New"/>
                <w:sz w:val="32"/>
                <w:szCs w:val="32"/>
              </w:rPr>
              <w:t>3.1)</w:t>
            </w:r>
          </w:p>
          <w:p w14:paraId="55F33C08" w14:textId="77777777" w:rsidR="002E7B64" w:rsidRDefault="002E7B64">
            <w:pPr>
              <w:numPr>
                <w:ilvl w:val="0"/>
                <w:numId w:val="27"/>
              </w:numPr>
              <w:rPr>
                <w:rFonts w:ascii="TH Sarabun New" w:hAnsi="TH Sarabun New" w:cs="TH Sarabun New"/>
                <w:sz w:val="32"/>
                <w:szCs w:val="32"/>
              </w:rPr>
            </w:pPr>
            <w:r w:rsidRPr="002E7B64">
              <w:rPr>
                <w:rFonts w:ascii="TH Sarabun New" w:hAnsi="TH Sarabun New" w:cs="TH Sarabun New"/>
                <w:sz w:val="32"/>
                <w:szCs w:val="32"/>
                <w:cs/>
              </w:rPr>
              <w:t xml:space="preserve">ข้อมูลรายละเอียดและสเตตัส (จาก </w:t>
            </w:r>
            <w:r w:rsidRPr="002E7B64">
              <w:rPr>
                <w:rFonts w:ascii="TH Sarabun New" w:hAnsi="TH Sarabun New" w:cs="TH Sarabun New"/>
                <w:sz w:val="32"/>
                <w:szCs w:val="32"/>
              </w:rPr>
              <w:t xml:space="preserve">D2) </w:t>
            </w:r>
          </w:p>
          <w:p w14:paraId="3B3D58EF" w14:textId="31DBBD20" w:rsidR="002E7B64" w:rsidRPr="002E7B64" w:rsidRDefault="002E7B64" w:rsidP="002E7B64">
            <w:pPr>
              <w:ind w:left="720"/>
              <w:rPr>
                <w:rFonts w:ascii="TH Sarabun New" w:hAnsi="TH Sarabun New" w:cs="TH Sarabun New"/>
                <w:sz w:val="32"/>
                <w:szCs w:val="32"/>
              </w:rPr>
            </w:pPr>
            <w:r w:rsidRPr="002E7B64">
              <w:rPr>
                <w:rFonts w:ascii="TH Sarabun New" w:hAnsi="TH Sarabun New" w:cs="TH Sarabun New"/>
                <w:sz w:val="32"/>
                <w:szCs w:val="32"/>
                <w:cs/>
              </w:rPr>
              <w:t>ข้อมูลนำออก (</w:t>
            </w:r>
            <w:r w:rsidRPr="002E7B64">
              <w:rPr>
                <w:rFonts w:ascii="TH Sarabun New" w:hAnsi="TH Sarabun New" w:cs="TH Sarabun New"/>
                <w:sz w:val="32"/>
                <w:szCs w:val="32"/>
              </w:rPr>
              <w:t>Output Data Flow)</w:t>
            </w:r>
          </w:p>
          <w:p w14:paraId="7CF45E20" w14:textId="77777777" w:rsidR="00692927" w:rsidRDefault="002E7B64">
            <w:pPr>
              <w:numPr>
                <w:ilvl w:val="0"/>
                <w:numId w:val="27"/>
              </w:numPr>
              <w:rPr>
                <w:rFonts w:ascii="TH Sarabun New" w:hAnsi="TH Sarabun New" w:cs="TH Sarabun New"/>
                <w:sz w:val="32"/>
                <w:szCs w:val="32"/>
              </w:rPr>
            </w:pPr>
            <w:r w:rsidRPr="002E7B64">
              <w:rPr>
                <w:rFonts w:ascii="TH Sarabun New" w:hAnsi="TH Sarabun New" w:cs="TH Sarabun New"/>
                <w:sz w:val="32"/>
                <w:szCs w:val="32"/>
                <w:cs/>
              </w:rPr>
              <w:t xml:space="preserve">ข้อมูลชุดอุปกรณ์พร้อมใช้งาน (ส่งไป </w:t>
            </w:r>
            <w:r w:rsidRPr="002E7B64">
              <w:rPr>
                <w:rFonts w:ascii="TH Sarabun New" w:hAnsi="TH Sarabun New" w:cs="TH Sarabun New"/>
                <w:sz w:val="32"/>
                <w:szCs w:val="32"/>
              </w:rPr>
              <w:t xml:space="preserve">3.3) </w:t>
            </w:r>
          </w:p>
          <w:p w14:paraId="3DB8505D" w14:textId="77777777" w:rsidR="00692927" w:rsidRDefault="002E7B64" w:rsidP="00692927">
            <w:pPr>
              <w:ind w:left="720"/>
              <w:rPr>
                <w:rFonts w:ascii="TH Sarabun New" w:hAnsi="TH Sarabun New" w:cs="TH Sarabun New"/>
                <w:sz w:val="32"/>
                <w:szCs w:val="32"/>
              </w:rPr>
            </w:pPr>
            <w:r w:rsidRPr="002E7B64">
              <w:rPr>
                <w:rFonts w:ascii="TH Sarabun New" w:hAnsi="TH Sarabun New" w:cs="TH Sarabun New"/>
                <w:sz w:val="32"/>
                <w:szCs w:val="32"/>
              </w:rPr>
              <w:lastRenderedPageBreak/>
              <w:t xml:space="preserve">Data Store </w:t>
            </w:r>
          </w:p>
          <w:p w14:paraId="26CFFD0C" w14:textId="77777777" w:rsidR="00692927" w:rsidRDefault="002E7B64">
            <w:pPr>
              <w:numPr>
                <w:ilvl w:val="0"/>
                <w:numId w:val="27"/>
              </w:numPr>
              <w:rPr>
                <w:rFonts w:ascii="TH Sarabun New" w:hAnsi="TH Sarabun New" w:cs="TH Sarabun New"/>
                <w:sz w:val="32"/>
                <w:szCs w:val="32"/>
              </w:rPr>
            </w:pPr>
            <w:r w:rsidRPr="002E7B64">
              <w:rPr>
                <w:rFonts w:ascii="TH Sarabun New" w:hAnsi="TH Sarabun New" w:cs="TH Sarabun New"/>
                <w:sz w:val="32"/>
                <w:szCs w:val="32"/>
              </w:rPr>
              <w:t xml:space="preserve">D2: </w:t>
            </w:r>
            <w:r w:rsidRPr="002E7B64">
              <w:rPr>
                <w:rFonts w:ascii="TH Sarabun New" w:hAnsi="TH Sarabun New" w:cs="TH Sarabun New"/>
                <w:sz w:val="32"/>
                <w:szCs w:val="32"/>
                <w:cs/>
              </w:rPr>
              <w:t>ข้อมูลเกม</w:t>
            </w:r>
            <w:r w:rsidRPr="002E7B64">
              <w:rPr>
                <w:rFonts w:ascii="TH Sarabun New" w:hAnsi="TH Sarabun New" w:cs="TH Sarabun New"/>
                <w:sz w:val="32"/>
                <w:szCs w:val="32"/>
              </w:rPr>
              <w:t xml:space="preserve"> </w:t>
            </w:r>
          </w:p>
          <w:p w14:paraId="3B89A3CA" w14:textId="62EFDBCC" w:rsidR="002E7B64" w:rsidRPr="002E7B64" w:rsidRDefault="002E7B64" w:rsidP="00692927">
            <w:pPr>
              <w:ind w:left="720"/>
              <w:rPr>
                <w:rFonts w:ascii="TH Sarabun New" w:hAnsi="TH Sarabun New" w:cs="TH Sarabun New"/>
                <w:sz w:val="32"/>
                <w:szCs w:val="32"/>
              </w:rPr>
            </w:pPr>
            <w:r w:rsidRPr="002E7B64">
              <w:rPr>
                <w:rFonts w:ascii="TH Sarabun New" w:hAnsi="TH Sarabun New" w:cs="TH Sarabun New"/>
                <w:sz w:val="32"/>
                <w:szCs w:val="32"/>
                <w:cs/>
              </w:rPr>
              <w:t>เริ่มกระบวนการ</w:t>
            </w:r>
          </w:p>
          <w:p w14:paraId="2A5D437E" w14:textId="77777777" w:rsidR="002E7B64" w:rsidRPr="002E7B64" w:rsidRDefault="002E7B64">
            <w:pPr>
              <w:numPr>
                <w:ilvl w:val="0"/>
                <w:numId w:val="27"/>
              </w:numPr>
              <w:rPr>
                <w:rFonts w:ascii="TH Sarabun New" w:hAnsi="TH Sarabun New" w:cs="TH Sarabun New"/>
                <w:sz w:val="32"/>
                <w:szCs w:val="32"/>
              </w:rPr>
            </w:pPr>
            <w:r w:rsidRPr="002E7B64">
              <w:rPr>
                <w:rFonts w:ascii="TH Sarabun New" w:hAnsi="TH Sarabun New" w:cs="TH Sarabun New"/>
                <w:sz w:val="32"/>
                <w:szCs w:val="32"/>
                <w:cs/>
              </w:rPr>
              <w:t>รับข้อมูลไอเทมที่ผ่านการตรวจสอบสิทธิ์</w:t>
            </w:r>
          </w:p>
          <w:p w14:paraId="56F2FAB6" w14:textId="77777777" w:rsidR="002E7B64" w:rsidRPr="002E7B64" w:rsidRDefault="002E7B64">
            <w:pPr>
              <w:numPr>
                <w:ilvl w:val="0"/>
                <w:numId w:val="27"/>
              </w:numPr>
              <w:rPr>
                <w:rFonts w:ascii="TH Sarabun New" w:hAnsi="TH Sarabun New" w:cs="TH Sarabun New"/>
                <w:sz w:val="32"/>
                <w:szCs w:val="32"/>
              </w:rPr>
            </w:pPr>
            <w:r w:rsidRPr="002E7B64">
              <w:rPr>
                <w:rFonts w:ascii="TH Sarabun New" w:hAnsi="TH Sarabun New" w:cs="TH Sarabun New"/>
                <w:sz w:val="32"/>
                <w:szCs w:val="32"/>
                <w:cs/>
              </w:rPr>
              <w:t xml:space="preserve">ดึงรายละเอียดและสเตตัสของไอเทมจาก </w:t>
            </w:r>
            <w:r w:rsidRPr="002E7B64">
              <w:rPr>
                <w:rFonts w:ascii="TH Sarabun New" w:hAnsi="TH Sarabun New" w:cs="TH Sarabun New"/>
                <w:sz w:val="32"/>
                <w:szCs w:val="32"/>
              </w:rPr>
              <w:t>D2</w:t>
            </w:r>
          </w:p>
          <w:p w14:paraId="6566919A" w14:textId="77777777" w:rsidR="00692927" w:rsidRDefault="002E7B64">
            <w:pPr>
              <w:numPr>
                <w:ilvl w:val="0"/>
                <w:numId w:val="27"/>
              </w:numPr>
              <w:rPr>
                <w:rFonts w:ascii="TH Sarabun New" w:hAnsi="TH Sarabun New" w:cs="TH Sarabun New"/>
                <w:sz w:val="32"/>
                <w:szCs w:val="32"/>
              </w:rPr>
            </w:pPr>
            <w:r w:rsidRPr="002E7B64">
              <w:rPr>
                <w:rFonts w:ascii="TH Sarabun New" w:hAnsi="TH Sarabun New" w:cs="TH Sarabun New"/>
                <w:sz w:val="32"/>
                <w:szCs w:val="32"/>
                <w:cs/>
              </w:rPr>
              <w:t>ส่งข้อมูลชุดอุปกรณ์พร้อมใช้งานไปกระบวนการถัดไป</w:t>
            </w:r>
            <w:r w:rsidRPr="002E7B64">
              <w:rPr>
                <w:rFonts w:ascii="TH Sarabun New" w:hAnsi="TH Sarabun New" w:cs="TH Sarabun New"/>
                <w:sz w:val="32"/>
                <w:szCs w:val="32"/>
              </w:rPr>
              <w:t xml:space="preserve"> </w:t>
            </w:r>
          </w:p>
          <w:p w14:paraId="4288EBF6" w14:textId="142B8A55" w:rsidR="002E7B64" w:rsidRPr="002E7B64" w:rsidRDefault="002E7B64" w:rsidP="00692927">
            <w:pPr>
              <w:ind w:left="720"/>
              <w:rPr>
                <w:rFonts w:ascii="TH Sarabun New" w:hAnsi="TH Sarabun New" w:cs="TH Sarabun New"/>
                <w:sz w:val="32"/>
                <w:szCs w:val="32"/>
              </w:rPr>
            </w:pPr>
            <w:r w:rsidRPr="002E7B64">
              <w:rPr>
                <w:rFonts w:ascii="TH Sarabun New" w:hAnsi="TH Sarabun New" w:cs="TH Sarabun New"/>
                <w:sz w:val="32"/>
                <w:szCs w:val="32"/>
                <w:cs/>
              </w:rPr>
              <w:t>จบการทำงาน</w:t>
            </w:r>
          </w:p>
          <w:p w14:paraId="7303B5D7" w14:textId="77777777" w:rsidR="002E7B64" w:rsidRDefault="002E7B64" w:rsidP="00791FB3"/>
        </w:tc>
      </w:tr>
    </w:tbl>
    <w:p w14:paraId="52C6E6C8" w14:textId="77777777" w:rsidR="00791FB3" w:rsidRDefault="00791FB3" w:rsidP="00791FB3"/>
    <w:p w14:paraId="45935125" w14:textId="77777777" w:rsidR="00791FB3" w:rsidRDefault="00791FB3" w:rsidP="00791FB3"/>
    <w:p w14:paraId="7D0853AA" w14:textId="3CA02C60" w:rsidR="00791FB3" w:rsidRDefault="00692927" w:rsidP="00791FB3">
      <w:r>
        <w:rPr>
          <w:noProof/>
          <w:cs/>
        </w:rPr>
        <w:drawing>
          <wp:inline distT="0" distB="0" distL="0" distR="0" wp14:anchorId="320B9DAD" wp14:editId="037BBA21">
            <wp:extent cx="5732145" cy="2049145"/>
            <wp:effectExtent l="0" t="0" r="1905" b="8255"/>
            <wp:docPr id="592080819" name="รูปภาพ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2145" cy="2049145"/>
                    </a:xfrm>
                    <a:prstGeom prst="rect">
                      <a:avLst/>
                    </a:prstGeom>
                    <a:noFill/>
                    <a:ln>
                      <a:noFill/>
                    </a:ln>
                  </pic:spPr>
                </pic:pic>
              </a:graphicData>
            </a:graphic>
          </wp:inline>
        </w:drawing>
      </w:r>
    </w:p>
    <w:tbl>
      <w:tblPr>
        <w:tblStyle w:val="af4"/>
        <w:tblW w:w="0" w:type="auto"/>
        <w:tblLook w:val="04A0" w:firstRow="1" w:lastRow="0" w:firstColumn="1" w:lastColumn="0" w:noHBand="0" w:noVBand="1"/>
      </w:tblPr>
      <w:tblGrid>
        <w:gridCol w:w="9016"/>
      </w:tblGrid>
      <w:tr w:rsidR="00692927" w14:paraId="0E31739A" w14:textId="77777777" w:rsidTr="00692927">
        <w:tc>
          <w:tcPr>
            <w:tcW w:w="9016" w:type="dxa"/>
          </w:tcPr>
          <w:p w14:paraId="06FC0AA8" w14:textId="545F8619" w:rsidR="00692927" w:rsidRDefault="00692927" w:rsidP="00692927">
            <w:pPr>
              <w:jc w:val="center"/>
            </w:pPr>
            <w:r w:rsidRPr="009F7AC5">
              <w:rPr>
                <w:rFonts w:ascii="TH SarabunPSK" w:hAnsi="TH SarabunPSK" w:cs="TH SarabunPSK" w:hint="cs"/>
                <w:color w:val="0D0D0D" w:themeColor="text1" w:themeTint="F2"/>
                <w:sz w:val="32"/>
                <w:szCs w:val="32"/>
                <w:cs/>
              </w:rPr>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692927" w14:paraId="384FAEB4" w14:textId="77777777" w:rsidTr="00692927">
        <w:tc>
          <w:tcPr>
            <w:tcW w:w="9016" w:type="dxa"/>
          </w:tcPr>
          <w:p w14:paraId="1A455692" w14:textId="77777777" w:rsidR="00692927" w:rsidRDefault="00692927" w:rsidP="00692927">
            <w:pPr>
              <w:rPr>
                <w:rFonts w:ascii="TH Sarabun New" w:hAnsi="TH Sarabun New" w:cs="TH Sarabun New"/>
                <w:sz w:val="32"/>
                <w:szCs w:val="32"/>
              </w:rPr>
            </w:pPr>
            <w:r w:rsidRPr="00692927">
              <w:rPr>
                <w:rFonts w:ascii="TH Sarabun New" w:hAnsi="TH Sarabun New" w:cs="TH Sarabun New"/>
                <w:sz w:val="32"/>
                <w:szCs w:val="32"/>
              </w:rPr>
              <w:t xml:space="preserve">ID: 3.3 </w:t>
            </w:r>
          </w:p>
          <w:p w14:paraId="184E2D50" w14:textId="77777777" w:rsidR="00692927" w:rsidRDefault="00692927" w:rsidP="00692927">
            <w:pPr>
              <w:rPr>
                <w:rFonts w:ascii="TH Sarabun New" w:hAnsi="TH Sarabun New" w:cs="TH Sarabun New"/>
                <w:sz w:val="32"/>
                <w:szCs w:val="32"/>
              </w:rPr>
            </w:pPr>
            <w:r w:rsidRPr="00692927">
              <w:rPr>
                <w:rFonts w:ascii="TH Sarabun New" w:hAnsi="TH Sarabun New" w:cs="TH Sarabun New"/>
                <w:sz w:val="32"/>
                <w:szCs w:val="32"/>
                <w:cs/>
              </w:rPr>
              <w:t>ชื่อกระบวนการ: บันทึกการจัดเซ็ตอุปกรณ์</w:t>
            </w:r>
            <w:r w:rsidRPr="00692927">
              <w:rPr>
                <w:rFonts w:ascii="TH Sarabun New" w:hAnsi="TH Sarabun New" w:cs="TH Sarabun New"/>
                <w:sz w:val="32"/>
                <w:szCs w:val="32"/>
              </w:rPr>
              <w:t xml:space="preserve"> </w:t>
            </w:r>
          </w:p>
          <w:p w14:paraId="17EB3D1E" w14:textId="7116F1FB" w:rsidR="00692927" w:rsidRPr="00692927" w:rsidRDefault="00692927" w:rsidP="00692927">
            <w:pPr>
              <w:rPr>
                <w:rFonts w:ascii="TH Sarabun New" w:hAnsi="TH Sarabun New" w:cs="TH Sarabun New"/>
                <w:sz w:val="32"/>
                <w:szCs w:val="32"/>
              </w:rPr>
            </w:pPr>
            <w:r w:rsidRPr="00692927">
              <w:rPr>
                <w:rFonts w:ascii="TH Sarabun New" w:hAnsi="TH Sarabun New" w:cs="TH Sarabun New"/>
                <w:sz w:val="32"/>
                <w:szCs w:val="32"/>
                <w:cs/>
              </w:rPr>
              <w:t>ข้อมูลนำเข้า (</w:t>
            </w:r>
            <w:r w:rsidRPr="00692927">
              <w:rPr>
                <w:rFonts w:ascii="TH Sarabun New" w:hAnsi="TH Sarabun New" w:cs="TH Sarabun New"/>
                <w:sz w:val="32"/>
                <w:szCs w:val="32"/>
              </w:rPr>
              <w:t>Input data flow)</w:t>
            </w:r>
          </w:p>
          <w:p w14:paraId="7C1BCD14" w14:textId="77777777" w:rsidR="00692927" w:rsidRDefault="00692927">
            <w:pPr>
              <w:numPr>
                <w:ilvl w:val="0"/>
                <w:numId w:val="28"/>
              </w:numPr>
              <w:rPr>
                <w:rFonts w:ascii="TH Sarabun New" w:hAnsi="TH Sarabun New" w:cs="TH Sarabun New"/>
                <w:sz w:val="32"/>
                <w:szCs w:val="32"/>
              </w:rPr>
            </w:pPr>
            <w:r w:rsidRPr="00692927">
              <w:rPr>
                <w:rFonts w:ascii="TH Sarabun New" w:hAnsi="TH Sarabun New" w:cs="TH Sarabun New"/>
                <w:sz w:val="32"/>
                <w:szCs w:val="32"/>
                <w:cs/>
              </w:rPr>
              <w:t xml:space="preserve">ข้อมูลชุดอุปกรณ์พร้อมใช้งาน (จาก </w:t>
            </w:r>
            <w:r w:rsidRPr="00692927">
              <w:rPr>
                <w:rFonts w:ascii="TH Sarabun New" w:hAnsi="TH Sarabun New" w:cs="TH Sarabun New"/>
                <w:sz w:val="32"/>
                <w:szCs w:val="32"/>
              </w:rPr>
              <w:t xml:space="preserve">3.2) </w:t>
            </w:r>
          </w:p>
          <w:p w14:paraId="36945FF2" w14:textId="0A2D04BF" w:rsidR="00692927" w:rsidRPr="00692927" w:rsidRDefault="00692927" w:rsidP="00692927">
            <w:pPr>
              <w:ind w:left="720"/>
              <w:rPr>
                <w:rFonts w:ascii="TH Sarabun New" w:hAnsi="TH Sarabun New" w:cs="TH Sarabun New"/>
                <w:sz w:val="32"/>
                <w:szCs w:val="32"/>
              </w:rPr>
            </w:pPr>
            <w:r w:rsidRPr="00692927">
              <w:rPr>
                <w:rFonts w:ascii="TH Sarabun New" w:hAnsi="TH Sarabun New" w:cs="TH Sarabun New"/>
                <w:sz w:val="32"/>
                <w:szCs w:val="32"/>
                <w:cs/>
              </w:rPr>
              <w:lastRenderedPageBreak/>
              <w:t>ข้อมูลนำออก (</w:t>
            </w:r>
            <w:r w:rsidRPr="00692927">
              <w:rPr>
                <w:rFonts w:ascii="TH Sarabun New" w:hAnsi="TH Sarabun New" w:cs="TH Sarabun New"/>
                <w:sz w:val="32"/>
                <w:szCs w:val="32"/>
              </w:rPr>
              <w:t>Output Data Flow)</w:t>
            </w:r>
          </w:p>
          <w:p w14:paraId="5AEEE261" w14:textId="77777777" w:rsidR="00E45AA4" w:rsidRDefault="00692927">
            <w:pPr>
              <w:numPr>
                <w:ilvl w:val="0"/>
                <w:numId w:val="28"/>
              </w:numPr>
              <w:rPr>
                <w:rFonts w:ascii="TH Sarabun New" w:hAnsi="TH Sarabun New" w:cs="TH Sarabun New"/>
                <w:sz w:val="32"/>
                <w:szCs w:val="32"/>
              </w:rPr>
            </w:pPr>
            <w:r w:rsidRPr="00692927">
              <w:rPr>
                <w:rFonts w:ascii="TH Sarabun New" w:hAnsi="TH Sarabun New" w:cs="TH Sarabun New"/>
                <w:sz w:val="32"/>
                <w:szCs w:val="32"/>
                <w:cs/>
              </w:rPr>
              <w:t>ข้อมูลยาน / ข้อมูลสกิล (แสดงผลสเตตัสบนจอ)</w:t>
            </w:r>
            <w:r w:rsidRPr="00692927">
              <w:rPr>
                <w:rFonts w:ascii="TH Sarabun New" w:hAnsi="TH Sarabun New" w:cs="TH Sarabun New"/>
                <w:sz w:val="32"/>
                <w:szCs w:val="32"/>
              </w:rPr>
              <w:t xml:space="preserve"> </w:t>
            </w:r>
          </w:p>
          <w:p w14:paraId="685A14B1" w14:textId="77777777" w:rsidR="00E45AA4" w:rsidRDefault="00692927" w:rsidP="00E45AA4">
            <w:pPr>
              <w:ind w:left="720"/>
              <w:rPr>
                <w:rFonts w:ascii="TH Sarabun New" w:hAnsi="TH Sarabun New" w:cs="TH Sarabun New"/>
                <w:sz w:val="32"/>
                <w:szCs w:val="32"/>
              </w:rPr>
            </w:pPr>
            <w:r w:rsidRPr="00692927">
              <w:rPr>
                <w:rFonts w:ascii="TH Sarabun New" w:hAnsi="TH Sarabun New" w:cs="TH Sarabun New"/>
                <w:sz w:val="32"/>
                <w:szCs w:val="32"/>
              </w:rPr>
              <w:t xml:space="preserve">Data Store </w:t>
            </w:r>
          </w:p>
          <w:p w14:paraId="2C688764" w14:textId="77777777" w:rsidR="00E45AA4" w:rsidRDefault="00692927" w:rsidP="00E45AA4">
            <w:pPr>
              <w:ind w:left="720"/>
              <w:rPr>
                <w:rFonts w:ascii="TH Sarabun New" w:hAnsi="TH Sarabun New" w:cs="TH Sarabun New"/>
                <w:sz w:val="32"/>
                <w:szCs w:val="32"/>
              </w:rPr>
            </w:pPr>
            <w:r w:rsidRPr="00692927">
              <w:rPr>
                <w:rFonts w:ascii="TH Sarabun New" w:hAnsi="TH Sarabun New" w:cs="TH Sarabun New"/>
                <w:sz w:val="32"/>
                <w:szCs w:val="32"/>
              </w:rPr>
              <w:t xml:space="preserve">D5: </w:t>
            </w:r>
            <w:r w:rsidRPr="00692927">
              <w:rPr>
                <w:rFonts w:ascii="TH Sarabun New" w:hAnsi="TH Sarabun New" w:cs="TH Sarabun New"/>
                <w:sz w:val="32"/>
                <w:szCs w:val="32"/>
                <w:cs/>
              </w:rPr>
              <w:t>ข้อมูลคลังผู้เล่น</w:t>
            </w:r>
            <w:r w:rsidRPr="00692927">
              <w:rPr>
                <w:rFonts w:ascii="TH Sarabun New" w:hAnsi="TH Sarabun New" w:cs="TH Sarabun New"/>
                <w:sz w:val="32"/>
                <w:szCs w:val="32"/>
              </w:rPr>
              <w:t xml:space="preserve"> </w:t>
            </w:r>
          </w:p>
          <w:p w14:paraId="75319BA8" w14:textId="62D8A616" w:rsidR="00692927" w:rsidRPr="00692927" w:rsidRDefault="00692927" w:rsidP="00E45AA4">
            <w:pPr>
              <w:ind w:left="720"/>
              <w:rPr>
                <w:rFonts w:ascii="TH Sarabun New" w:hAnsi="TH Sarabun New" w:cs="TH Sarabun New"/>
                <w:sz w:val="32"/>
                <w:szCs w:val="32"/>
              </w:rPr>
            </w:pPr>
            <w:r w:rsidRPr="00692927">
              <w:rPr>
                <w:rFonts w:ascii="TH Sarabun New" w:hAnsi="TH Sarabun New" w:cs="TH Sarabun New"/>
                <w:sz w:val="32"/>
                <w:szCs w:val="32"/>
                <w:cs/>
              </w:rPr>
              <w:t>เริ่มกระบวนการ</w:t>
            </w:r>
          </w:p>
          <w:p w14:paraId="0B2D6695" w14:textId="77777777" w:rsidR="00692927" w:rsidRPr="00692927" w:rsidRDefault="00692927">
            <w:pPr>
              <w:numPr>
                <w:ilvl w:val="0"/>
                <w:numId w:val="28"/>
              </w:numPr>
              <w:rPr>
                <w:rFonts w:ascii="TH Sarabun New" w:hAnsi="TH Sarabun New" w:cs="TH Sarabun New"/>
                <w:sz w:val="32"/>
                <w:szCs w:val="32"/>
              </w:rPr>
            </w:pPr>
            <w:r w:rsidRPr="00692927">
              <w:rPr>
                <w:rFonts w:ascii="TH Sarabun New" w:hAnsi="TH Sarabun New" w:cs="TH Sarabun New"/>
                <w:sz w:val="32"/>
                <w:szCs w:val="32"/>
                <w:cs/>
              </w:rPr>
              <w:t>รับข้อมูลชุดอุปกรณ์พร้อมใช้งาน</w:t>
            </w:r>
          </w:p>
          <w:p w14:paraId="67C520FE" w14:textId="77777777" w:rsidR="00692927" w:rsidRPr="00692927" w:rsidRDefault="00692927">
            <w:pPr>
              <w:numPr>
                <w:ilvl w:val="0"/>
                <w:numId w:val="28"/>
              </w:numPr>
              <w:rPr>
                <w:rFonts w:ascii="TH Sarabun New" w:hAnsi="TH Sarabun New" w:cs="TH Sarabun New"/>
                <w:sz w:val="32"/>
                <w:szCs w:val="32"/>
              </w:rPr>
            </w:pPr>
            <w:r w:rsidRPr="00692927">
              <w:rPr>
                <w:rFonts w:ascii="TH Sarabun New" w:hAnsi="TH Sarabun New" w:cs="TH Sarabun New"/>
                <w:sz w:val="32"/>
                <w:szCs w:val="32"/>
                <w:cs/>
              </w:rPr>
              <w:t>บันทึกการตั้งค่าใช้งาน (</w:t>
            </w:r>
            <w:r w:rsidRPr="00692927">
              <w:rPr>
                <w:rFonts w:ascii="TH Sarabun New" w:hAnsi="TH Sarabun New" w:cs="TH Sarabun New"/>
                <w:sz w:val="32"/>
                <w:szCs w:val="32"/>
              </w:rPr>
              <w:t xml:space="preserve">Active Loadout) </w:t>
            </w:r>
            <w:r w:rsidRPr="00692927">
              <w:rPr>
                <w:rFonts w:ascii="TH Sarabun New" w:hAnsi="TH Sarabun New" w:cs="TH Sarabun New"/>
                <w:sz w:val="32"/>
                <w:szCs w:val="32"/>
                <w:cs/>
              </w:rPr>
              <w:t xml:space="preserve">ลง </w:t>
            </w:r>
            <w:r w:rsidRPr="00692927">
              <w:rPr>
                <w:rFonts w:ascii="TH Sarabun New" w:hAnsi="TH Sarabun New" w:cs="TH Sarabun New"/>
                <w:sz w:val="32"/>
                <w:szCs w:val="32"/>
              </w:rPr>
              <w:t>D5</w:t>
            </w:r>
          </w:p>
          <w:p w14:paraId="5410B593" w14:textId="77777777" w:rsidR="00E45AA4" w:rsidRDefault="00692927">
            <w:pPr>
              <w:numPr>
                <w:ilvl w:val="0"/>
                <w:numId w:val="28"/>
              </w:numPr>
              <w:rPr>
                <w:rFonts w:ascii="TH Sarabun New" w:hAnsi="TH Sarabun New" w:cs="TH Sarabun New"/>
                <w:sz w:val="32"/>
                <w:szCs w:val="32"/>
              </w:rPr>
            </w:pPr>
            <w:r w:rsidRPr="00692927">
              <w:rPr>
                <w:rFonts w:ascii="TH Sarabun New" w:hAnsi="TH Sarabun New" w:cs="TH Sarabun New"/>
                <w:sz w:val="32"/>
                <w:szCs w:val="32"/>
                <w:cs/>
              </w:rPr>
              <w:t>ส่งข้อมูลสเตตัสของยานและสกิลไปแสดงผลให้ผู้เล่น</w:t>
            </w:r>
            <w:r w:rsidRPr="00692927">
              <w:rPr>
                <w:rFonts w:ascii="TH Sarabun New" w:hAnsi="TH Sarabun New" w:cs="TH Sarabun New"/>
                <w:sz w:val="32"/>
                <w:szCs w:val="32"/>
              </w:rPr>
              <w:t xml:space="preserve"> </w:t>
            </w:r>
          </w:p>
          <w:p w14:paraId="108F9953" w14:textId="411EC24C" w:rsidR="00692927" w:rsidRPr="00692927" w:rsidRDefault="00692927" w:rsidP="00E45AA4">
            <w:pPr>
              <w:ind w:left="720"/>
              <w:rPr>
                <w:rFonts w:ascii="TH Sarabun New" w:hAnsi="TH Sarabun New" w:cs="TH Sarabun New"/>
                <w:sz w:val="32"/>
                <w:szCs w:val="32"/>
              </w:rPr>
            </w:pPr>
            <w:r w:rsidRPr="00692927">
              <w:rPr>
                <w:rFonts w:ascii="TH Sarabun New" w:hAnsi="TH Sarabun New" w:cs="TH Sarabun New"/>
                <w:sz w:val="32"/>
                <w:szCs w:val="32"/>
                <w:cs/>
              </w:rPr>
              <w:t>จบการทำงาน</w:t>
            </w:r>
          </w:p>
          <w:p w14:paraId="1A2C80A3" w14:textId="77777777" w:rsidR="00692927" w:rsidRPr="00692927" w:rsidRDefault="00692927" w:rsidP="00791FB3">
            <w:pPr>
              <w:rPr>
                <w:rFonts w:ascii="TH Sarabun New" w:hAnsi="TH Sarabun New" w:cs="TH Sarabun New"/>
                <w:sz w:val="32"/>
                <w:szCs w:val="32"/>
              </w:rPr>
            </w:pPr>
          </w:p>
        </w:tc>
      </w:tr>
    </w:tbl>
    <w:p w14:paraId="68F81175" w14:textId="77777777" w:rsidR="00791FB3" w:rsidRDefault="00791FB3" w:rsidP="00791FB3"/>
    <w:p w14:paraId="3AB65E74" w14:textId="77777777" w:rsidR="00791FB3" w:rsidRDefault="00791FB3" w:rsidP="00791FB3"/>
    <w:p w14:paraId="50660D47" w14:textId="24D338F6" w:rsidR="00791FB3" w:rsidRDefault="00E45AA4" w:rsidP="00791FB3">
      <w:r>
        <w:rPr>
          <w:noProof/>
          <w:cs/>
        </w:rPr>
        <w:drawing>
          <wp:inline distT="0" distB="0" distL="0" distR="0" wp14:anchorId="3A3FBACE" wp14:editId="7BF944D9">
            <wp:extent cx="5723255" cy="1354455"/>
            <wp:effectExtent l="0" t="0" r="0" b="0"/>
            <wp:docPr id="1474098616" name="รูปภาพ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23255" cy="1354455"/>
                    </a:xfrm>
                    <a:prstGeom prst="rect">
                      <a:avLst/>
                    </a:prstGeom>
                    <a:noFill/>
                    <a:ln>
                      <a:noFill/>
                    </a:ln>
                  </pic:spPr>
                </pic:pic>
              </a:graphicData>
            </a:graphic>
          </wp:inline>
        </w:drawing>
      </w:r>
    </w:p>
    <w:p w14:paraId="1AEED6BD" w14:textId="77777777" w:rsidR="00791FB3" w:rsidRDefault="00791FB3" w:rsidP="00791FB3"/>
    <w:tbl>
      <w:tblPr>
        <w:tblStyle w:val="af4"/>
        <w:tblW w:w="0" w:type="auto"/>
        <w:tblLook w:val="04A0" w:firstRow="1" w:lastRow="0" w:firstColumn="1" w:lastColumn="0" w:noHBand="0" w:noVBand="1"/>
      </w:tblPr>
      <w:tblGrid>
        <w:gridCol w:w="9016"/>
      </w:tblGrid>
      <w:tr w:rsidR="00E45AA4" w14:paraId="2C2B4AA6" w14:textId="77777777" w:rsidTr="00E45AA4">
        <w:tc>
          <w:tcPr>
            <w:tcW w:w="9016" w:type="dxa"/>
          </w:tcPr>
          <w:p w14:paraId="4AEAC8EF" w14:textId="54A6C495" w:rsidR="00E45AA4" w:rsidRDefault="00E45AA4" w:rsidP="00E45AA4">
            <w:pPr>
              <w:jc w:val="center"/>
            </w:pPr>
            <w:r w:rsidRPr="009F7AC5">
              <w:rPr>
                <w:rFonts w:ascii="TH SarabunPSK" w:hAnsi="TH SarabunPSK" w:cs="TH SarabunPSK" w:hint="cs"/>
                <w:color w:val="0D0D0D" w:themeColor="text1" w:themeTint="F2"/>
                <w:sz w:val="32"/>
                <w:szCs w:val="32"/>
                <w:cs/>
              </w:rPr>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E45AA4" w14:paraId="6747B40C" w14:textId="77777777" w:rsidTr="00E45AA4">
        <w:tc>
          <w:tcPr>
            <w:tcW w:w="9016" w:type="dxa"/>
          </w:tcPr>
          <w:p w14:paraId="72388ACD" w14:textId="77777777" w:rsidR="00E45AA4" w:rsidRDefault="00E45AA4" w:rsidP="00E45AA4">
            <w:pPr>
              <w:rPr>
                <w:rFonts w:ascii="TH Sarabun New" w:hAnsi="TH Sarabun New" w:cs="TH Sarabun New"/>
                <w:sz w:val="32"/>
                <w:szCs w:val="32"/>
              </w:rPr>
            </w:pPr>
            <w:r w:rsidRPr="00E45AA4">
              <w:rPr>
                <w:rFonts w:ascii="TH Sarabun New" w:hAnsi="TH Sarabun New" w:cs="TH Sarabun New"/>
                <w:sz w:val="32"/>
                <w:szCs w:val="32"/>
              </w:rPr>
              <w:t xml:space="preserve">ID: 4.1 </w:t>
            </w:r>
          </w:p>
          <w:p w14:paraId="595FB370" w14:textId="77777777" w:rsidR="00E45AA4" w:rsidRDefault="00E45AA4" w:rsidP="00E45AA4">
            <w:pPr>
              <w:rPr>
                <w:rFonts w:ascii="TH Sarabun New" w:hAnsi="TH Sarabun New" w:cs="TH Sarabun New"/>
                <w:sz w:val="32"/>
                <w:szCs w:val="32"/>
              </w:rPr>
            </w:pPr>
            <w:r w:rsidRPr="00E45AA4">
              <w:rPr>
                <w:rFonts w:ascii="TH Sarabun New" w:hAnsi="TH Sarabun New" w:cs="TH Sarabun New"/>
                <w:sz w:val="32"/>
                <w:szCs w:val="32"/>
                <w:cs/>
              </w:rPr>
              <w:t>ชื่อกระบวนการ: สร้างห้องแข่งขัน</w:t>
            </w:r>
            <w:r w:rsidRPr="00E45AA4">
              <w:rPr>
                <w:rFonts w:ascii="TH Sarabun New" w:hAnsi="TH Sarabun New" w:cs="TH Sarabun New"/>
                <w:sz w:val="32"/>
                <w:szCs w:val="32"/>
              </w:rPr>
              <w:t xml:space="preserve"> </w:t>
            </w:r>
          </w:p>
          <w:p w14:paraId="288BA37D" w14:textId="7E31D906" w:rsidR="00E45AA4" w:rsidRPr="00E45AA4" w:rsidRDefault="00E45AA4" w:rsidP="00E45AA4">
            <w:pPr>
              <w:rPr>
                <w:rFonts w:ascii="TH Sarabun New" w:hAnsi="TH Sarabun New" w:cs="TH Sarabun New"/>
                <w:sz w:val="32"/>
                <w:szCs w:val="32"/>
              </w:rPr>
            </w:pPr>
            <w:r w:rsidRPr="00E45AA4">
              <w:rPr>
                <w:rFonts w:ascii="TH Sarabun New" w:hAnsi="TH Sarabun New" w:cs="TH Sarabun New"/>
                <w:sz w:val="32"/>
                <w:szCs w:val="32"/>
                <w:cs/>
              </w:rPr>
              <w:lastRenderedPageBreak/>
              <w:t>ข้อมูลนำเข้า (</w:t>
            </w:r>
            <w:r w:rsidRPr="00E45AA4">
              <w:rPr>
                <w:rFonts w:ascii="TH Sarabun New" w:hAnsi="TH Sarabun New" w:cs="TH Sarabun New"/>
                <w:sz w:val="32"/>
                <w:szCs w:val="32"/>
              </w:rPr>
              <w:t>Input data flow)</w:t>
            </w:r>
          </w:p>
          <w:p w14:paraId="402E2185" w14:textId="77777777" w:rsidR="00317913" w:rsidRDefault="00E45AA4">
            <w:pPr>
              <w:numPr>
                <w:ilvl w:val="0"/>
                <w:numId w:val="29"/>
              </w:numPr>
              <w:rPr>
                <w:rFonts w:ascii="TH Sarabun New" w:hAnsi="TH Sarabun New" w:cs="TH Sarabun New"/>
                <w:sz w:val="32"/>
                <w:szCs w:val="32"/>
              </w:rPr>
            </w:pPr>
            <w:r w:rsidRPr="00E45AA4">
              <w:rPr>
                <w:rFonts w:ascii="TH Sarabun New" w:hAnsi="TH Sarabun New" w:cs="TH Sarabun New"/>
                <w:sz w:val="32"/>
                <w:szCs w:val="32"/>
                <w:cs/>
              </w:rPr>
              <w:t>คำสั่งสร้างห้อง</w:t>
            </w:r>
            <w:r w:rsidRPr="00E45AA4">
              <w:rPr>
                <w:rFonts w:ascii="TH Sarabun New" w:hAnsi="TH Sarabun New" w:cs="TH Sarabun New"/>
                <w:sz w:val="32"/>
                <w:szCs w:val="32"/>
              </w:rPr>
              <w:t xml:space="preserve"> </w:t>
            </w:r>
          </w:p>
          <w:p w14:paraId="100BABE2" w14:textId="11A348D7" w:rsidR="00E45AA4" w:rsidRPr="00E45AA4" w:rsidRDefault="00E45AA4" w:rsidP="00317913">
            <w:pPr>
              <w:ind w:left="720"/>
              <w:rPr>
                <w:rFonts w:ascii="TH Sarabun New" w:hAnsi="TH Sarabun New" w:cs="TH Sarabun New"/>
                <w:sz w:val="32"/>
                <w:szCs w:val="32"/>
              </w:rPr>
            </w:pPr>
            <w:r w:rsidRPr="00E45AA4">
              <w:rPr>
                <w:rFonts w:ascii="TH Sarabun New" w:hAnsi="TH Sarabun New" w:cs="TH Sarabun New"/>
                <w:sz w:val="32"/>
                <w:szCs w:val="32"/>
                <w:cs/>
              </w:rPr>
              <w:t>ข้อมูลนำออก (</w:t>
            </w:r>
            <w:r w:rsidRPr="00E45AA4">
              <w:rPr>
                <w:rFonts w:ascii="TH Sarabun New" w:hAnsi="TH Sarabun New" w:cs="TH Sarabun New"/>
                <w:sz w:val="32"/>
                <w:szCs w:val="32"/>
              </w:rPr>
              <w:t>Output Data Flow)</w:t>
            </w:r>
          </w:p>
          <w:p w14:paraId="62CADD86" w14:textId="77777777" w:rsidR="00317913" w:rsidRDefault="00E45AA4">
            <w:pPr>
              <w:numPr>
                <w:ilvl w:val="0"/>
                <w:numId w:val="29"/>
              </w:numPr>
              <w:rPr>
                <w:rFonts w:ascii="TH Sarabun New" w:hAnsi="TH Sarabun New" w:cs="TH Sarabun New"/>
                <w:sz w:val="32"/>
                <w:szCs w:val="32"/>
              </w:rPr>
            </w:pPr>
            <w:r w:rsidRPr="00E45AA4">
              <w:rPr>
                <w:rFonts w:ascii="TH Sarabun New" w:hAnsi="TH Sarabun New" w:cs="TH Sarabun New"/>
                <w:sz w:val="32"/>
                <w:szCs w:val="32"/>
                <w:cs/>
              </w:rPr>
              <w:t xml:space="preserve">ข้อมูลคำสั่งสร้างห้อง (ส่งไป </w:t>
            </w:r>
            <w:r w:rsidRPr="00E45AA4">
              <w:rPr>
                <w:rFonts w:ascii="TH Sarabun New" w:hAnsi="TH Sarabun New" w:cs="TH Sarabun New"/>
                <w:sz w:val="32"/>
                <w:szCs w:val="32"/>
              </w:rPr>
              <w:t xml:space="preserve">Game Server) </w:t>
            </w:r>
          </w:p>
          <w:p w14:paraId="35B89E87" w14:textId="77777777" w:rsidR="00317913" w:rsidRDefault="00E45AA4" w:rsidP="00317913">
            <w:pPr>
              <w:ind w:left="720"/>
              <w:rPr>
                <w:rFonts w:ascii="TH Sarabun New" w:hAnsi="TH Sarabun New" w:cs="TH Sarabun New"/>
                <w:sz w:val="32"/>
                <w:szCs w:val="32"/>
              </w:rPr>
            </w:pPr>
            <w:r w:rsidRPr="00E45AA4">
              <w:rPr>
                <w:rFonts w:ascii="TH Sarabun New" w:hAnsi="TH Sarabun New" w:cs="TH Sarabun New"/>
                <w:sz w:val="32"/>
                <w:szCs w:val="32"/>
              </w:rPr>
              <w:t xml:space="preserve">Data Store </w:t>
            </w:r>
          </w:p>
          <w:p w14:paraId="15CFB8FA" w14:textId="5CF81E8B" w:rsidR="00317913" w:rsidRDefault="00E45AA4" w:rsidP="00317913">
            <w:pPr>
              <w:ind w:left="720"/>
              <w:rPr>
                <w:rFonts w:ascii="TH Sarabun New" w:hAnsi="TH Sarabun New" w:cs="TH Sarabun New"/>
                <w:sz w:val="32"/>
                <w:szCs w:val="32"/>
              </w:rPr>
            </w:pPr>
            <w:r w:rsidRPr="00E45AA4">
              <w:rPr>
                <w:rFonts w:ascii="TH Sarabun New" w:hAnsi="TH Sarabun New" w:cs="TH Sarabun New"/>
                <w:sz w:val="32"/>
                <w:szCs w:val="32"/>
              </w:rPr>
              <w:t xml:space="preserve">D3: </w:t>
            </w:r>
            <w:r w:rsidRPr="00E45AA4">
              <w:rPr>
                <w:rFonts w:ascii="TH Sarabun New" w:hAnsi="TH Sarabun New" w:cs="TH Sarabun New"/>
                <w:sz w:val="32"/>
                <w:szCs w:val="32"/>
                <w:cs/>
              </w:rPr>
              <w:t>ข้อมูลห้องแข่งขัน</w:t>
            </w:r>
            <w:r w:rsidRPr="00E45AA4">
              <w:rPr>
                <w:rFonts w:ascii="TH Sarabun New" w:hAnsi="TH Sarabun New" w:cs="TH Sarabun New"/>
                <w:sz w:val="32"/>
                <w:szCs w:val="32"/>
              </w:rPr>
              <w:t xml:space="preserve"> </w:t>
            </w:r>
          </w:p>
          <w:p w14:paraId="2ACDBCCB" w14:textId="1BA14B3A" w:rsidR="00E45AA4" w:rsidRPr="00E45AA4" w:rsidRDefault="00E45AA4" w:rsidP="00317913">
            <w:pPr>
              <w:ind w:left="720"/>
              <w:rPr>
                <w:rFonts w:ascii="TH Sarabun New" w:hAnsi="TH Sarabun New" w:cs="TH Sarabun New"/>
                <w:sz w:val="32"/>
                <w:szCs w:val="32"/>
              </w:rPr>
            </w:pPr>
            <w:r w:rsidRPr="00E45AA4">
              <w:rPr>
                <w:rFonts w:ascii="TH Sarabun New" w:hAnsi="TH Sarabun New" w:cs="TH Sarabun New"/>
                <w:sz w:val="32"/>
                <w:szCs w:val="32"/>
                <w:cs/>
              </w:rPr>
              <w:t>เริ่มกระบวนการ</w:t>
            </w:r>
          </w:p>
          <w:p w14:paraId="31D07A5C" w14:textId="77777777" w:rsidR="00E45AA4" w:rsidRPr="00E45AA4" w:rsidRDefault="00E45AA4">
            <w:pPr>
              <w:numPr>
                <w:ilvl w:val="0"/>
                <w:numId w:val="29"/>
              </w:numPr>
              <w:rPr>
                <w:rFonts w:ascii="TH Sarabun New" w:hAnsi="TH Sarabun New" w:cs="TH Sarabun New"/>
                <w:sz w:val="32"/>
                <w:szCs w:val="32"/>
              </w:rPr>
            </w:pPr>
            <w:r w:rsidRPr="00E45AA4">
              <w:rPr>
                <w:rFonts w:ascii="TH Sarabun New" w:hAnsi="TH Sarabun New" w:cs="TH Sarabun New"/>
                <w:sz w:val="32"/>
                <w:szCs w:val="32"/>
                <w:cs/>
              </w:rPr>
              <w:t>รับคำสั่งสร้างห้องจากผู้เล่น</w:t>
            </w:r>
          </w:p>
          <w:p w14:paraId="25F2E142" w14:textId="77777777" w:rsidR="00E45AA4" w:rsidRPr="00E45AA4" w:rsidRDefault="00E45AA4">
            <w:pPr>
              <w:numPr>
                <w:ilvl w:val="0"/>
                <w:numId w:val="29"/>
              </w:numPr>
              <w:rPr>
                <w:rFonts w:ascii="TH Sarabun New" w:hAnsi="TH Sarabun New" w:cs="TH Sarabun New"/>
                <w:sz w:val="32"/>
                <w:szCs w:val="32"/>
              </w:rPr>
            </w:pPr>
            <w:r w:rsidRPr="00E45AA4">
              <w:rPr>
                <w:rFonts w:ascii="TH Sarabun New" w:hAnsi="TH Sarabun New" w:cs="TH Sarabun New"/>
                <w:sz w:val="32"/>
                <w:szCs w:val="32"/>
                <w:cs/>
              </w:rPr>
              <w:t xml:space="preserve">บันทึกสถานะห้องเริ่มต้นและตั้งหัวหน้าห้องลง </w:t>
            </w:r>
            <w:r w:rsidRPr="00E45AA4">
              <w:rPr>
                <w:rFonts w:ascii="TH Sarabun New" w:hAnsi="TH Sarabun New" w:cs="TH Sarabun New"/>
                <w:sz w:val="32"/>
                <w:szCs w:val="32"/>
              </w:rPr>
              <w:t>D3</w:t>
            </w:r>
          </w:p>
          <w:p w14:paraId="38D6C387" w14:textId="77777777" w:rsidR="00317913" w:rsidRDefault="00E45AA4">
            <w:pPr>
              <w:numPr>
                <w:ilvl w:val="0"/>
                <w:numId w:val="29"/>
              </w:numPr>
              <w:rPr>
                <w:rFonts w:ascii="TH Sarabun New" w:hAnsi="TH Sarabun New" w:cs="TH Sarabun New"/>
                <w:sz w:val="32"/>
                <w:szCs w:val="32"/>
              </w:rPr>
            </w:pPr>
            <w:r w:rsidRPr="00E45AA4">
              <w:rPr>
                <w:rFonts w:ascii="TH Sarabun New" w:hAnsi="TH Sarabun New" w:cs="TH Sarabun New"/>
                <w:sz w:val="32"/>
                <w:szCs w:val="32"/>
                <w:cs/>
              </w:rPr>
              <w:t xml:space="preserve">ส่งข้อมูลคำสั่งสร้างห้องไปประมวลผลที่ </w:t>
            </w:r>
            <w:r w:rsidRPr="00E45AA4">
              <w:rPr>
                <w:rFonts w:ascii="TH Sarabun New" w:hAnsi="TH Sarabun New" w:cs="TH Sarabun New"/>
                <w:sz w:val="32"/>
                <w:szCs w:val="32"/>
              </w:rPr>
              <w:t xml:space="preserve">Game Server </w:t>
            </w:r>
          </w:p>
          <w:p w14:paraId="71B85F8A" w14:textId="06A66754" w:rsidR="00E45AA4" w:rsidRPr="00E45AA4" w:rsidRDefault="00E45AA4" w:rsidP="00317913">
            <w:pPr>
              <w:ind w:left="720"/>
              <w:rPr>
                <w:rFonts w:ascii="TH Sarabun New" w:hAnsi="TH Sarabun New" w:cs="TH Sarabun New"/>
                <w:sz w:val="32"/>
                <w:szCs w:val="32"/>
              </w:rPr>
            </w:pPr>
            <w:r w:rsidRPr="00E45AA4">
              <w:rPr>
                <w:rFonts w:ascii="TH Sarabun New" w:hAnsi="TH Sarabun New" w:cs="TH Sarabun New"/>
                <w:sz w:val="32"/>
                <w:szCs w:val="32"/>
                <w:cs/>
              </w:rPr>
              <w:t>จบการทำงาน</w:t>
            </w:r>
          </w:p>
          <w:p w14:paraId="13DB8345" w14:textId="77777777" w:rsidR="00E45AA4" w:rsidRPr="00E45AA4" w:rsidRDefault="00E45AA4" w:rsidP="00791FB3">
            <w:pPr>
              <w:rPr>
                <w:rFonts w:ascii="TH Sarabun New" w:hAnsi="TH Sarabun New" w:cs="TH Sarabun New"/>
                <w:sz w:val="32"/>
                <w:szCs w:val="32"/>
              </w:rPr>
            </w:pPr>
          </w:p>
        </w:tc>
      </w:tr>
    </w:tbl>
    <w:p w14:paraId="35E5276B" w14:textId="03BE4B16" w:rsidR="00791FB3" w:rsidRDefault="00791FB3" w:rsidP="00791FB3"/>
    <w:p w14:paraId="193535E2" w14:textId="55673842" w:rsidR="00791FB3" w:rsidRDefault="00317913" w:rsidP="007B5C50">
      <w:r>
        <w:rPr>
          <w:noProof/>
          <w:cs/>
        </w:rPr>
        <w:drawing>
          <wp:inline distT="0" distB="0" distL="0" distR="0" wp14:anchorId="3F967D20" wp14:editId="35DF5FB3">
            <wp:extent cx="5732145" cy="1938655"/>
            <wp:effectExtent l="0" t="0" r="0" b="4445"/>
            <wp:docPr id="1051353126" name="รูปภาพ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2145" cy="1938655"/>
                    </a:xfrm>
                    <a:prstGeom prst="rect">
                      <a:avLst/>
                    </a:prstGeom>
                    <a:noFill/>
                    <a:ln>
                      <a:noFill/>
                    </a:ln>
                  </pic:spPr>
                </pic:pic>
              </a:graphicData>
            </a:graphic>
          </wp:inline>
        </w:drawing>
      </w:r>
    </w:p>
    <w:p w14:paraId="03F0F8A1" w14:textId="77777777" w:rsidR="00791FB3" w:rsidRDefault="00791FB3" w:rsidP="007B5C50"/>
    <w:p w14:paraId="20CCB1E2" w14:textId="77777777" w:rsidR="00B877F8" w:rsidRDefault="00B877F8" w:rsidP="007B5C50"/>
    <w:tbl>
      <w:tblPr>
        <w:tblStyle w:val="af4"/>
        <w:tblW w:w="0" w:type="auto"/>
        <w:tblLook w:val="04A0" w:firstRow="1" w:lastRow="0" w:firstColumn="1" w:lastColumn="0" w:noHBand="0" w:noVBand="1"/>
      </w:tblPr>
      <w:tblGrid>
        <w:gridCol w:w="9016"/>
      </w:tblGrid>
      <w:tr w:rsidR="00317913" w14:paraId="430FA11F" w14:textId="77777777" w:rsidTr="00317913">
        <w:tc>
          <w:tcPr>
            <w:tcW w:w="9016" w:type="dxa"/>
          </w:tcPr>
          <w:p w14:paraId="3E8658F6" w14:textId="4DE42A49" w:rsidR="00317913" w:rsidRPr="00B877F8" w:rsidRDefault="00317913" w:rsidP="00B877F8">
            <w:pPr>
              <w:jc w:val="center"/>
              <w:rPr>
                <w:rFonts w:ascii="TH Sarabun New" w:hAnsi="TH Sarabun New" w:cs="TH Sarabun New"/>
                <w:b/>
                <w:bCs/>
                <w:sz w:val="32"/>
                <w:szCs w:val="32"/>
              </w:rPr>
            </w:pPr>
            <w:r w:rsidRPr="00B877F8">
              <w:rPr>
                <w:rFonts w:ascii="TH Sarabun New" w:hAnsi="TH Sarabun New" w:cs="TH Sarabun New"/>
                <w:sz w:val="32"/>
                <w:szCs w:val="32"/>
                <w:cs/>
              </w:rPr>
              <w:lastRenderedPageBreak/>
              <w:t>รายละเอียดกระบวนการ</w:t>
            </w:r>
            <w:r w:rsidRPr="00B877F8">
              <w:rPr>
                <w:rFonts w:ascii="TH Sarabun New" w:hAnsi="TH Sarabun New" w:cs="TH Sarabun New"/>
                <w:sz w:val="32"/>
                <w:szCs w:val="32"/>
              </w:rPr>
              <w:br/>
              <w:t>(Process description)</w:t>
            </w:r>
          </w:p>
        </w:tc>
      </w:tr>
      <w:tr w:rsidR="00317913" w14:paraId="57547B0B" w14:textId="77777777" w:rsidTr="00317913">
        <w:tc>
          <w:tcPr>
            <w:tcW w:w="9016" w:type="dxa"/>
          </w:tcPr>
          <w:p w14:paraId="04A67A13" w14:textId="77777777" w:rsidR="00EF252F" w:rsidRDefault="00EF252F" w:rsidP="00EF252F">
            <w:pPr>
              <w:rPr>
                <w:rFonts w:ascii="TH Sarabun New" w:hAnsi="TH Sarabun New" w:cs="TH Sarabun New"/>
                <w:sz w:val="32"/>
                <w:szCs w:val="32"/>
              </w:rPr>
            </w:pPr>
            <w:r w:rsidRPr="00EF252F">
              <w:rPr>
                <w:rFonts w:ascii="TH Sarabun New" w:hAnsi="TH Sarabun New" w:cs="TH Sarabun New"/>
                <w:sz w:val="32"/>
                <w:szCs w:val="32"/>
              </w:rPr>
              <w:t xml:space="preserve">ID: 4.2 </w:t>
            </w:r>
          </w:p>
          <w:p w14:paraId="548772F1" w14:textId="765B870E" w:rsidR="00EF252F" w:rsidRDefault="00EF252F" w:rsidP="00EF252F">
            <w:pPr>
              <w:rPr>
                <w:rFonts w:ascii="TH Sarabun New" w:hAnsi="TH Sarabun New" w:cs="TH Sarabun New"/>
                <w:sz w:val="32"/>
                <w:szCs w:val="32"/>
              </w:rPr>
            </w:pPr>
            <w:r w:rsidRPr="00EF252F">
              <w:rPr>
                <w:rFonts w:ascii="TH Sarabun New" w:hAnsi="TH Sarabun New" w:cs="TH Sarabun New"/>
                <w:sz w:val="32"/>
                <w:szCs w:val="32"/>
                <w:cs/>
              </w:rPr>
              <w:t>ชื่อกระบวนการ:</w:t>
            </w:r>
            <w:r w:rsidR="000E5E01">
              <w:rPr>
                <w:rFonts w:ascii="TH Sarabun New" w:hAnsi="TH Sarabun New" w:cs="TH Sarabun New" w:hint="cs"/>
                <w:sz w:val="32"/>
                <w:szCs w:val="32"/>
                <w:cs/>
              </w:rPr>
              <w:t xml:space="preserve"> เลือก</w:t>
            </w:r>
            <w:r w:rsidRPr="00EF252F">
              <w:rPr>
                <w:rFonts w:ascii="TH Sarabun New" w:hAnsi="TH Sarabun New" w:cs="TH Sarabun New"/>
                <w:sz w:val="32"/>
                <w:szCs w:val="32"/>
                <w:cs/>
              </w:rPr>
              <w:t>แผนที่</w:t>
            </w:r>
            <w:r w:rsidRPr="00EF252F">
              <w:rPr>
                <w:rFonts w:ascii="TH Sarabun New" w:hAnsi="TH Sarabun New" w:cs="TH Sarabun New"/>
                <w:sz w:val="32"/>
                <w:szCs w:val="32"/>
              </w:rPr>
              <w:t xml:space="preserve"> </w:t>
            </w:r>
          </w:p>
          <w:p w14:paraId="4AB31245" w14:textId="01A5E679" w:rsidR="00EF252F" w:rsidRPr="00EF252F" w:rsidRDefault="00EF252F" w:rsidP="00EF252F">
            <w:pPr>
              <w:rPr>
                <w:rFonts w:ascii="TH Sarabun New" w:hAnsi="TH Sarabun New" w:cs="TH Sarabun New"/>
                <w:sz w:val="32"/>
                <w:szCs w:val="32"/>
              </w:rPr>
            </w:pPr>
            <w:r w:rsidRPr="00EF252F">
              <w:rPr>
                <w:rFonts w:ascii="TH Sarabun New" w:hAnsi="TH Sarabun New" w:cs="TH Sarabun New"/>
                <w:sz w:val="32"/>
                <w:szCs w:val="32"/>
                <w:cs/>
              </w:rPr>
              <w:t>ข้อมูลนำเข้า (</w:t>
            </w:r>
            <w:r w:rsidRPr="00EF252F">
              <w:rPr>
                <w:rFonts w:ascii="TH Sarabun New" w:hAnsi="TH Sarabun New" w:cs="TH Sarabun New"/>
                <w:sz w:val="32"/>
                <w:szCs w:val="32"/>
              </w:rPr>
              <w:t>Input data flow)</w:t>
            </w:r>
          </w:p>
          <w:p w14:paraId="52D0C458" w14:textId="77777777" w:rsidR="00EF252F" w:rsidRPr="00EF252F" w:rsidRDefault="00EF252F">
            <w:pPr>
              <w:numPr>
                <w:ilvl w:val="0"/>
                <w:numId w:val="30"/>
              </w:numPr>
              <w:rPr>
                <w:rFonts w:ascii="TH Sarabun New" w:hAnsi="TH Sarabun New" w:cs="TH Sarabun New"/>
                <w:sz w:val="32"/>
                <w:szCs w:val="32"/>
              </w:rPr>
            </w:pPr>
            <w:r w:rsidRPr="00EF252F">
              <w:rPr>
                <w:rFonts w:ascii="TH Sarabun New" w:hAnsi="TH Sarabun New" w:cs="TH Sarabun New"/>
                <w:sz w:val="32"/>
                <w:szCs w:val="32"/>
                <w:cs/>
              </w:rPr>
              <w:t>ข้อมูลการเลือกแผนที่</w:t>
            </w:r>
          </w:p>
          <w:p w14:paraId="2E4B3CDC" w14:textId="77777777" w:rsidR="00EF252F" w:rsidRDefault="00EF252F">
            <w:pPr>
              <w:numPr>
                <w:ilvl w:val="0"/>
                <w:numId w:val="30"/>
              </w:numPr>
              <w:rPr>
                <w:rFonts w:ascii="TH Sarabun New" w:hAnsi="TH Sarabun New" w:cs="TH Sarabun New"/>
                <w:sz w:val="32"/>
                <w:szCs w:val="32"/>
              </w:rPr>
            </w:pPr>
            <w:r w:rsidRPr="00EF252F">
              <w:rPr>
                <w:rFonts w:ascii="TH Sarabun New" w:hAnsi="TH Sarabun New" w:cs="TH Sarabun New"/>
                <w:sz w:val="32"/>
                <w:szCs w:val="32"/>
                <w:cs/>
              </w:rPr>
              <w:t xml:space="preserve">ข้อมูลแผนที่ (จาก </w:t>
            </w:r>
            <w:r w:rsidRPr="00EF252F">
              <w:rPr>
                <w:rFonts w:ascii="TH Sarabun New" w:hAnsi="TH Sarabun New" w:cs="TH Sarabun New"/>
                <w:sz w:val="32"/>
                <w:szCs w:val="32"/>
              </w:rPr>
              <w:t xml:space="preserve">D2) </w:t>
            </w:r>
          </w:p>
          <w:p w14:paraId="2E0957A9" w14:textId="6B517039" w:rsidR="00EF252F" w:rsidRPr="00EF252F" w:rsidRDefault="00EF252F" w:rsidP="00EF252F">
            <w:pPr>
              <w:ind w:left="720"/>
              <w:rPr>
                <w:rFonts w:ascii="TH Sarabun New" w:hAnsi="TH Sarabun New" w:cs="TH Sarabun New"/>
                <w:sz w:val="32"/>
                <w:szCs w:val="32"/>
              </w:rPr>
            </w:pPr>
            <w:r w:rsidRPr="00EF252F">
              <w:rPr>
                <w:rFonts w:ascii="TH Sarabun New" w:hAnsi="TH Sarabun New" w:cs="TH Sarabun New"/>
                <w:sz w:val="32"/>
                <w:szCs w:val="32"/>
                <w:cs/>
              </w:rPr>
              <w:t>ข้อมูลนำออก (</w:t>
            </w:r>
            <w:r w:rsidRPr="00EF252F">
              <w:rPr>
                <w:rFonts w:ascii="TH Sarabun New" w:hAnsi="TH Sarabun New" w:cs="TH Sarabun New"/>
                <w:sz w:val="32"/>
                <w:szCs w:val="32"/>
              </w:rPr>
              <w:t>Output Data Flow)</w:t>
            </w:r>
          </w:p>
          <w:p w14:paraId="6D6473D7" w14:textId="77777777" w:rsidR="00EF252F" w:rsidRDefault="00EF252F">
            <w:pPr>
              <w:numPr>
                <w:ilvl w:val="0"/>
                <w:numId w:val="30"/>
              </w:numPr>
              <w:rPr>
                <w:rFonts w:ascii="TH Sarabun New" w:hAnsi="TH Sarabun New" w:cs="TH Sarabun New"/>
                <w:sz w:val="32"/>
                <w:szCs w:val="32"/>
              </w:rPr>
            </w:pPr>
            <w:r w:rsidRPr="00EF252F">
              <w:rPr>
                <w:rFonts w:ascii="TH Sarabun New" w:hAnsi="TH Sarabun New" w:cs="TH Sarabun New"/>
                <w:sz w:val="32"/>
                <w:szCs w:val="32"/>
                <w:cs/>
              </w:rPr>
              <w:t xml:space="preserve">ข้อมูลแผนที่เกม (ส่งไป </w:t>
            </w:r>
            <w:r w:rsidRPr="00EF252F">
              <w:rPr>
                <w:rFonts w:ascii="TH Sarabun New" w:hAnsi="TH Sarabun New" w:cs="TH Sarabun New"/>
                <w:sz w:val="32"/>
                <w:szCs w:val="32"/>
              </w:rPr>
              <w:t xml:space="preserve">Game Server) </w:t>
            </w:r>
          </w:p>
          <w:p w14:paraId="09B555CC" w14:textId="77777777" w:rsidR="00EF252F" w:rsidRDefault="00EF252F" w:rsidP="00EF252F">
            <w:pPr>
              <w:ind w:left="720"/>
              <w:rPr>
                <w:rFonts w:ascii="TH Sarabun New" w:hAnsi="TH Sarabun New" w:cs="TH Sarabun New"/>
                <w:sz w:val="32"/>
                <w:szCs w:val="32"/>
              </w:rPr>
            </w:pPr>
            <w:r w:rsidRPr="00EF252F">
              <w:rPr>
                <w:rFonts w:ascii="TH Sarabun New" w:hAnsi="TH Sarabun New" w:cs="TH Sarabun New"/>
                <w:sz w:val="32"/>
                <w:szCs w:val="32"/>
              </w:rPr>
              <w:t xml:space="preserve">Data Store </w:t>
            </w:r>
          </w:p>
          <w:p w14:paraId="4EDE49D0" w14:textId="77777777" w:rsidR="00EF252F" w:rsidRDefault="00EF252F" w:rsidP="00EF252F">
            <w:pPr>
              <w:ind w:left="720"/>
              <w:rPr>
                <w:rFonts w:ascii="TH Sarabun New" w:hAnsi="TH Sarabun New" w:cs="TH Sarabun New"/>
                <w:sz w:val="32"/>
                <w:szCs w:val="32"/>
              </w:rPr>
            </w:pPr>
            <w:r w:rsidRPr="00EF252F">
              <w:rPr>
                <w:rFonts w:ascii="TH Sarabun New" w:hAnsi="TH Sarabun New" w:cs="TH Sarabun New"/>
                <w:sz w:val="32"/>
                <w:szCs w:val="32"/>
              </w:rPr>
              <w:t xml:space="preserve">D2: </w:t>
            </w:r>
            <w:r w:rsidRPr="00EF252F">
              <w:rPr>
                <w:rFonts w:ascii="TH Sarabun New" w:hAnsi="TH Sarabun New" w:cs="TH Sarabun New"/>
                <w:sz w:val="32"/>
                <w:szCs w:val="32"/>
                <w:cs/>
              </w:rPr>
              <w:t>ข้อมูลเกม</w:t>
            </w:r>
            <w:r w:rsidRPr="00EF252F">
              <w:rPr>
                <w:rFonts w:ascii="TH Sarabun New" w:hAnsi="TH Sarabun New" w:cs="TH Sarabun New"/>
                <w:sz w:val="32"/>
                <w:szCs w:val="32"/>
              </w:rPr>
              <w:t xml:space="preserve"> </w:t>
            </w:r>
          </w:p>
          <w:p w14:paraId="02304400" w14:textId="77777777" w:rsidR="00EF252F" w:rsidRDefault="00EF252F" w:rsidP="00EF252F">
            <w:pPr>
              <w:ind w:left="720"/>
              <w:rPr>
                <w:rFonts w:ascii="TH Sarabun New" w:hAnsi="TH Sarabun New" w:cs="TH Sarabun New"/>
                <w:sz w:val="32"/>
                <w:szCs w:val="32"/>
              </w:rPr>
            </w:pPr>
            <w:r w:rsidRPr="00EF252F">
              <w:rPr>
                <w:rFonts w:ascii="TH Sarabun New" w:hAnsi="TH Sarabun New" w:cs="TH Sarabun New"/>
                <w:sz w:val="32"/>
                <w:szCs w:val="32"/>
              </w:rPr>
              <w:t xml:space="preserve">D3: </w:t>
            </w:r>
            <w:r w:rsidRPr="00EF252F">
              <w:rPr>
                <w:rFonts w:ascii="TH Sarabun New" w:hAnsi="TH Sarabun New" w:cs="TH Sarabun New"/>
                <w:sz w:val="32"/>
                <w:szCs w:val="32"/>
                <w:cs/>
              </w:rPr>
              <w:t>ข้อมูลห้องแข่งขัน</w:t>
            </w:r>
            <w:r w:rsidRPr="00EF252F">
              <w:rPr>
                <w:rFonts w:ascii="TH Sarabun New" w:hAnsi="TH Sarabun New" w:cs="TH Sarabun New"/>
                <w:sz w:val="32"/>
                <w:szCs w:val="32"/>
              </w:rPr>
              <w:t xml:space="preserve"> </w:t>
            </w:r>
          </w:p>
          <w:p w14:paraId="3774B341" w14:textId="40C289E1" w:rsidR="00EF252F" w:rsidRPr="00EF252F" w:rsidRDefault="00EF252F" w:rsidP="00EF252F">
            <w:pPr>
              <w:ind w:left="720"/>
              <w:rPr>
                <w:rFonts w:ascii="TH Sarabun New" w:hAnsi="TH Sarabun New" w:cs="TH Sarabun New"/>
                <w:sz w:val="32"/>
                <w:szCs w:val="32"/>
              </w:rPr>
            </w:pPr>
            <w:r w:rsidRPr="00EF252F">
              <w:rPr>
                <w:rFonts w:ascii="TH Sarabun New" w:hAnsi="TH Sarabun New" w:cs="TH Sarabun New"/>
                <w:sz w:val="32"/>
                <w:szCs w:val="32"/>
                <w:cs/>
              </w:rPr>
              <w:t>เริ่มกระบวนการ</w:t>
            </w:r>
          </w:p>
          <w:p w14:paraId="130D9BAF" w14:textId="77777777" w:rsidR="00EF252F" w:rsidRPr="00EF252F" w:rsidRDefault="00EF252F">
            <w:pPr>
              <w:numPr>
                <w:ilvl w:val="0"/>
                <w:numId w:val="30"/>
              </w:numPr>
              <w:rPr>
                <w:rFonts w:ascii="TH Sarabun New" w:hAnsi="TH Sarabun New" w:cs="TH Sarabun New"/>
                <w:sz w:val="32"/>
                <w:szCs w:val="32"/>
              </w:rPr>
            </w:pPr>
            <w:r w:rsidRPr="00EF252F">
              <w:rPr>
                <w:rFonts w:ascii="TH Sarabun New" w:hAnsi="TH Sarabun New" w:cs="TH Sarabun New"/>
                <w:sz w:val="32"/>
                <w:szCs w:val="32"/>
                <w:cs/>
              </w:rPr>
              <w:t>รับข้อมูลการเลือกแผนที่จากหัวหน้าห้อง</w:t>
            </w:r>
          </w:p>
          <w:p w14:paraId="0C1A3E9A" w14:textId="77777777" w:rsidR="00EF252F" w:rsidRPr="00EF252F" w:rsidRDefault="00EF252F">
            <w:pPr>
              <w:numPr>
                <w:ilvl w:val="0"/>
                <w:numId w:val="30"/>
              </w:numPr>
              <w:rPr>
                <w:rFonts w:ascii="TH Sarabun New" w:hAnsi="TH Sarabun New" w:cs="TH Sarabun New"/>
                <w:sz w:val="32"/>
                <w:szCs w:val="32"/>
              </w:rPr>
            </w:pPr>
            <w:r w:rsidRPr="00EF252F">
              <w:rPr>
                <w:rFonts w:ascii="TH Sarabun New" w:hAnsi="TH Sarabun New" w:cs="TH Sarabun New"/>
                <w:sz w:val="32"/>
                <w:szCs w:val="32"/>
                <w:cs/>
              </w:rPr>
              <w:t xml:space="preserve">ดึงข้อมูลแผนที่จาก </w:t>
            </w:r>
            <w:r w:rsidRPr="00EF252F">
              <w:rPr>
                <w:rFonts w:ascii="TH Sarabun New" w:hAnsi="TH Sarabun New" w:cs="TH Sarabun New"/>
                <w:sz w:val="32"/>
                <w:szCs w:val="32"/>
              </w:rPr>
              <w:t xml:space="preserve">D2 </w:t>
            </w:r>
            <w:r w:rsidRPr="00EF252F">
              <w:rPr>
                <w:rFonts w:ascii="TH Sarabun New" w:hAnsi="TH Sarabun New" w:cs="TH Sarabun New"/>
                <w:sz w:val="32"/>
                <w:szCs w:val="32"/>
                <w:cs/>
              </w:rPr>
              <w:t>มาแสดงผล</w:t>
            </w:r>
          </w:p>
          <w:p w14:paraId="65E04BFF" w14:textId="77777777" w:rsidR="00EF252F" w:rsidRPr="00EF252F" w:rsidRDefault="00EF252F">
            <w:pPr>
              <w:numPr>
                <w:ilvl w:val="0"/>
                <w:numId w:val="30"/>
              </w:numPr>
              <w:rPr>
                <w:rFonts w:ascii="TH Sarabun New" w:hAnsi="TH Sarabun New" w:cs="TH Sarabun New"/>
                <w:sz w:val="32"/>
                <w:szCs w:val="32"/>
              </w:rPr>
            </w:pPr>
            <w:r w:rsidRPr="00EF252F">
              <w:rPr>
                <w:rFonts w:ascii="TH Sarabun New" w:hAnsi="TH Sarabun New" w:cs="TH Sarabun New"/>
                <w:sz w:val="32"/>
                <w:szCs w:val="32"/>
                <w:cs/>
              </w:rPr>
              <w:t xml:space="preserve">บันทึกอัปเดตแผนที่ที่เลือกลง </w:t>
            </w:r>
            <w:r w:rsidRPr="00EF252F">
              <w:rPr>
                <w:rFonts w:ascii="TH Sarabun New" w:hAnsi="TH Sarabun New" w:cs="TH Sarabun New"/>
                <w:sz w:val="32"/>
                <w:szCs w:val="32"/>
              </w:rPr>
              <w:t>D3</w:t>
            </w:r>
          </w:p>
          <w:p w14:paraId="65E93631" w14:textId="77777777" w:rsidR="00EF252F" w:rsidRDefault="00EF252F">
            <w:pPr>
              <w:numPr>
                <w:ilvl w:val="0"/>
                <w:numId w:val="30"/>
              </w:numPr>
              <w:rPr>
                <w:rFonts w:ascii="TH Sarabun New" w:hAnsi="TH Sarabun New" w:cs="TH Sarabun New"/>
                <w:sz w:val="32"/>
                <w:szCs w:val="32"/>
              </w:rPr>
            </w:pPr>
            <w:r w:rsidRPr="00EF252F">
              <w:rPr>
                <w:rFonts w:ascii="TH Sarabun New" w:hAnsi="TH Sarabun New" w:cs="TH Sarabun New"/>
                <w:sz w:val="32"/>
                <w:szCs w:val="32"/>
                <w:cs/>
              </w:rPr>
              <w:t xml:space="preserve">ส่งข้อมูลแผนที่เกมไปประมวลผลที่ </w:t>
            </w:r>
            <w:r w:rsidRPr="00EF252F">
              <w:rPr>
                <w:rFonts w:ascii="TH Sarabun New" w:hAnsi="TH Sarabun New" w:cs="TH Sarabun New"/>
                <w:sz w:val="32"/>
                <w:szCs w:val="32"/>
              </w:rPr>
              <w:t xml:space="preserve">Game Server </w:t>
            </w:r>
          </w:p>
          <w:p w14:paraId="49A4EE3D" w14:textId="3ED0F135" w:rsidR="00317913" w:rsidRPr="00EF252F" w:rsidRDefault="00EF252F" w:rsidP="00EF252F">
            <w:pPr>
              <w:ind w:left="720"/>
              <w:rPr>
                <w:rFonts w:ascii="TH Sarabun New" w:hAnsi="TH Sarabun New" w:cs="TH Sarabun New"/>
                <w:sz w:val="32"/>
                <w:szCs w:val="32"/>
              </w:rPr>
            </w:pPr>
            <w:r w:rsidRPr="00EF252F">
              <w:rPr>
                <w:rFonts w:ascii="TH Sarabun New" w:hAnsi="TH Sarabun New" w:cs="TH Sarabun New"/>
                <w:sz w:val="32"/>
                <w:szCs w:val="32"/>
                <w:cs/>
              </w:rPr>
              <w:t>จบการทำงาน</w:t>
            </w:r>
          </w:p>
        </w:tc>
      </w:tr>
    </w:tbl>
    <w:p w14:paraId="6E00017C" w14:textId="77777777" w:rsidR="00E85576" w:rsidRDefault="00E85576" w:rsidP="00E85576"/>
    <w:p w14:paraId="3F6C010A" w14:textId="121C0980" w:rsidR="00E85576" w:rsidRDefault="00E85576" w:rsidP="00E85576">
      <w:r>
        <w:rPr>
          <w:noProof/>
          <w:cs/>
        </w:rPr>
        <w:lastRenderedPageBreak/>
        <w:drawing>
          <wp:inline distT="0" distB="0" distL="0" distR="0" wp14:anchorId="58A54159" wp14:editId="443B97F0">
            <wp:extent cx="6289961" cy="1888067"/>
            <wp:effectExtent l="0" t="0" r="0" b="0"/>
            <wp:docPr id="5418095" name="รูปภาพ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095" name="รูปภาพ 29"/>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6311421" cy="1894509"/>
                    </a:xfrm>
                    <a:prstGeom prst="rect">
                      <a:avLst/>
                    </a:prstGeom>
                    <a:noFill/>
                    <a:ln>
                      <a:noFill/>
                    </a:ln>
                  </pic:spPr>
                </pic:pic>
              </a:graphicData>
            </a:graphic>
          </wp:inline>
        </w:drawing>
      </w:r>
    </w:p>
    <w:tbl>
      <w:tblPr>
        <w:tblStyle w:val="af4"/>
        <w:tblW w:w="0" w:type="auto"/>
        <w:tblLook w:val="04A0" w:firstRow="1" w:lastRow="0" w:firstColumn="1" w:lastColumn="0" w:noHBand="0" w:noVBand="1"/>
      </w:tblPr>
      <w:tblGrid>
        <w:gridCol w:w="9016"/>
      </w:tblGrid>
      <w:tr w:rsidR="00E85576" w14:paraId="61D138DE" w14:textId="77777777" w:rsidTr="00E85576">
        <w:tc>
          <w:tcPr>
            <w:tcW w:w="9016" w:type="dxa"/>
          </w:tcPr>
          <w:p w14:paraId="44E0094A" w14:textId="0E9E9B93" w:rsidR="00E85576" w:rsidRDefault="00E85576" w:rsidP="00E85576">
            <w:pPr>
              <w:jc w:val="center"/>
            </w:pPr>
            <w:r w:rsidRPr="009F7AC5">
              <w:rPr>
                <w:rFonts w:ascii="TH SarabunPSK" w:hAnsi="TH SarabunPSK" w:cs="TH SarabunPSK" w:hint="cs"/>
                <w:color w:val="0D0D0D" w:themeColor="text1" w:themeTint="F2"/>
                <w:sz w:val="32"/>
                <w:szCs w:val="32"/>
                <w:cs/>
              </w:rPr>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E85576" w14:paraId="6155AF89" w14:textId="77777777" w:rsidTr="00E85576">
        <w:tc>
          <w:tcPr>
            <w:tcW w:w="9016" w:type="dxa"/>
          </w:tcPr>
          <w:p w14:paraId="66911B25" w14:textId="77777777" w:rsidR="005C60C6" w:rsidRDefault="005C60C6" w:rsidP="005C60C6">
            <w:pPr>
              <w:rPr>
                <w:rFonts w:ascii="TH Sarabun New" w:hAnsi="TH Sarabun New" w:cs="TH Sarabun New"/>
                <w:sz w:val="32"/>
                <w:szCs w:val="32"/>
              </w:rPr>
            </w:pPr>
            <w:r w:rsidRPr="005C60C6">
              <w:rPr>
                <w:rFonts w:ascii="TH Sarabun New" w:hAnsi="TH Sarabun New" w:cs="TH Sarabun New"/>
                <w:sz w:val="32"/>
                <w:szCs w:val="32"/>
              </w:rPr>
              <w:t xml:space="preserve">ID: 4.3 </w:t>
            </w:r>
          </w:p>
          <w:p w14:paraId="7EAC25C2" w14:textId="77777777" w:rsidR="005C60C6" w:rsidRDefault="005C60C6" w:rsidP="005C60C6">
            <w:pPr>
              <w:rPr>
                <w:rFonts w:ascii="TH Sarabun New" w:hAnsi="TH Sarabun New" w:cs="TH Sarabun New"/>
                <w:sz w:val="32"/>
                <w:szCs w:val="32"/>
              </w:rPr>
            </w:pPr>
            <w:r w:rsidRPr="005C60C6">
              <w:rPr>
                <w:rFonts w:ascii="TH Sarabun New" w:hAnsi="TH Sarabun New" w:cs="TH Sarabun New"/>
                <w:sz w:val="32"/>
                <w:szCs w:val="32"/>
                <w:cs/>
              </w:rPr>
              <w:t>ชื่อกระบวนการ: เข้าร่วมห้องแข่งขัน</w:t>
            </w:r>
            <w:r w:rsidRPr="005C60C6">
              <w:rPr>
                <w:rFonts w:ascii="TH Sarabun New" w:hAnsi="TH Sarabun New" w:cs="TH Sarabun New"/>
                <w:sz w:val="32"/>
                <w:szCs w:val="32"/>
              </w:rPr>
              <w:t xml:space="preserve"> </w:t>
            </w:r>
          </w:p>
          <w:p w14:paraId="429DA48B" w14:textId="67CB55EC" w:rsidR="005C60C6" w:rsidRPr="005C60C6" w:rsidRDefault="005C60C6" w:rsidP="005C60C6">
            <w:pPr>
              <w:rPr>
                <w:rFonts w:ascii="TH Sarabun New" w:hAnsi="TH Sarabun New" w:cs="TH Sarabun New"/>
                <w:sz w:val="32"/>
                <w:szCs w:val="32"/>
              </w:rPr>
            </w:pPr>
            <w:r w:rsidRPr="005C60C6">
              <w:rPr>
                <w:rFonts w:ascii="TH Sarabun New" w:hAnsi="TH Sarabun New" w:cs="TH Sarabun New"/>
                <w:sz w:val="32"/>
                <w:szCs w:val="32"/>
                <w:cs/>
              </w:rPr>
              <w:t>ข้อมูลนำเข้า (</w:t>
            </w:r>
            <w:r w:rsidRPr="005C60C6">
              <w:rPr>
                <w:rFonts w:ascii="TH Sarabun New" w:hAnsi="TH Sarabun New" w:cs="TH Sarabun New"/>
                <w:sz w:val="32"/>
                <w:szCs w:val="32"/>
              </w:rPr>
              <w:t>Input data flow)</w:t>
            </w:r>
          </w:p>
          <w:p w14:paraId="34BE300E" w14:textId="77777777" w:rsidR="005C60C6" w:rsidRPr="005C60C6" w:rsidRDefault="005C60C6">
            <w:pPr>
              <w:numPr>
                <w:ilvl w:val="0"/>
                <w:numId w:val="31"/>
              </w:numPr>
              <w:rPr>
                <w:rFonts w:ascii="TH Sarabun New" w:hAnsi="TH Sarabun New" w:cs="TH Sarabun New"/>
                <w:sz w:val="32"/>
                <w:szCs w:val="32"/>
              </w:rPr>
            </w:pPr>
            <w:r w:rsidRPr="005C60C6">
              <w:rPr>
                <w:rFonts w:ascii="TH Sarabun New" w:hAnsi="TH Sarabun New" w:cs="TH Sarabun New"/>
                <w:sz w:val="32"/>
                <w:szCs w:val="32"/>
                <w:cs/>
              </w:rPr>
              <w:t>คำสั่งเข้าร่วมห้อง</w:t>
            </w:r>
          </w:p>
          <w:p w14:paraId="5E2E2C32" w14:textId="77777777" w:rsidR="005C60C6" w:rsidRDefault="005C60C6">
            <w:pPr>
              <w:numPr>
                <w:ilvl w:val="0"/>
                <w:numId w:val="31"/>
              </w:numPr>
              <w:rPr>
                <w:rFonts w:ascii="TH Sarabun New" w:hAnsi="TH Sarabun New" w:cs="TH Sarabun New"/>
                <w:sz w:val="32"/>
                <w:szCs w:val="32"/>
              </w:rPr>
            </w:pPr>
            <w:r w:rsidRPr="005C60C6">
              <w:rPr>
                <w:rFonts w:ascii="TH Sarabun New" w:hAnsi="TH Sarabun New" w:cs="TH Sarabun New"/>
                <w:sz w:val="32"/>
                <w:szCs w:val="32"/>
                <w:cs/>
              </w:rPr>
              <w:t xml:space="preserve">ข้อมูลห้องแข่งขัน (จาก </w:t>
            </w:r>
            <w:r w:rsidRPr="005C60C6">
              <w:rPr>
                <w:rFonts w:ascii="TH Sarabun New" w:hAnsi="TH Sarabun New" w:cs="TH Sarabun New"/>
                <w:sz w:val="32"/>
                <w:szCs w:val="32"/>
              </w:rPr>
              <w:t xml:space="preserve">D3) </w:t>
            </w:r>
          </w:p>
          <w:p w14:paraId="7F464E77" w14:textId="2D317A50" w:rsidR="005C60C6" w:rsidRPr="005C60C6" w:rsidRDefault="005C60C6" w:rsidP="005C60C6">
            <w:pPr>
              <w:ind w:left="720"/>
              <w:rPr>
                <w:rFonts w:ascii="TH Sarabun New" w:hAnsi="TH Sarabun New" w:cs="TH Sarabun New"/>
                <w:sz w:val="32"/>
                <w:szCs w:val="32"/>
              </w:rPr>
            </w:pPr>
            <w:r w:rsidRPr="005C60C6">
              <w:rPr>
                <w:rFonts w:ascii="TH Sarabun New" w:hAnsi="TH Sarabun New" w:cs="TH Sarabun New"/>
                <w:sz w:val="32"/>
                <w:szCs w:val="32"/>
                <w:cs/>
              </w:rPr>
              <w:t>ข้อมูลนำออก (</w:t>
            </w:r>
            <w:r w:rsidRPr="005C60C6">
              <w:rPr>
                <w:rFonts w:ascii="TH Sarabun New" w:hAnsi="TH Sarabun New" w:cs="TH Sarabun New"/>
                <w:sz w:val="32"/>
                <w:szCs w:val="32"/>
              </w:rPr>
              <w:t>Output Data Flow)</w:t>
            </w:r>
          </w:p>
          <w:p w14:paraId="57B8686F" w14:textId="77777777" w:rsidR="005C60C6" w:rsidRDefault="005C60C6">
            <w:pPr>
              <w:numPr>
                <w:ilvl w:val="0"/>
                <w:numId w:val="31"/>
              </w:numPr>
              <w:rPr>
                <w:rFonts w:ascii="TH Sarabun New" w:hAnsi="TH Sarabun New" w:cs="TH Sarabun New"/>
                <w:sz w:val="32"/>
                <w:szCs w:val="32"/>
              </w:rPr>
            </w:pPr>
            <w:r w:rsidRPr="005C60C6">
              <w:rPr>
                <w:rFonts w:ascii="TH Sarabun New" w:hAnsi="TH Sarabun New" w:cs="TH Sarabun New"/>
                <w:sz w:val="32"/>
                <w:szCs w:val="32"/>
                <w:cs/>
              </w:rPr>
              <w:t xml:space="preserve">ข้อมูลคำสั่งเข้าร่วมห้อง (ส่งไป </w:t>
            </w:r>
            <w:r w:rsidRPr="005C60C6">
              <w:rPr>
                <w:rFonts w:ascii="TH Sarabun New" w:hAnsi="TH Sarabun New" w:cs="TH Sarabun New"/>
                <w:sz w:val="32"/>
                <w:szCs w:val="32"/>
              </w:rPr>
              <w:t xml:space="preserve">Game Server) </w:t>
            </w:r>
          </w:p>
          <w:p w14:paraId="2B9049B7" w14:textId="77777777" w:rsidR="005C60C6" w:rsidRDefault="005C60C6" w:rsidP="005C60C6">
            <w:pPr>
              <w:ind w:left="720"/>
              <w:rPr>
                <w:rFonts w:ascii="TH Sarabun New" w:hAnsi="TH Sarabun New" w:cs="TH Sarabun New"/>
                <w:sz w:val="32"/>
                <w:szCs w:val="32"/>
              </w:rPr>
            </w:pPr>
            <w:r w:rsidRPr="005C60C6">
              <w:rPr>
                <w:rFonts w:ascii="TH Sarabun New" w:hAnsi="TH Sarabun New" w:cs="TH Sarabun New"/>
                <w:sz w:val="32"/>
                <w:szCs w:val="32"/>
              </w:rPr>
              <w:t xml:space="preserve">Data Store </w:t>
            </w:r>
          </w:p>
          <w:p w14:paraId="217E3ACB" w14:textId="77777777" w:rsidR="005C60C6" w:rsidRDefault="005C60C6" w:rsidP="005C60C6">
            <w:pPr>
              <w:ind w:left="720"/>
              <w:rPr>
                <w:rFonts w:ascii="TH Sarabun New" w:hAnsi="TH Sarabun New" w:cs="TH Sarabun New"/>
                <w:sz w:val="32"/>
                <w:szCs w:val="32"/>
              </w:rPr>
            </w:pPr>
            <w:r w:rsidRPr="005C60C6">
              <w:rPr>
                <w:rFonts w:ascii="TH Sarabun New" w:hAnsi="TH Sarabun New" w:cs="TH Sarabun New"/>
                <w:sz w:val="32"/>
                <w:szCs w:val="32"/>
              </w:rPr>
              <w:t xml:space="preserve">D3: </w:t>
            </w:r>
            <w:r w:rsidRPr="005C60C6">
              <w:rPr>
                <w:rFonts w:ascii="TH Sarabun New" w:hAnsi="TH Sarabun New" w:cs="TH Sarabun New"/>
                <w:sz w:val="32"/>
                <w:szCs w:val="32"/>
                <w:cs/>
              </w:rPr>
              <w:t>ข้อมูลห้องแข่งขัน</w:t>
            </w:r>
            <w:r w:rsidRPr="005C60C6">
              <w:rPr>
                <w:rFonts w:ascii="TH Sarabun New" w:hAnsi="TH Sarabun New" w:cs="TH Sarabun New"/>
                <w:sz w:val="32"/>
                <w:szCs w:val="32"/>
              </w:rPr>
              <w:t xml:space="preserve"> </w:t>
            </w:r>
          </w:p>
          <w:p w14:paraId="473D3313" w14:textId="5968B896" w:rsidR="005C60C6" w:rsidRPr="005C60C6" w:rsidRDefault="005C60C6" w:rsidP="005C60C6">
            <w:pPr>
              <w:ind w:left="720"/>
              <w:rPr>
                <w:rFonts w:ascii="TH Sarabun New" w:hAnsi="TH Sarabun New" w:cs="TH Sarabun New"/>
                <w:sz w:val="32"/>
                <w:szCs w:val="32"/>
              </w:rPr>
            </w:pPr>
            <w:r w:rsidRPr="005C60C6">
              <w:rPr>
                <w:rFonts w:ascii="TH Sarabun New" w:hAnsi="TH Sarabun New" w:cs="TH Sarabun New"/>
                <w:sz w:val="32"/>
                <w:szCs w:val="32"/>
                <w:cs/>
              </w:rPr>
              <w:t>เริ่มกระบวนการ</w:t>
            </w:r>
          </w:p>
          <w:p w14:paraId="11DD45E2" w14:textId="77777777" w:rsidR="005C60C6" w:rsidRPr="005C60C6" w:rsidRDefault="005C60C6">
            <w:pPr>
              <w:numPr>
                <w:ilvl w:val="0"/>
                <w:numId w:val="31"/>
              </w:numPr>
              <w:rPr>
                <w:rFonts w:ascii="TH Sarabun New" w:hAnsi="TH Sarabun New" w:cs="TH Sarabun New"/>
                <w:sz w:val="32"/>
                <w:szCs w:val="32"/>
              </w:rPr>
            </w:pPr>
            <w:r w:rsidRPr="005C60C6">
              <w:rPr>
                <w:rFonts w:ascii="TH Sarabun New" w:hAnsi="TH Sarabun New" w:cs="TH Sarabun New"/>
                <w:sz w:val="32"/>
                <w:szCs w:val="32"/>
                <w:cs/>
              </w:rPr>
              <w:t>รับคำสั่งเข้าร่วมห้องจากผู้เล่น</w:t>
            </w:r>
          </w:p>
          <w:p w14:paraId="70CEAABE" w14:textId="77777777" w:rsidR="005C60C6" w:rsidRPr="005C60C6" w:rsidRDefault="005C60C6">
            <w:pPr>
              <w:numPr>
                <w:ilvl w:val="0"/>
                <w:numId w:val="31"/>
              </w:numPr>
              <w:rPr>
                <w:rFonts w:ascii="TH Sarabun New" w:hAnsi="TH Sarabun New" w:cs="TH Sarabun New"/>
                <w:sz w:val="32"/>
                <w:szCs w:val="32"/>
              </w:rPr>
            </w:pPr>
            <w:r w:rsidRPr="005C60C6">
              <w:rPr>
                <w:rFonts w:ascii="TH Sarabun New" w:hAnsi="TH Sarabun New" w:cs="TH Sarabun New"/>
                <w:sz w:val="32"/>
                <w:szCs w:val="32"/>
                <w:cs/>
              </w:rPr>
              <w:t xml:space="preserve">ดึงข้อมูลจาก </w:t>
            </w:r>
            <w:r w:rsidRPr="005C60C6">
              <w:rPr>
                <w:rFonts w:ascii="TH Sarabun New" w:hAnsi="TH Sarabun New" w:cs="TH Sarabun New"/>
                <w:sz w:val="32"/>
                <w:szCs w:val="32"/>
              </w:rPr>
              <w:t xml:space="preserve">D3 </w:t>
            </w:r>
            <w:r w:rsidRPr="005C60C6">
              <w:rPr>
                <w:rFonts w:ascii="TH Sarabun New" w:hAnsi="TH Sarabun New" w:cs="TH Sarabun New"/>
                <w:sz w:val="32"/>
                <w:szCs w:val="32"/>
                <w:cs/>
              </w:rPr>
              <w:t>มาตรวจสอบสถานะว่าสามารถเข้าได้หรือไม่</w:t>
            </w:r>
          </w:p>
          <w:p w14:paraId="43792B57" w14:textId="77777777" w:rsidR="005C60C6" w:rsidRPr="005C60C6" w:rsidRDefault="005C60C6">
            <w:pPr>
              <w:numPr>
                <w:ilvl w:val="0"/>
                <w:numId w:val="31"/>
              </w:numPr>
              <w:rPr>
                <w:rFonts w:ascii="TH Sarabun New" w:hAnsi="TH Sarabun New" w:cs="TH Sarabun New"/>
                <w:sz w:val="32"/>
                <w:szCs w:val="32"/>
              </w:rPr>
            </w:pPr>
            <w:r w:rsidRPr="005C60C6">
              <w:rPr>
                <w:rFonts w:ascii="TH Sarabun New" w:hAnsi="TH Sarabun New" w:cs="TH Sarabun New"/>
                <w:sz w:val="32"/>
                <w:szCs w:val="32"/>
                <w:cs/>
              </w:rPr>
              <w:t xml:space="preserve">อัปเดตรายชื่อผู้เล่นเพิ่มเข้าไปในห้องลง </w:t>
            </w:r>
            <w:r w:rsidRPr="005C60C6">
              <w:rPr>
                <w:rFonts w:ascii="TH Sarabun New" w:hAnsi="TH Sarabun New" w:cs="TH Sarabun New"/>
                <w:sz w:val="32"/>
                <w:szCs w:val="32"/>
              </w:rPr>
              <w:t>D3</w:t>
            </w:r>
          </w:p>
          <w:p w14:paraId="2820F183" w14:textId="77777777" w:rsidR="005C60C6" w:rsidRDefault="005C60C6">
            <w:pPr>
              <w:numPr>
                <w:ilvl w:val="0"/>
                <w:numId w:val="31"/>
              </w:numPr>
              <w:rPr>
                <w:rFonts w:ascii="TH Sarabun New" w:hAnsi="TH Sarabun New" w:cs="TH Sarabun New"/>
                <w:sz w:val="32"/>
                <w:szCs w:val="32"/>
              </w:rPr>
            </w:pPr>
            <w:r w:rsidRPr="005C60C6">
              <w:rPr>
                <w:rFonts w:ascii="TH Sarabun New" w:hAnsi="TH Sarabun New" w:cs="TH Sarabun New"/>
                <w:sz w:val="32"/>
                <w:szCs w:val="32"/>
                <w:cs/>
              </w:rPr>
              <w:lastRenderedPageBreak/>
              <w:t xml:space="preserve">ส่งข้อมูลคำสั่งเข้าร่วมห้องไปประมวลผลที่ </w:t>
            </w:r>
            <w:r w:rsidRPr="005C60C6">
              <w:rPr>
                <w:rFonts w:ascii="TH Sarabun New" w:hAnsi="TH Sarabun New" w:cs="TH Sarabun New"/>
                <w:sz w:val="32"/>
                <w:szCs w:val="32"/>
              </w:rPr>
              <w:t xml:space="preserve">Game Server </w:t>
            </w:r>
          </w:p>
          <w:p w14:paraId="1A808D3D" w14:textId="02A25198" w:rsidR="005C60C6" w:rsidRPr="005C60C6" w:rsidRDefault="005C60C6" w:rsidP="005C60C6">
            <w:pPr>
              <w:ind w:left="720"/>
              <w:rPr>
                <w:rFonts w:ascii="TH Sarabun New" w:hAnsi="TH Sarabun New" w:cs="TH Sarabun New"/>
                <w:sz w:val="32"/>
                <w:szCs w:val="32"/>
              </w:rPr>
            </w:pPr>
            <w:r w:rsidRPr="005C60C6">
              <w:rPr>
                <w:rFonts w:ascii="TH Sarabun New" w:hAnsi="TH Sarabun New" w:cs="TH Sarabun New"/>
                <w:sz w:val="32"/>
                <w:szCs w:val="32"/>
                <w:cs/>
              </w:rPr>
              <w:t>จบการทำงาน</w:t>
            </w:r>
          </w:p>
          <w:p w14:paraId="327F8673" w14:textId="77777777" w:rsidR="00E85576" w:rsidRDefault="00E85576" w:rsidP="00E85576"/>
        </w:tc>
      </w:tr>
    </w:tbl>
    <w:p w14:paraId="4AE580FC" w14:textId="77777777" w:rsidR="005C60C6" w:rsidRDefault="005C60C6" w:rsidP="005C60C6">
      <w:pPr>
        <w:jc w:val="center"/>
      </w:pPr>
    </w:p>
    <w:p w14:paraId="7651B2D9" w14:textId="72EE3E2F" w:rsidR="00791FB3" w:rsidRDefault="005C60C6" w:rsidP="005C60C6">
      <w:pPr>
        <w:jc w:val="center"/>
      </w:pPr>
      <w:r>
        <w:rPr>
          <w:noProof/>
        </w:rPr>
        <w:drawing>
          <wp:inline distT="0" distB="0" distL="0" distR="0" wp14:anchorId="1A88B275" wp14:editId="5BAB63FE">
            <wp:extent cx="6007709" cy="2540000"/>
            <wp:effectExtent l="0" t="0" r="0" b="0"/>
            <wp:docPr id="1703761568" name="รูปภาพ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1568" name="รูปภาพ 30"/>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6023800" cy="2546803"/>
                    </a:xfrm>
                    <a:prstGeom prst="rect">
                      <a:avLst/>
                    </a:prstGeom>
                    <a:noFill/>
                    <a:ln>
                      <a:noFill/>
                    </a:ln>
                  </pic:spPr>
                </pic:pic>
              </a:graphicData>
            </a:graphic>
          </wp:inline>
        </w:drawing>
      </w:r>
    </w:p>
    <w:tbl>
      <w:tblPr>
        <w:tblStyle w:val="af4"/>
        <w:tblW w:w="0" w:type="auto"/>
        <w:tblLook w:val="04A0" w:firstRow="1" w:lastRow="0" w:firstColumn="1" w:lastColumn="0" w:noHBand="0" w:noVBand="1"/>
      </w:tblPr>
      <w:tblGrid>
        <w:gridCol w:w="9016"/>
      </w:tblGrid>
      <w:tr w:rsidR="005C60C6" w14:paraId="500F0E7A" w14:textId="77777777" w:rsidTr="005C60C6">
        <w:tc>
          <w:tcPr>
            <w:tcW w:w="9016" w:type="dxa"/>
          </w:tcPr>
          <w:p w14:paraId="130F6129" w14:textId="5BBDF0C5" w:rsidR="005C60C6" w:rsidRDefault="005C60C6" w:rsidP="005C60C6">
            <w:pPr>
              <w:jc w:val="center"/>
            </w:pPr>
            <w:r w:rsidRPr="009F7AC5">
              <w:rPr>
                <w:rFonts w:ascii="TH SarabunPSK" w:hAnsi="TH SarabunPSK" w:cs="TH SarabunPSK" w:hint="cs"/>
                <w:color w:val="0D0D0D" w:themeColor="text1" w:themeTint="F2"/>
                <w:sz w:val="32"/>
                <w:szCs w:val="32"/>
                <w:cs/>
              </w:rPr>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5C60C6" w14:paraId="00066987" w14:textId="77777777" w:rsidTr="005C60C6">
        <w:tc>
          <w:tcPr>
            <w:tcW w:w="9016" w:type="dxa"/>
          </w:tcPr>
          <w:p w14:paraId="6309FF01" w14:textId="77777777" w:rsidR="00D0790D" w:rsidRDefault="00D0790D" w:rsidP="00D0790D">
            <w:pPr>
              <w:rPr>
                <w:rFonts w:ascii="TH Sarabun New" w:hAnsi="TH Sarabun New" w:cs="TH Sarabun New"/>
                <w:sz w:val="32"/>
                <w:szCs w:val="32"/>
              </w:rPr>
            </w:pPr>
            <w:r w:rsidRPr="00D0790D">
              <w:rPr>
                <w:rFonts w:ascii="TH Sarabun New" w:hAnsi="TH Sarabun New" w:cs="TH Sarabun New"/>
                <w:sz w:val="32"/>
                <w:szCs w:val="32"/>
              </w:rPr>
              <w:t xml:space="preserve">ID: 4.4 </w:t>
            </w:r>
          </w:p>
          <w:p w14:paraId="44149A9A" w14:textId="77777777" w:rsidR="00D0790D" w:rsidRDefault="00D0790D" w:rsidP="00D0790D">
            <w:pPr>
              <w:rPr>
                <w:rFonts w:ascii="TH Sarabun New" w:hAnsi="TH Sarabun New" w:cs="TH Sarabun New"/>
                <w:sz w:val="32"/>
                <w:szCs w:val="32"/>
              </w:rPr>
            </w:pPr>
            <w:r w:rsidRPr="00D0790D">
              <w:rPr>
                <w:rFonts w:ascii="TH Sarabun New" w:hAnsi="TH Sarabun New" w:cs="TH Sarabun New"/>
                <w:sz w:val="32"/>
                <w:szCs w:val="32"/>
                <w:cs/>
              </w:rPr>
              <w:t>ชื่อกระบวนการ: ซิงโครไนซ์และอัปเดตสถานะห้อง</w:t>
            </w:r>
            <w:r w:rsidRPr="00D0790D">
              <w:rPr>
                <w:rFonts w:ascii="TH Sarabun New" w:hAnsi="TH Sarabun New" w:cs="TH Sarabun New"/>
                <w:sz w:val="32"/>
                <w:szCs w:val="32"/>
              </w:rPr>
              <w:t xml:space="preserve"> </w:t>
            </w:r>
          </w:p>
          <w:p w14:paraId="78B0ED42" w14:textId="1188B1AB" w:rsidR="00D0790D" w:rsidRPr="00D0790D" w:rsidRDefault="00D0790D" w:rsidP="00D0790D">
            <w:pPr>
              <w:rPr>
                <w:rFonts w:ascii="TH Sarabun New" w:hAnsi="TH Sarabun New" w:cs="TH Sarabun New"/>
                <w:sz w:val="32"/>
                <w:szCs w:val="32"/>
              </w:rPr>
            </w:pPr>
            <w:r w:rsidRPr="00D0790D">
              <w:rPr>
                <w:rFonts w:ascii="TH Sarabun New" w:hAnsi="TH Sarabun New" w:cs="TH Sarabun New"/>
                <w:sz w:val="32"/>
                <w:szCs w:val="32"/>
                <w:cs/>
              </w:rPr>
              <w:t>ข้อมูลนำเข้า (</w:t>
            </w:r>
            <w:r w:rsidRPr="00D0790D">
              <w:rPr>
                <w:rFonts w:ascii="TH Sarabun New" w:hAnsi="TH Sarabun New" w:cs="TH Sarabun New"/>
                <w:sz w:val="32"/>
                <w:szCs w:val="32"/>
              </w:rPr>
              <w:t>Input data flow)</w:t>
            </w:r>
          </w:p>
          <w:p w14:paraId="5DBD82C0" w14:textId="77777777" w:rsidR="00D0790D" w:rsidRDefault="00D0790D">
            <w:pPr>
              <w:numPr>
                <w:ilvl w:val="0"/>
                <w:numId w:val="32"/>
              </w:numPr>
              <w:rPr>
                <w:rFonts w:ascii="TH Sarabun New" w:hAnsi="TH Sarabun New" w:cs="TH Sarabun New"/>
                <w:sz w:val="32"/>
                <w:szCs w:val="32"/>
              </w:rPr>
            </w:pPr>
            <w:r w:rsidRPr="00D0790D">
              <w:rPr>
                <w:rFonts w:ascii="TH Sarabun New" w:hAnsi="TH Sarabun New" w:cs="TH Sarabun New"/>
                <w:sz w:val="32"/>
                <w:szCs w:val="32"/>
                <w:cs/>
              </w:rPr>
              <w:t xml:space="preserve">สถานะห้องแข่งขัน (จาก </w:t>
            </w:r>
            <w:r w:rsidRPr="00D0790D">
              <w:rPr>
                <w:rFonts w:ascii="TH Sarabun New" w:hAnsi="TH Sarabun New" w:cs="TH Sarabun New"/>
                <w:sz w:val="32"/>
                <w:szCs w:val="32"/>
              </w:rPr>
              <w:t xml:space="preserve">Game Server) </w:t>
            </w:r>
          </w:p>
          <w:p w14:paraId="368AF191" w14:textId="657BE999" w:rsidR="00D0790D" w:rsidRPr="00D0790D" w:rsidRDefault="00D0790D" w:rsidP="00D0790D">
            <w:pPr>
              <w:ind w:left="720"/>
              <w:rPr>
                <w:rFonts w:ascii="TH Sarabun New" w:hAnsi="TH Sarabun New" w:cs="TH Sarabun New"/>
                <w:sz w:val="32"/>
                <w:szCs w:val="32"/>
              </w:rPr>
            </w:pPr>
            <w:r w:rsidRPr="00D0790D">
              <w:rPr>
                <w:rFonts w:ascii="TH Sarabun New" w:hAnsi="TH Sarabun New" w:cs="TH Sarabun New"/>
                <w:sz w:val="32"/>
                <w:szCs w:val="32"/>
                <w:cs/>
              </w:rPr>
              <w:t>ข้อมูลนำออก (</w:t>
            </w:r>
            <w:r w:rsidRPr="00D0790D">
              <w:rPr>
                <w:rFonts w:ascii="TH Sarabun New" w:hAnsi="TH Sarabun New" w:cs="TH Sarabun New"/>
                <w:sz w:val="32"/>
                <w:szCs w:val="32"/>
              </w:rPr>
              <w:t>Output Data Flow)</w:t>
            </w:r>
          </w:p>
          <w:p w14:paraId="2725AD17" w14:textId="77777777" w:rsidR="00D0790D" w:rsidRDefault="00D0790D">
            <w:pPr>
              <w:numPr>
                <w:ilvl w:val="0"/>
                <w:numId w:val="32"/>
              </w:numPr>
              <w:rPr>
                <w:rFonts w:ascii="TH Sarabun New" w:hAnsi="TH Sarabun New" w:cs="TH Sarabun New"/>
                <w:sz w:val="32"/>
                <w:szCs w:val="32"/>
              </w:rPr>
            </w:pPr>
            <w:r w:rsidRPr="00D0790D">
              <w:rPr>
                <w:rFonts w:ascii="TH Sarabun New" w:hAnsi="TH Sarabun New" w:cs="TH Sarabun New"/>
                <w:sz w:val="32"/>
                <w:szCs w:val="32"/>
                <w:cs/>
              </w:rPr>
              <w:t>สถานะห้อง (ผู้เล่น)</w:t>
            </w:r>
            <w:r w:rsidRPr="00D0790D">
              <w:rPr>
                <w:rFonts w:ascii="TH Sarabun New" w:hAnsi="TH Sarabun New" w:cs="TH Sarabun New"/>
                <w:sz w:val="32"/>
                <w:szCs w:val="32"/>
              </w:rPr>
              <w:t xml:space="preserve"> </w:t>
            </w:r>
          </w:p>
          <w:p w14:paraId="7953FAD4" w14:textId="77777777" w:rsidR="00D0790D" w:rsidRDefault="00D0790D" w:rsidP="00D0790D">
            <w:pPr>
              <w:ind w:left="720"/>
              <w:rPr>
                <w:rFonts w:ascii="TH Sarabun New" w:hAnsi="TH Sarabun New" w:cs="TH Sarabun New"/>
                <w:sz w:val="32"/>
                <w:szCs w:val="32"/>
              </w:rPr>
            </w:pPr>
            <w:r w:rsidRPr="00D0790D">
              <w:rPr>
                <w:rFonts w:ascii="TH Sarabun New" w:hAnsi="TH Sarabun New" w:cs="TH Sarabun New"/>
                <w:sz w:val="32"/>
                <w:szCs w:val="32"/>
              </w:rPr>
              <w:t xml:space="preserve">Data Store </w:t>
            </w:r>
          </w:p>
          <w:p w14:paraId="65B0ECC4" w14:textId="77777777" w:rsidR="00D0790D" w:rsidRDefault="00D0790D" w:rsidP="00D0790D">
            <w:pPr>
              <w:ind w:left="720"/>
              <w:rPr>
                <w:rFonts w:ascii="TH Sarabun New" w:hAnsi="TH Sarabun New" w:cs="TH Sarabun New"/>
                <w:sz w:val="32"/>
                <w:szCs w:val="32"/>
              </w:rPr>
            </w:pPr>
            <w:r w:rsidRPr="00D0790D">
              <w:rPr>
                <w:rFonts w:ascii="TH Sarabun New" w:hAnsi="TH Sarabun New" w:cs="TH Sarabun New"/>
                <w:sz w:val="32"/>
                <w:szCs w:val="32"/>
              </w:rPr>
              <w:t xml:space="preserve">D3: </w:t>
            </w:r>
            <w:r w:rsidRPr="00D0790D">
              <w:rPr>
                <w:rFonts w:ascii="TH Sarabun New" w:hAnsi="TH Sarabun New" w:cs="TH Sarabun New"/>
                <w:sz w:val="32"/>
                <w:szCs w:val="32"/>
                <w:cs/>
              </w:rPr>
              <w:t>ข้อมูลห้องแข่งขัน</w:t>
            </w:r>
            <w:r w:rsidRPr="00D0790D">
              <w:rPr>
                <w:rFonts w:ascii="TH Sarabun New" w:hAnsi="TH Sarabun New" w:cs="TH Sarabun New"/>
                <w:sz w:val="32"/>
                <w:szCs w:val="32"/>
              </w:rPr>
              <w:t xml:space="preserve"> </w:t>
            </w:r>
          </w:p>
          <w:p w14:paraId="0B62136F" w14:textId="25CA872F" w:rsidR="00D0790D" w:rsidRPr="00D0790D" w:rsidRDefault="00D0790D" w:rsidP="00D0790D">
            <w:pPr>
              <w:ind w:left="720"/>
              <w:rPr>
                <w:rFonts w:ascii="TH Sarabun New" w:hAnsi="TH Sarabun New" w:cs="TH Sarabun New"/>
                <w:sz w:val="32"/>
                <w:szCs w:val="32"/>
              </w:rPr>
            </w:pPr>
            <w:r w:rsidRPr="00D0790D">
              <w:rPr>
                <w:rFonts w:ascii="TH Sarabun New" w:hAnsi="TH Sarabun New" w:cs="TH Sarabun New"/>
                <w:sz w:val="32"/>
                <w:szCs w:val="32"/>
                <w:cs/>
              </w:rPr>
              <w:lastRenderedPageBreak/>
              <w:t>เริ่มกระบวนการ</w:t>
            </w:r>
          </w:p>
          <w:p w14:paraId="4C902EF0" w14:textId="77777777" w:rsidR="00D0790D" w:rsidRPr="00D0790D" w:rsidRDefault="00D0790D">
            <w:pPr>
              <w:numPr>
                <w:ilvl w:val="0"/>
                <w:numId w:val="32"/>
              </w:numPr>
              <w:rPr>
                <w:rFonts w:ascii="TH Sarabun New" w:hAnsi="TH Sarabun New" w:cs="TH Sarabun New"/>
                <w:sz w:val="32"/>
                <w:szCs w:val="32"/>
              </w:rPr>
            </w:pPr>
            <w:r w:rsidRPr="00D0790D">
              <w:rPr>
                <w:rFonts w:ascii="TH Sarabun New" w:hAnsi="TH Sarabun New" w:cs="TH Sarabun New"/>
                <w:sz w:val="32"/>
                <w:szCs w:val="32"/>
                <w:cs/>
              </w:rPr>
              <w:t xml:space="preserve">รับข้อมูลสถานะห้องอัปเดตล่าสุดจาก </w:t>
            </w:r>
            <w:r w:rsidRPr="00D0790D">
              <w:rPr>
                <w:rFonts w:ascii="TH Sarabun New" w:hAnsi="TH Sarabun New" w:cs="TH Sarabun New"/>
                <w:sz w:val="32"/>
                <w:szCs w:val="32"/>
              </w:rPr>
              <w:t>Game Server</w:t>
            </w:r>
          </w:p>
          <w:p w14:paraId="52658E12" w14:textId="77777777" w:rsidR="00D0790D" w:rsidRPr="00D0790D" w:rsidRDefault="00D0790D">
            <w:pPr>
              <w:numPr>
                <w:ilvl w:val="0"/>
                <w:numId w:val="32"/>
              </w:numPr>
              <w:rPr>
                <w:rFonts w:ascii="TH Sarabun New" w:hAnsi="TH Sarabun New" w:cs="TH Sarabun New"/>
                <w:sz w:val="32"/>
                <w:szCs w:val="32"/>
              </w:rPr>
            </w:pPr>
            <w:r w:rsidRPr="00D0790D">
              <w:rPr>
                <w:rFonts w:ascii="TH Sarabun New" w:hAnsi="TH Sarabun New" w:cs="TH Sarabun New"/>
                <w:sz w:val="32"/>
                <w:szCs w:val="32"/>
                <w:cs/>
              </w:rPr>
              <w:t xml:space="preserve">บันทึกสถานะห้องล่าสุดลง </w:t>
            </w:r>
            <w:r w:rsidRPr="00D0790D">
              <w:rPr>
                <w:rFonts w:ascii="TH Sarabun New" w:hAnsi="TH Sarabun New" w:cs="TH Sarabun New"/>
                <w:sz w:val="32"/>
                <w:szCs w:val="32"/>
              </w:rPr>
              <w:t>D3</w:t>
            </w:r>
          </w:p>
          <w:p w14:paraId="48E94E31" w14:textId="77777777" w:rsidR="00D0790D" w:rsidRDefault="00D0790D">
            <w:pPr>
              <w:numPr>
                <w:ilvl w:val="0"/>
                <w:numId w:val="32"/>
              </w:numPr>
              <w:rPr>
                <w:rFonts w:ascii="TH Sarabun New" w:hAnsi="TH Sarabun New" w:cs="TH Sarabun New"/>
                <w:sz w:val="32"/>
                <w:szCs w:val="32"/>
              </w:rPr>
            </w:pPr>
            <w:r w:rsidRPr="00D0790D">
              <w:rPr>
                <w:rFonts w:ascii="TH Sarabun New" w:hAnsi="TH Sarabun New" w:cs="TH Sarabun New"/>
                <w:sz w:val="32"/>
                <w:szCs w:val="32"/>
                <w:cs/>
              </w:rPr>
              <w:t>ส่งสถานะห้องไปแสดงผลให้ผู้เล่นทุกคนในห้องเห็นตรงกัน</w:t>
            </w:r>
            <w:r w:rsidRPr="00D0790D">
              <w:rPr>
                <w:rFonts w:ascii="TH Sarabun New" w:hAnsi="TH Sarabun New" w:cs="TH Sarabun New"/>
                <w:sz w:val="32"/>
                <w:szCs w:val="32"/>
              </w:rPr>
              <w:t xml:space="preserve"> </w:t>
            </w:r>
          </w:p>
          <w:p w14:paraId="1D081D10" w14:textId="4F77FB1C" w:rsidR="00D0790D" w:rsidRPr="00D0790D" w:rsidRDefault="00D0790D" w:rsidP="00D0790D">
            <w:pPr>
              <w:ind w:left="720"/>
              <w:rPr>
                <w:rFonts w:ascii="TH Sarabun New" w:hAnsi="TH Sarabun New" w:cs="TH Sarabun New"/>
                <w:sz w:val="32"/>
                <w:szCs w:val="32"/>
              </w:rPr>
            </w:pPr>
            <w:r w:rsidRPr="00D0790D">
              <w:rPr>
                <w:rFonts w:ascii="TH Sarabun New" w:hAnsi="TH Sarabun New" w:cs="TH Sarabun New"/>
                <w:sz w:val="32"/>
                <w:szCs w:val="32"/>
                <w:cs/>
              </w:rPr>
              <w:t>จบการทำงาน</w:t>
            </w:r>
          </w:p>
          <w:p w14:paraId="6CAB3B14" w14:textId="77777777" w:rsidR="005C60C6" w:rsidRDefault="005C60C6" w:rsidP="005C60C6"/>
        </w:tc>
      </w:tr>
    </w:tbl>
    <w:p w14:paraId="3F2991EF" w14:textId="77777777" w:rsidR="00791FB3" w:rsidRDefault="00791FB3" w:rsidP="005C60C6"/>
    <w:p w14:paraId="2A195971" w14:textId="0C5E01BB" w:rsidR="00791FB3" w:rsidRDefault="001F015E" w:rsidP="001F015E">
      <w:pPr>
        <w:jc w:val="center"/>
      </w:pPr>
      <w:r>
        <w:rPr>
          <w:noProof/>
          <w:cs/>
        </w:rPr>
        <w:drawing>
          <wp:inline distT="0" distB="0" distL="0" distR="0" wp14:anchorId="1DFE01C0" wp14:editId="1FD5A664">
            <wp:extent cx="4055322" cy="2546969"/>
            <wp:effectExtent l="0" t="0" r="0" b="0"/>
            <wp:docPr id="831699394" name="รูปภาพ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058378" cy="2548888"/>
                    </a:xfrm>
                    <a:prstGeom prst="rect">
                      <a:avLst/>
                    </a:prstGeom>
                    <a:noFill/>
                    <a:ln>
                      <a:noFill/>
                    </a:ln>
                  </pic:spPr>
                </pic:pic>
              </a:graphicData>
            </a:graphic>
          </wp:inline>
        </w:drawing>
      </w:r>
    </w:p>
    <w:tbl>
      <w:tblPr>
        <w:tblStyle w:val="af4"/>
        <w:tblW w:w="0" w:type="auto"/>
        <w:tblLook w:val="04A0" w:firstRow="1" w:lastRow="0" w:firstColumn="1" w:lastColumn="0" w:noHBand="0" w:noVBand="1"/>
      </w:tblPr>
      <w:tblGrid>
        <w:gridCol w:w="9016"/>
      </w:tblGrid>
      <w:tr w:rsidR="001F015E" w14:paraId="459335FB" w14:textId="77777777" w:rsidTr="001F015E">
        <w:tc>
          <w:tcPr>
            <w:tcW w:w="9016" w:type="dxa"/>
          </w:tcPr>
          <w:p w14:paraId="0A1E403E" w14:textId="0818EE71" w:rsidR="001F015E" w:rsidRDefault="001F015E" w:rsidP="001F015E">
            <w:pPr>
              <w:jc w:val="center"/>
            </w:pPr>
            <w:r w:rsidRPr="009F7AC5">
              <w:rPr>
                <w:rFonts w:ascii="TH SarabunPSK" w:hAnsi="TH SarabunPSK" w:cs="TH SarabunPSK" w:hint="cs"/>
                <w:color w:val="0D0D0D" w:themeColor="text1" w:themeTint="F2"/>
                <w:sz w:val="32"/>
                <w:szCs w:val="32"/>
                <w:cs/>
              </w:rPr>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1F015E" w14:paraId="55C7F892" w14:textId="77777777" w:rsidTr="001F015E">
        <w:tc>
          <w:tcPr>
            <w:tcW w:w="9016" w:type="dxa"/>
          </w:tcPr>
          <w:p w14:paraId="228C315D" w14:textId="77777777" w:rsidR="001F015E" w:rsidRDefault="001F015E" w:rsidP="001F015E">
            <w:pPr>
              <w:rPr>
                <w:rFonts w:ascii="TH Sarabun New" w:hAnsi="TH Sarabun New" w:cs="TH Sarabun New"/>
                <w:sz w:val="32"/>
                <w:szCs w:val="32"/>
              </w:rPr>
            </w:pPr>
            <w:r w:rsidRPr="001F015E">
              <w:rPr>
                <w:rFonts w:ascii="TH Sarabun New" w:hAnsi="TH Sarabun New" w:cs="TH Sarabun New"/>
                <w:sz w:val="32"/>
                <w:szCs w:val="32"/>
              </w:rPr>
              <w:t xml:space="preserve">ID: 5.1 </w:t>
            </w:r>
          </w:p>
          <w:p w14:paraId="1871BDCA" w14:textId="77777777" w:rsidR="001F015E" w:rsidRDefault="001F015E" w:rsidP="001F015E">
            <w:pPr>
              <w:rPr>
                <w:rFonts w:ascii="TH Sarabun New" w:hAnsi="TH Sarabun New" w:cs="TH Sarabun New"/>
                <w:sz w:val="32"/>
                <w:szCs w:val="32"/>
              </w:rPr>
            </w:pPr>
            <w:r w:rsidRPr="001F015E">
              <w:rPr>
                <w:rFonts w:ascii="TH Sarabun New" w:hAnsi="TH Sarabun New" w:cs="TH Sarabun New"/>
                <w:sz w:val="32"/>
                <w:szCs w:val="32"/>
                <w:cs/>
              </w:rPr>
              <w:t>ชื่อกระบวนการ: โหลดข้อมูลเตรียมเข้าเกม</w:t>
            </w:r>
            <w:r w:rsidRPr="001F015E">
              <w:rPr>
                <w:rFonts w:ascii="TH Sarabun New" w:hAnsi="TH Sarabun New" w:cs="TH Sarabun New"/>
                <w:sz w:val="32"/>
                <w:szCs w:val="32"/>
              </w:rPr>
              <w:t xml:space="preserve"> </w:t>
            </w:r>
          </w:p>
          <w:p w14:paraId="07AD48FA" w14:textId="774E7880" w:rsidR="001F015E" w:rsidRPr="001F015E" w:rsidRDefault="001F015E" w:rsidP="001F015E">
            <w:pPr>
              <w:rPr>
                <w:rFonts w:ascii="TH Sarabun New" w:hAnsi="TH Sarabun New" w:cs="TH Sarabun New"/>
                <w:sz w:val="32"/>
                <w:szCs w:val="32"/>
              </w:rPr>
            </w:pPr>
            <w:r w:rsidRPr="001F015E">
              <w:rPr>
                <w:rFonts w:ascii="TH Sarabun New" w:hAnsi="TH Sarabun New" w:cs="TH Sarabun New"/>
                <w:sz w:val="32"/>
                <w:szCs w:val="32"/>
                <w:cs/>
              </w:rPr>
              <w:t>ข้อมูลนำเข้า (</w:t>
            </w:r>
            <w:r w:rsidRPr="001F015E">
              <w:rPr>
                <w:rFonts w:ascii="TH Sarabun New" w:hAnsi="TH Sarabun New" w:cs="TH Sarabun New"/>
                <w:sz w:val="32"/>
                <w:szCs w:val="32"/>
              </w:rPr>
              <w:t>Input data flow)</w:t>
            </w:r>
          </w:p>
          <w:p w14:paraId="086D3B37" w14:textId="77777777" w:rsidR="001F015E" w:rsidRDefault="001F015E">
            <w:pPr>
              <w:numPr>
                <w:ilvl w:val="0"/>
                <w:numId w:val="33"/>
              </w:numPr>
              <w:rPr>
                <w:rFonts w:ascii="TH Sarabun New" w:hAnsi="TH Sarabun New" w:cs="TH Sarabun New"/>
                <w:sz w:val="32"/>
                <w:szCs w:val="32"/>
              </w:rPr>
            </w:pPr>
            <w:r w:rsidRPr="001F015E">
              <w:rPr>
                <w:rFonts w:ascii="TH Sarabun New" w:hAnsi="TH Sarabun New" w:cs="TH Sarabun New"/>
                <w:sz w:val="32"/>
                <w:szCs w:val="32"/>
                <w:cs/>
              </w:rPr>
              <w:t xml:space="preserve">ข้อมูลยานและสกิลที่ตั้งค่าไว้ (จาก </w:t>
            </w:r>
            <w:r w:rsidRPr="001F015E">
              <w:rPr>
                <w:rFonts w:ascii="TH Sarabun New" w:hAnsi="TH Sarabun New" w:cs="TH Sarabun New"/>
                <w:sz w:val="32"/>
                <w:szCs w:val="32"/>
              </w:rPr>
              <w:t xml:space="preserve">D5) </w:t>
            </w:r>
          </w:p>
          <w:p w14:paraId="1DD54689" w14:textId="5E8AA873" w:rsidR="001F015E" w:rsidRPr="001F015E" w:rsidRDefault="001F015E" w:rsidP="001F015E">
            <w:pPr>
              <w:ind w:left="720"/>
              <w:rPr>
                <w:rFonts w:ascii="TH Sarabun New" w:hAnsi="TH Sarabun New" w:cs="TH Sarabun New"/>
                <w:sz w:val="32"/>
                <w:szCs w:val="32"/>
              </w:rPr>
            </w:pPr>
            <w:r w:rsidRPr="001F015E">
              <w:rPr>
                <w:rFonts w:ascii="TH Sarabun New" w:hAnsi="TH Sarabun New" w:cs="TH Sarabun New"/>
                <w:sz w:val="32"/>
                <w:szCs w:val="32"/>
                <w:cs/>
              </w:rPr>
              <w:t>ข้อมูลนำออก (</w:t>
            </w:r>
            <w:r w:rsidRPr="001F015E">
              <w:rPr>
                <w:rFonts w:ascii="TH Sarabun New" w:hAnsi="TH Sarabun New" w:cs="TH Sarabun New"/>
                <w:sz w:val="32"/>
                <w:szCs w:val="32"/>
              </w:rPr>
              <w:t>Output Data Flow)</w:t>
            </w:r>
          </w:p>
          <w:p w14:paraId="57E5D6BD" w14:textId="77777777" w:rsidR="001F015E" w:rsidRDefault="001F015E">
            <w:pPr>
              <w:numPr>
                <w:ilvl w:val="0"/>
                <w:numId w:val="33"/>
              </w:numPr>
              <w:rPr>
                <w:rFonts w:ascii="TH Sarabun New" w:hAnsi="TH Sarabun New" w:cs="TH Sarabun New"/>
                <w:sz w:val="32"/>
                <w:szCs w:val="32"/>
              </w:rPr>
            </w:pPr>
            <w:r w:rsidRPr="001F015E">
              <w:rPr>
                <w:rFonts w:ascii="TH Sarabun New" w:hAnsi="TH Sarabun New" w:cs="TH Sarabun New"/>
                <w:sz w:val="32"/>
                <w:szCs w:val="32"/>
                <w:cs/>
              </w:rPr>
              <w:lastRenderedPageBreak/>
              <w:t xml:space="preserve">ข้อมูลเอนทิตี้ของผู้เล่นพร้อมสเตตัส (ส่งไป </w:t>
            </w:r>
            <w:r w:rsidRPr="001F015E">
              <w:rPr>
                <w:rFonts w:ascii="TH Sarabun New" w:hAnsi="TH Sarabun New" w:cs="TH Sarabun New"/>
                <w:sz w:val="32"/>
                <w:szCs w:val="32"/>
              </w:rPr>
              <w:t xml:space="preserve">5.2) </w:t>
            </w:r>
          </w:p>
          <w:p w14:paraId="75405D71" w14:textId="77777777" w:rsidR="001F015E" w:rsidRDefault="001F015E" w:rsidP="001F015E">
            <w:pPr>
              <w:ind w:left="720"/>
              <w:rPr>
                <w:rFonts w:ascii="TH Sarabun New" w:hAnsi="TH Sarabun New" w:cs="TH Sarabun New"/>
                <w:sz w:val="32"/>
                <w:szCs w:val="32"/>
              </w:rPr>
            </w:pPr>
            <w:r w:rsidRPr="001F015E">
              <w:rPr>
                <w:rFonts w:ascii="TH Sarabun New" w:hAnsi="TH Sarabun New" w:cs="TH Sarabun New"/>
                <w:sz w:val="32"/>
                <w:szCs w:val="32"/>
              </w:rPr>
              <w:t xml:space="preserve">Data Store </w:t>
            </w:r>
          </w:p>
          <w:p w14:paraId="5AA5C9C2" w14:textId="77777777" w:rsidR="001F015E" w:rsidRDefault="001F015E" w:rsidP="001F015E">
            <w:pPr>
              <w:ind w:left="720"/>
              <w:rPr>
                <w:rFonts w:ascii="TH Sarabun New" w:hAnsi="TH Sarabun New" w:cs="TH Sarabun New"/>
                <w:sz w:val="32"/>
                <w:szCs w:val="32"/>
              </w:rPr>
            </w:pPr>
            <w:r w:rsidRPr="001F015E">
              <w:rPr>
                <w:rFonts w:ascii="TH Sarabun New" w:hAnsi="TH Sarabun New" w:cs="TH Sarabun New"/>
                <w:sz w:val="32"/>
                <w:szCs w:val="32"/>
              </w:rPr>
              <w:t xml:space="preserve">D5: </w:t>
            </w:r>
            <w:r w:rsidRPr="001F015E">
              <w:rPr>
                <w:rFonts w:ascii="TH Sarabun New" w:hAnsi="TH Sarabun New" w:cs="TH Sarabun New"/>
                <w:sz w:val="32"/>
                <w:szCs w:val="32"/>
                <w:cs/>
              </w:rPr>
              <w:t>ข้อมูลคลังผู้เล่น</w:t>
            </w:r>
            <w:r w:rsidRPr="001F015E">
              <w:rPr>
                <w:rFonts w:ascii="TH Sarabun New" w:hAnsi="TH Sarabun New" w:cs="TH Sarabun New"/>
                <w:sz w:val="32"/>
                <w:szCs w:val="32"/>
              </w:rPr>
              <w:t xml:space="preserve"> </w:t>
            </w:r>
          </w:p>
          <w:p w14:paraId="19FFB397" w14:textId="414DA453" w:rsidR="001F015E" w:rsidRPr="001F015E" w:rsidRDefault="001F015E" w:rsidP="001F015E">
            <w:pPr>
              <w:ind w:left="720"/>
              <w:rPr>
                <w:rFonts w:ascii="TH Sarabun New" w:hAnsi="TH Sarabun New" w:cs="TH Sarabun New"/>
                <w:sz w:val="32"/>
                <w:szCs w:val="32"/>
              </w:rPr>
            </w:pPr>
            <w:r w:rsidRPr="001F015E">
              <w:rPr>
                <w:rFonts w:ascii="TH Sarabun New" w:hAnsi="TH Sarabun New" w:cs="TH Sarabun New"/>
                <w:sz w:val="32"/>
                <w:szCs w:val="32"/>
                <w:cs/>
              </w:rPr>
              <w:t>เริ่มกระบวนการ</w:t>
            </w:r>
          </w:p>
          <w:p w14:paraId="019955B7" w14:textId="77777777" w:rsidR="001F015E" w:rsidRPr="001F015E" w:rsidRDefault="001F015E">
            <w:pPr>
              <w:numPr>
                <w:ilvl w:val="0"/>
                <w:numId w:val="33"/>
              </w:numPr>
              <w:rPr>
                <w:rFonts w:ascii="TH Sarabun New" w:hAnsi="TH Sarabun New" w:cs="TH Sarabun New"/>
                <w:sz w:val="32"/>
                <w:szCs w:val="32"/>
              </w:rPr>
            </w:pPr>
            <w:r w:rsidRPr="001F015E">
              <w:rPr>
                <w:rFonts w:ascii="TH Sarabun New" w:hAnsi="TH Sarabun New" w:cs="TH Sarabun New"/>
                <w:sz w:val="32"/>
                <w:szCs w:val="32"/>
                <w:cs/>
              </w:rPr>
              <w:t>ดึงข้อมูลชุดอุปกรณ์ (</w:t>
            </w:r>
            <w:r w:rsidRPr="001F015E">
              <w:rPr>
                <w:rFonts w:ascii="TH Sarabun New" w:hAnsi="TH Sarabun New" w:cs="TH Sarabun New"/>
                <w:sz w:val="32"/>
                <w:szCs w:val="32"/>
              </w:rPr>
              <w:t xml:space="preserve">Active Loadout) </w:t>
            </w:r>
            <w:r w:rsidRPr="001F015E">
              <w:rPr>
                <w:rFonts w:ascii="TH Sarabun New" w:hAnsi="TH Sarabun New" w:cs="TH Sarabun New"/>
                <w:sz w:val="32"/>
                <w:szCs w:val="32"/>
                <w:cs/>
              </w:rPr>
              <w:t xml:space="preserve">จาก </w:t>
            </w:r>
            <w:r w:rsidRPr="001F015E">
              <w:rPr>
                <w:rFonts w:ascii="TH Sarabun New" w:hAnsi="TH Sarabun New" w:cs="TH Sarabun New"/>
                <w:sz w:val="32"/>
                <w:szCs w:val="32"/>
              </w:rPr>
              <w:t>D5</w:t>
            </w:r>
          </w:p>
          <w:p w14:paraId="727A073F" w14:textId="77777777" w:rsidR="001F015E" w:rsidRPr="001F015E" w:rsidRDefault="001F015E">
            <w:pPr>
              <w:numPr>
                <w:ilvl w:val="0"/>
                <w:numId w:val="33"/>
              </w:numPr>
              <w:rPr>
                <w:rFonts w:ascii="TH Sarabun New" w:hAnsi="TH Sarabun New" w:cs="TH Sarabun New"/>
                <w:sz w:val="32"/>
                <w:szCs w:val="32"/>
              </w:rPr>
            </w:pPr>
            <w:r w:rsidRPr="001F015E">
              <w:rPr>
                <w:rFonts w:ascii="TH Sarabun New" w:hAnsi="TH Sarabun New" w:cs="TH Sarabun New"/>
                <w:sz w:val="32"/>
                <w:szCs w:val="32"/>
                <w:cs/>
              </w:rPr>
              <w:t>เตรียมข้อมูลเอนทิตี้ตัวละครและสกิลให้พร้อมใช้งาน</w:t>
            </w:r>
          </w:p>
          <w:p w14:paraId="3F32B0D3" w14:textId="77777777" w:rsidR="001F015E" w:rsidRDefault="001F015E">
            <w:pPr>
              <w:numPr>
                <w:ilvl w:val="0"/>
                <w:numId w:val="33"/>
              </w:numPr>
              <w:rPr>
                <w:rFonts w:ascii="TH Sarabun New" w:hAnsi="TH Sarabun New" w:cs="TH Sarabun New"/>
                <w:sz w:val="32"/>
                <w:szCs w:val="32"/>
              </w:rPr>
            </w:pPr>
            <w:r w:rsidRPr="001F015E">
              <w:rPr>
                <w:rFonts w:ascii="TH Sarabun New" w:hAnsi="TH Sarabun New" w:cs="TH Sarabun New"/>
                <w:sz w:val="32"/>
                <w:szCs w:val="32"/>
                <w:cs/>
              </w:rPr>
              <w:t>ส่งข้อมูลไปกระบวนการถัดไปเพื่อนำเข้าสู่ด่านแข่งขัน</w:t>
            </w:r>
            <w:r w:rsidRPr="001F015E">
              <w:rPr>
                <w:rFonts w:ascii="TH Sarabun New" w:hAnsi="TH Sarabun New" w:cs="TH Sarabun New"/>
                <w:sz w:val="32"/>
                <w:szCs w:val="32"/>
              </w:rPr>
              <w:t xml:space="preserve"> </w:t>
            </w:r>
          </w:p>
          <w:p w14:paraId="4E74FDD0" w14:textId="253A0DDD" w:rsidR="001F015E" w:rsidRPr="001F015E" w:rsidRDefault="001F015E" w:rsidP="001F015E">
            <w:pPr>
              <w:ind w:left="720"/>
              <w:rPr>
                <w:rFonts w:ascii="TH Sarabun New" w:hAnsi="TH Sarabun New" w:cs="TH Sarabun New"/>
                <w:sz w:val="32"/>
                <w:szCs w:val="32"/>
              </w:rPr>
            </w:pPr>
            <w:r w:rsidRPr="001F015E">
              <w:rPr>
                <w:rFonts w:ascii="TH Sarabun New" w:hAnsi="TH Sarabun New" w:cs="TH Sarabun New"/>
                <w:sz w:val="32"/>
                <w:szCs w:val="32"/>
                <w:cs/>
              </w:rPr>
              <w:t>จบการทำงาน</w:t>
            </w:r>
          </w:p>
          <w:p w14:paraId="3B8AC583" w14:textId="77777777" w:rsidR="001F015E" w:rsidRDefault="001F015E" w:rsidP="00D0790D"/>
        </w:tc>
      </w:tr>
    </w:tbl>
    <w:p w14:paraId="0B07B41E" w14:textId="77777777" w:rsidR="00791FB3" w:rsidRDefault="00791FB3" w:rsidP="00D0790D"/>
    <w:p w14:paraId="23718A25" w14:textId="626AD449" w:rsidR="00791FB3" w:rsidRDefault="001F015E" w:rsidP="001F015E">
      <w:pPr>
        <w:jc w:val="center"/>
      </w:pPr>
      <w:r>
        <w:rPr>
          <w:noProof/>
        </w:rPr>
        <w:drawing>
          <wp:inline distT="0" distB="0" distL="0" distR="0" wp14:anchorId="050E723C" wp14:editId="60C93D68">
            <wp:extent cx="4224867" cy="4689889"/>
            <wp:effectExtent l="0" t="0" r="4445" b="0"/>
            <wp:docPr id="523823232" name="รูปภาพ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233187" cy="4699125"/>
                    </a:xfrm>
                    <a:prstGeom prst="rect">
                      <a:avLst/>
                    </a:prstGeom>
                    <a:noFill/>
                    <a:ln>
                      <a:noFill/>
                    </a:ln>
                  </pic:spPr>
                </pic:pic>
              </a:graphicData>
            </a:graphic>
          </wp:inline>
        </w:drawing>
      </w:r>
    </w:p>
    <w:tbl>
      <w:tblPr>
        <w:tblStyle w:val="af4"/>
        <w:tblW w:w="0" w:type="auto"/>
        <w:tblLook w:val="04A0" w:firstRow="1" w:lastRow="0" w:firstColumn="1" w:lastColumn="0" w:noHBand="0" w:noVBand="1"/>
      </w:tblPr>
      <w:tblGrid>
        <w:gridCol w:w="9016"/>
      </w:tblGrid>
      <w:tr w:rsidR="001F015E" w14:paraId="4CCCFCB3" w14:textId="77777777" w:rsidTr="001F015E">
        <w:tc>
          <w:tcPr>
            <w:tcW w:w="9016" w:type="dxa"/>
          </w:tcPr>
          <w:p w14:paraId="12B1DF37" w14:textId="788FAA4F" w:rsidR="001F015E" w:rsidRDefault="001F015E" w:rsidP="001F015E">
            <w:pPr>
              <w:jc w:val="center"/>
              <w:rPr>
                <w:rFonts w:ascii="TH Sarabun New" w:hAnsi="TH Sarabun New" w:cs="TH Sarabun New"/>
                <w:b/>
                <w:bCs/>
                <w:sz w:val="32"/>
                <w:szCs w:val="32"/>
              </w:rPr>
            </w:pPr>
            <w:r w:rsidRPr="009F7AC5">
              <w:rPr>
                <w:rFonts w:ascii="TH SarabunPSK" w:hAnsi="TH SarabunPSK" w:cs="TH SarabunPSK" w:hint="cs"/>
                <w:color w:val="0D0D0D" w:themeColor="text1" w:themeTint="F2"/>
                <w:sz w:val="32"/>
                <w:szCs w:val="32"/>
                <w:cs/>
              </w:rPr>
              <w:lastRenderedPageBreak/>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1F015E" w14:paraId="01C75DB7" w14:textId="77777777" w:rsidTr="001F015E">
        <w:tc>
          <w:tcPr>
            <w:tcW w:w="9016" w:type="dxa"/>
          </w:tcPr>
          <w:p w14:paraId="608B72A3" w14:textId="77777777" w:rsidR="00706C0F" w:rsidRDefault="00706C0F" w:rsidP="00706C0F">
            <w:pPr>
              <w:rPr>
                <w:rFonts w:ascii="TH Sarabun New" w:hAnsi="TH Sarabun New" w:cs="TH Sarabun New"/>
                <w:sz w:val="32"/>
                <w:szCs w:val="32"/>
              </w:rPr>
            </w:pPr>
            <w:r w:rsidRPr="00706C0F">
              <w:rPr>
                <w:rFonts w:ascii="TH Sarabun New" w:hAnsi="TH Sarabun New" w:cs="TH Sarabun New"/>
                <w:sz w:val="32"/>
                <w:szCs w:val="32"/>
              </w:rPr>
              <w:t xml:space="preserve">ID: 5.2 </w:t>
            </w:r>
          </w:p>
          <w:p w14:paraId="51A456E9" w14:textId="77777777" w:rsidR="00706C0F" w:rsidRDefault="00706C0F" w:rsidP="00706C0F">
            <w:pPr>
              <w:rPr>
                <w:rFonts w:ascii="TH Sarabun New" w:hAnsi="TH Sarabun New" w:cs="TH Sarabun New"/>
                <w:sz w:val="32"/>
                <w:szCs w:val="32"/>
              </w:rPr>
            </w:pPr>
            <w:r w:rsidRPr="00706C0F">
              <w:rPr>
                <w:rFonts w:ascii="TH Sarabun New" w:hAnsi="TH Sarabun New" w:cs="TH Sarabun New"/>
                <w:sz w:val="32"/>
                <w:szCs w:val="32"/>
                <w:cs/>
              </w:rPr>
              <w:t>ชื่อกระบวนการ: จัดการเกมเพลย์และซิงโครไนซ์</w:t>
            </w:r>
            <w:r w:rsidRPr="00706C0F">
              <w:rPr>
                <w:rFonts w:ascii="TH Sarabun New" w:hAnsi="TH Sarabun New" w:cs="TH Sarabun New"/>
                <w:sz w:val="32"/>
                <w:szCs w:val="32"/>
              </w:rPr>
              <w:t xml:space="preserve"> </w:t>
            </w:r>
          </w:p>
          <w:p w14:paraId="0C76B2A5" w14:textId="60B9C415" w:rsidR="00706C0F" w:rsidRPr="00706C0F" w:rsidRDefault="00706C0F" w:rsidP="00706C0F">
            <w:pPr>
              <w:rPr>
                <w:rFonts w:ascii="TH Sarabun New" w:hAnsi="TH Sarabun New" w:cs="TH Sarabun New"/>
                <w:sz w:val="32"/>
                <w:szCs w:val="32"/>
              </w:rPr>
            </w:pPr>
            <w:r w:rsidRPr="00706C0F">
              <w:rPr>
                <w:rFonts w:ascii="TH Sarabun New" w:hAnsi="TH Sarabun New" w:cs="TH Sarabun New"/>
                <w:sz w:val="32"/>
                <w:szCs w:val="32"/>
                <w:cs/>
              </w:rPr>
              <w:t>ข้อมูลนำเข้า (</w:t>
            </w:r>
            <w:r w:rsidRPr="00706C0F">
              <w:rPr>
                <w:rFonts w:ascii="TH Sarabun New" w:hAnsi="TH Sarabun New" w:cs="TH Sarabun New"/>
                <w:sz w:val="32"/>
                <w:szCs w:val="32"/>
              </w:rPr>
              <w:t>Input data flow)</w:t>
            </w:r>
          </w:p>
          <w:p w14:paraId="40B014F2" w14:textId="77777777" w:rsidR="00706C0F" w:rsidRPr="00706C0F" w:rsidRDefault="00706C0F">
            <w:pPr>
              <w:numPr>
                <w:ilvl w:val="0"/>
                <w:numId w:val="34"/>
              </w:numPr>
              <w:rPr>
                <w:rFonts w:ascii="TH Sarabun New" w:hAnsi="TH Sarabun New" w:cs="TH Sarabun New"/>
                <w:sz w:val="32"/>
                <w:szCs w:val="32"/>
              </w:rPr>
            </w:pPr>
            <w:r w:rsidRPr="00706C0F">
              <w:rPr>
                <w:rFonts w:ascii="TH Sarabun New" w:hAnsi="TH Sarabun New" w:cs="TH Sarabun New"/>
                <w:sz w:val="32"/>
                <w:szCs w:val="32"/>
                <w:cs/>
              </w:rPr>
              <w:t xml:space="preserve">ข้อมูลเอนทิตี้ของผู้เล่นพร้อมสเตตัส (จาก </w:t>
            </w:r>
            <w:r w:rsidRPr="00706C0F">
              <w:rPr>
                <w:rFonts w:ascii="TH Sarabun New" w:hAnsi="TH Sarabun New" w:cs="TH Sarabun New"/>
                <w:sz w:val="32"/>
                <w:szCs w:val="32"/>
              </w:rPr>
              <w:t>5.1)</w:t>
            </w:r>
          </w:p>
          <w:p w14:paraId="3E2059D0" w14:textId="77777777" w:rsidR="00706C0F" w:rsidRPr="00706C0F" w:rsidRDefault="00706C0F">
            <w:pPr>
              <w:numPr>
                <w:ilvl w:val="0"/>
                <w:numId w:val="34"/>
              </w:numPr>
              <w:rPr>
                <w:rFonts w:ascii="TH Sarabun New" w:hAnsi="TH Sarabun New" w:cs="TH Sarabun New"/>
                <w:sz w:val="32"/>
                <w:szCs w:val="32"/>
              </w:rPr>
            </w:pPr>
            <w:r w:rsidRPr="00706C0F">
              <w:rPr>
                <w:rFonts w:ascii="TH Sarabun New" w:hAnsi="TH Sarabun New" w:cs="TH Sarabun New"/>
                <w:sz w:val="32"/>
                <w:szCs w:val="32"/>
                <w:cs/>
              </w:rPr>
              <w:t>คำสั่งควบคุมภายในเกม</w:t>
            </w:r>
          </w:p>
          <w:p w14:paraId="28623461" w14:textId="77777777" w:rsidR="00706C0F" w:rsidRDefault="00706C0F">
            <w:pPr>
              <w:numPr>
                <w:ilvl w:val="0"/>
                <w:numId w:val="34"/>
              </w:numPr>
              <w:rPr>
                <w:rFonts w:ascii="TH Sarabun New" w:hAnsi="TH Sarabun New" w:cs="TH Sarabun New"/>
                <w:sz w:val="32"/>
                <w:szCs w:val="32"/>
              </w:rPr>
            </w:pPr>
            <w:r w:rsidRPr="00706C0F">
              <w:rPr>
                <w:rFonts w:ascii="TH Sarabun New" w:hAnsi="TH Sarabun New" w:cs="TH Sarabun New"/>
                <w:sz w:val="32"/>
                <w:szCs w:val="32"/>
                <w:cs/>
              </w:rPr>
              <w:t xml:space="preserve">สถานะเกมแบบเรียลไทม์ (จาก </w:t>
            </w:r>
            <w:r w:rsidRPr="00706C0F">
              <w:rPr>
                <w:rFonts w:ascii="TH Sarabun New" w:hAnsi="TH Sarabun New" w:cs="TH Sarabun New"/>
                <w:sz w:val="32"/>
                <w:szCs w:val="32"/>
              </w:rPr>
              <w:t xml:space="preserve">Game Server) </w:t>
            </w:r>
          </w:p>
          <w:p w14:paraId="7A22487E" w14:textId="28A6F719" w:rsidR="00706C0F" w:rsidRPr="00706C0F" w:rsidRDefault="00706C0F" w:rsidP="00706C0F">
            <w:pPr>
              <w:ind w:left="720"/>
              <w:rPr>
                <w:rFonts w:ascii="TH Sarabun New" w:hAnsi="TH Sarabun New" w:cs="TH Sarabun New"/>
                <w:sz w:val="32"/>
                <w:szCs w:val="32"/>
              </w:rPr>
            </w:pPr>
            <w:r w:rsidRPr="00706C0F">
              <w:rPr>
                <w:rFonts w:ascii="TH Sarabun New" w:hAnsi="TH Sarabun New" w:cs="TH Sarabun New"/>
                <w:sz w:val="32"/>
                <w:szCs w:val="32"/>
                <w:cs/>
              </w:rPr>
              <w:t>ข้อมูลนำออก (</w:t>
            </w:r>
            <w:r w:rsidRPr="00706C0F">
              <w:rPr>
                <w:rFonts w:ascii="TH Sarabun New" w:hAnsi="TH Sarabun New" w:cs="TH Sarabun New"/>
                <w:sz w:val="32"/>
                <w:szCs w:val="32"/>
              </w:rPr>
              <w:t>Output Data Flow)</w:t>
            </w:r>
          </w:p>
          <w:p w14:paraId="1043F200" w14:textId="77777777" w:rsidR="00706C0F" w:rsidRPr="00706C0F" w:rsidRDefault="00706C0F">
            <w:pPr>
              <w:numPr>
                <w:ilvl w:val="0"/>
                <w:numId w:val="34"/>
              </w:numPr>
              <w:rPr>
                <w:rFonts w:ascii="TH Sarabun New" w:hAnsi="TH Sarabun New" w:cs="TH Sarabun New"/>
                <w:sz w:val="32"/>
                <w:szCs w:val="32"/>
              </w:rPr>
            </w:pPr>
            <w:r w:rsidRPr="00706C0F">
              <w:rPr>
                <w:rFonts w:ascii="TH Sarabun New" w:hAnsi="TH Sarabun New" w:cs="TH Sarabun New"/>
                <w:sz w:val="32"/>
                <w:szCs w:val="32"/>
                <w:cs/>
              </w:rPr>
              <w:t>สถานะเกมแบบเรียลไทม์ (ส่งไปผู้เล่น)</w:t>
            </w:r>
          </w:p>
          <w:p w14:paraId="19A7B6F4" w14:textId="77777777" w:rsidR="00706C0F" w:rsidRPr="00706C0F" w:rsidRDefault="00706C0F">
            <w:pPr>
              <w:numPr>
                <w:ilvl w:val="0"/>
                <w:numId w:val="34"/>
              </w:numPr>
              <w:rPr>
                <w:rFonts w:ascii="TH Sarabun New" w:hAnsi="TH Sarabun New" w:cs="TH Sarabun New"/>
                <w:sz w:val="32"/>
                <w:szCs w:val="32"/>
              </w:rPr>
            </w:pPr>
            <w:r w:rsidRPr="00706C0F">
              <w:rPr>
                <w:rFonts w:ascii="TH Sarabun New" w:hAnsi="TH Sarabun New" w:cs="TH Sarabun New"/>
                <w:sz w:val="32"/>
                <w:szCs w:val="32"/>
                <w:cs/>
              </w:rPr>
              <w:t xml:space="preserve">ข้อมูลพิกัดและการกระทำ (ส่งไป </w:t>
            </w:r>
            <w:r w:rsidRPr="00706C0F">
              <w:rPr>
                <w:rFonts w:ascii="TH Sarabun New" w:hAnsi="TH Sarabun New" w:cs="TH Sarabun New"/>
                <w:sz w:val="32"/>
                <w:szCs w:val="32"/>
              </w:rPr>
              <w:t>Game Server)</w:t>
            </w:r>
          </w:p>
          <w:p w14:paraId="02458935" w14:textId="77777777" w:rsidR="00706C0F" w:rsidRDefault="00706C0F">
            <w:pPr>
              <w:numPr>
                <w:ilvl w:val="0"/>
                <w:numId w:val="34"/>
              </w:numPr>
              <w:rPr>
                <w:rFonts w:ascii="TH Sarabun New" w:hAnsi="TH Sarabun New" w:cs="TH Sarabun New"/>
                <w:sz w:val="32"/>
                <w:szCs w:val="32"/>
              </w:rPr>
            </w:pPr>
            <w:r w:rsidRPr="00706C0F">
              <w:rPr>
                <w:rFonts w:ascii="TH Sarabun New" w:hAnsi="TH Sarabun New" w:cs="TH Sarabun New"/>
                <w:sz w:val="32"/>
                <w:szCs w:val="32"/>
                <w:cs/>
              </w:rPr>
              <w:t xml:space="preserve">สัญญาณจบเกมพร้อมสถิติดิบ (ส่งไป </w:t>
            </w:r>
            <w:r w:rsidRPr="00706C0F">
              <w:rPr>
                <w:rFonts w:ascii="TH Sarabun New" w:hAnsi="TH Sarabun New" w:cs="TH Sarabun New"/>
                <w:sz w:val="32"/>
                <w:szCs w:val="32"/>
              </w:rPr>
              <w:t xml:space="preserve">5.3) </w:t>
            </w:r>
          </w:p>
          <w:p w14:paraId="555C9806" w14:textId="77777777" w:rsidR="00706C0F" w:rsidRDefault="00706C0F" w:rsidP="00706C0F">
            <w:pPr>
              <w:ind w:left="720"/>
              <w:rPr>
                <w:rFonts w:ascii="TH Sarabun New" w:hAnsi="TH Sarabun New" w:cs="TH Sarabun New"/>
                <w:sz w:val="32"/>
                <w:szCs w:val="32"/>
              </w:rPr>
            </w:pPr>
            <w:r w:rsidRPr="00706C0F">
              <w:rPr>
                <w:rFonts w:ascii="TH Sarabun New" w:hAnsi="TH Sarabun New" w:cs="TH Sarabun New"/>
                <w:sz w:val="32"/>
                <w:szCs w:val="32"/>
              </w:rPr>
              <w:t xml:space="preserve">Data Store </w:t>
            </w:r>
          </w:p>
          <w:p w14:paraId="52227705" w14:textId="40AD59D8" w:rsidR="00706C0F" w:rsidRPr="00706C0F" w:rsidRDefault="00706C0F" w:rsidP="00706C0F">
            <w:pPr>
              <w:ind w:left="720"/>
              <w:rPr>
                <w:rFonts w:ascii="TH Sarabun New" w:hAnsi="TH Sarabun New" w:cs="TH Sarabun New"/>
                <w:sz w:val="32"/>
                <w:szCs w:val="32"/>
              </w:rPr>
            </w:pPr>
            <w:r w:rsidRPr="00706C0F">
              <w:rPr>
                <w:rFonts w:ascii="TH Sarabun New" w:hAnsi="TH Sarabun New" w:cs="TH Sarabun New"/>
                <w:sz w:val="32"/>
                <w:szCs w:val="32"/>
                <w:cs/>
              </w:rPr>
              <w:t xml:space="preserve">ไม่มี (ข้อมูลวิ่งผ่านแบบ </w:t>
            </w:r>
            <w:r w:rsidRPr="00706C0F">
              <w:rPr>
                <w:rFonts w:ascii="TH Sarabun New" w:hAnsi="TH Sarabun New" w:cs="TH Sarabun New"/>
                <w:sz w:val="32"/>
                <w:szCs w:val="32"/>
              </w:rPr>
              <w:t xml:space="preserve">Real-time) </w:t>
            </w:r>
            <w:r w:rsidRPr="00706C0F">
              <w:rPr>
                <w:rFonts w:ascii="TH Sarabun New" w:hAnsi="TH Sarabun New" w:cs="TH Sarabun New"/>
                <w:sz w:val="32"/>
                <w:szCs w:val="32"/>
                <w:cs/>
              </w:rPr>
              <w:t>เริ่มกระบวนการ</w:t>
            </w:r>
          </w:p>
          <w:p w14:paraId="0F3CE67E" w14:textId="77777777" w:rsidR="00706C0F" w:rsidRPr="00706C0F" w:rsidRDefault="00706C0F">
            <w:pPr>
              <w:numPr>
                <w:ilvl w:val="0"/>
                <w:numId w:val="34"/>
              </w:numPr>
              <w:rPr>
                <w:rFonts w:ascii="TH Sarabun New" w:hAnsi="TH Sarabun New" w:cs="TH Sarabun New"/>
                <w:sz w:val="32"/>
                <w:szCs w:val="32"/>
              </w:rPr>
            </w:pPr>
            <w:r w:rsidRPr="00706C0F">
              <w:rPr>
                <w:rFonts w:ascii="TH Sarabun New" w:hAnsi="TH Sarabun New" w:cs="TH Sarabun New"/>
                <w:sz w:val="32"/>
                <w:szCs w:val="32"/>
                <w:cs/>
              </w:rPr>
              <w:t>รับคำสั่งควบคุมภายในเกมจากผู้เล่น</w:t>
            </w:r>
          </w:p>
          <w:p w14:paraId="2E6323ED" w14:textId="77777777" w:rsidR="00706C0F" w:rsidRPr="00706C0F" w:rsidRDefault="00706C0F">
            <w:pPr>
              <w:numPr>
                <w:ilvl w:val="0"/>
                <w:numId w:val="34"/>
              </w:numPr>
              <w:rPr>
                <w:rFonts w:ascii="TH Sarabun New" w:hAnsi="TH Sarabun New" w:cs="TH Sarabun New"/>
                <w:sz w:val="32"/>
                <w:szCs w:val="32"/>
              </w:rPr>
            </w:pPr>
            <w:r w:rsidRPr="00706C0F">
              <w:rPr>
                <w:rFonts w:ascii="TH Sarabun New" w:hAnsi="TH Sarabun New" w:cs="TH Sarabun New"/>
                <w:sz w:val="32"/>
                <w:szCs w:val="32"/>
                <w:cs/>
              </w:rPr>
              <w:t xml:space="preserve">ส่งข้อมูลพิกัดและการกระทำไปยัง </w:t>
            </w:r>
            <w:r w:rsidRPr="00706C0F">
              <w:rPr>
                <w:rFonts w:ascii="TH Sarabun New" w:hAnsi="TH Sarabun New" w:cs="TH Sarabun New"/>
                <w:sz w:val="32"/>
                <w:szCs w:val="32"/>
              </w:rPr>
              <w:t xml:space="preserve">Game Server </w:t>
            </w:r>
            <w:r w:rsidRPr="00706C0F">
              <w:rPr>
                <w:rFonts w:ascii="TH Sarabun New" w:hAnsi="TH Sarabun New" w:cs="TH Sarabun New"/>
                <w:sz w:val="32"/>
                <w:szCs w:val="32"/>
                <w:cs/>
              </w:rPr>
              <w:t>อย่างต่อเนื่อง</w:t>
            </w:r>
          </w:p>
          <w:p w14:paraId="2C65FEC2" w14:textId="77777777" w:rsidR="00706C0F" w:rsidRPr="00706C0F" w:rsidRDefault="00706C0F">
            <w:pPr>
              <w:numPr>
                <w:ilvl w:val="0"/>
                <w:numId w:val="34"/>
              </w:numPr>
              <w:rPr>
                <w:rFonts w:ascii="TH Sarabun New" w:hAnsi="TH Sarabun New" w:cs="TH Sarabun New"/>
                <w:sz w:val="32"/>
                <w:szCs w:val="32"/>
              </w:rPr>
            </w:pPr>
            <w:r w:rsidRPr="00706C0F">
              <w:rPr>
                <w:rFonts w:ascii="TH Sarabun New" w:hAnsi="TH Sarabun New" w:cs="TH Sarabun New"/>
                <w:sz w:val="32"/>
                <w:szCs w:val="32"/>
                <w:cs/>
              </w:rPr>
              <w:t xml:space="preserve">รับสถานะเกมแบบเรียลไทม์จาก </w:t>
            </w:r>
            <w:r w:rsidRPr="00706C0F">
              <w:rPr>
                <w:rFonts w:ascii="TH Sarabun New" w:hAnsi="TH Sarabun New" w:cs="TH Sarabun New"/>
                <w:sz w:val="32"/>
                <w:szCs w:val="32"/>
              </w:rPr>
              <w:t xml:space="preserve">Game Server </w:t>
            </w:r>
            <w:r w:rsidRPr="00706C0F">
              <w:rPr>
                <w:rFonts w:ascii="TH Sarabun New" w:hAnsi="TH Sarabun New" w:cs="TH Sarabun New"/>
                <w:sz w:val="32"/>
                <w:szCs w:val="32"/>
                <w:cs/>
              </w:rPr>
              <w:t>มาแสดงผล</w:t>
            </w:r>
          </w:p>
          <w:p w14:paraId="458B7190" w14:textId="77777777" w:rsidR="00706C0F" w:rsidRDefault="00706C0F">
            <w:pPr>
              <w:numPr>
                <w:ilvl w:val="0"/>
                <w:numId w:val="34"/>
              </w:numPr>
              <w:rPr>
                <w:rFonts w:ascii="TH Sarabun New" w:hAnsi="TH Sarabun New" w:cs="TH Sarabun New"/>
                <w:sz w:val="32"/>
                <w:szCs w:val="32"/>
              </w:rPr>
            </w:pPr>
            <w:r w:rsidRPr="00706C0F">
              <w:rPr>
                <w:rFonts w:ascii="TH Sarabun New" w:hAnsi="TH Sarabun New" w:cs="TH Sarabun New"/>
                <w:sz w:val="32"/>
                <w:szCs w:val="32"/>
                <w:cs/>
              </w:rPr>
              <w:t>ส่งสัญญาณจบเกมพร้อมสถิติดิบไปกระบวนการถัดไปเมื่อหมดเวลาหรือรู้ผล</w:t>
            </w:r>
            <w:r w:rsidRPr="00706C0F">
              <w:rPr>
                <w:rFonts w:ascii="TH Sarabun New" w:hAnsi="TH Sarabun New" w:cs="TH Sarabun New"/>
                <w:sz w:val="32"/>
                <w:szCs w:val="32"/>
              </w:rPr>
              <w:t xml:space="preserve"> </w:t>
            </w:r>
          </w:p>
          <w:p w14:paraId="5FEB3323" w14:textId="5C4105E1" w:rsidR="00706C0F" w:rsidRPr="00706C0F" w:rsidRDefault="00706C0F" w:rsidP="00706C0F">
            <w:pPr>
              <w:ind w:left="720"/>
              <w:rPr>
                <w:rFonts w:ascii="TH Sarabun New" w:hAnsi="TH Sarabun New" w:cs="TH Sarabun New"/>
                <w:sz w:val="32"/>
                <w:szCs w:val="32"/>
              </w:rPr>
            </w:pPr>
            <w:r w:rsidRPr="00706C0F">
              <w:rPr>
                <w:rFonts w:ascii="TH Sarabun New" w:hAnsi="TH Sarabun New" w:cs="TH Sarabun New"/>
                <w:sz w:val="32"/>
                <w:szCs w:val="32"/>
                <w:cs/>
              </w:rPr>
              <w:t>จบการทำงาน</w:t>
            </w:r>
          </w:p>
          <w:p w14:paraId="6F072FF3" w14:textId="77777777" w:rsidR="001F015E" w:rsidRDefault="001F015E" w:rsidP="001F015E">
            <w:pPr>
              <w:rPr>
                <w:rFonts w:ascii="TH Sarabun New" w:hAnsi="TH Sarabun New" w:cs="TH Sarabun New"/>
                <w:b/>
                <w:bCs/>
                <w:sz w:val="32"/>
                <w:szCs w:val="32"/>
              </w:rPr>
            </w:pPr>
          </w:p>
        </w:tc>
      </w:tr>
    </w:tbl>
    <w:p w14:paraId="431488A8" w14:textId="77777777" w:rsidR="00791FB3" w:rsidRDefault="00791FB3" w:rsidP="001F015E">
      <w:pPr>
        <w:rPr>
          <w:rFonts w:ascii="TH Sarabun New" w:hAnsi="TH Sarabun New" w:cs="TH Sarabun New"/>
          <w:b/>
          <w:bCs/>
          <w:sz w:val="32"/>
          <w:szCs w:val="32"/>
        </w:rPr>
      </w:pPr>
    </w:p>
    <w:p w14:paraId="667DA8CC" w14:textId="5ACEAE82" w:rsidR="00791FB3" w:rsidRDefault="00706C0F" w:rsidP="001F015E">
      <w:r>
        <w:rPr>
          <w:noProof/>
          <w:cs/>
        </w:rPr>
        <w:drawing>
          <wp:inline distT="0" distB="0" distL="0" distR="0" wp14:anchorId="7FE82B11" wp14:editId="7FFF21C5">
            <wp:extent cx="5723255" cy="3141345"/>
            <wp:effectExtent l="0" t="0" r="0" b="1905"/>
            <wp:docPr id="1500162624" name="รูปภาพ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0257" cy="3145188"/>
                    </a:xfrm>
                    <a:prstGeom prst="rect">
                      <a:avLst/>
                    </a:prstGeom>
                    <a:noFill/>
                    <a:ln>
                      <a:noFill/>
                    </a:ln>
                  </pic:spPr>
                </pic:pic>
              </a:graphicData>
            </a:graphic>
          </wp:inline>
        </w:drawing>
      </w:r>
    </w:p>
    <w:p w14:paraId="03980B49" w14:textId="77777777" w:rsidR="00791FB3" w:rsidRDefault="00791FB3" w:rsidP="001F015E">
      <w:pPr>
        <w:rPr>
          <w:rFonts w:ascii="TH Sarabun New" w:hAnsi="TH Sarabun New" w:cs="TH Sarabun New"/>
          <w:b/>
          <w:bCs/>
          <w:sz w:val="32"/>
          <w:szCs w:val="32"/>
        </w:rPr>
      </w:pPr>
    </w:p>
    <w:tbl>
      <w:tblPr>
        <w:tblStyle w:val="af4"/>
        <w:tblW w:w="0" w:type="auto"/>
        <w:tblLook w:val="04A0" w:firstRow="1" w:lastRow="0" w:firstColumn="1" w:lastColumn="0" w:noHBand="0" w:noVBand="1"/>
      </w:tblPr>
      <w:tblGrid>
        <w:gridCol w:w="9016"/>
      </w:tblGrid>
      <w:tr w:rsidR="00706C0F" w14:paraId="79713D69" w14:textId="77777777" w:rsidTr="00706C0F">
        <w:tc>
          <w:tcPr>
            <w:tcW w:w="9016" w:type="dxa"/>
          </w:tcPr>
          <w:p w14:paraId="20946EF4" w14:textId="0BFC28A2" w:rsidR="00706C0F" w:rsidRDefault="00706C0F" w:rsidP="00706C0F">
            <w:pPr>
              <w:jc w:val="center"/>
              <w:rPr>
                <w:rFonts w:ascii="TH Sarabun New" w:hAnsi="TH Sarabun New" w:cs="TH Sarabun New"/>
                <w:b/>
                <w:bCs/>
                <w:sz w:val="32"/>
                <w:szCs w:val="32"/>
              </w:rPr>
            </w:pPr>
            <w:r w:rsidRPr="009F7AC5">
              <w:rPr>
                <w:rFonts w:ascii="TH SarabunPSK" w:hAnsi="TH SarabunPSK" w:cs="TH SarabunPSK" w:hint="cs"/>
                <w:color w:val="0D0D0D" w:themeColor="text1" w:themeTint="F2"/>
                <w:sz w:val="32"/>
                <w:szCs w:val="32"/>
                <w:cs/>
              </w:rPr>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706C0F" w14:paraId="2E1F87C5" w14:textId="77777777" w:rsidTr="00706C0F">
        <w:tc>
          <w:tcPr>
            <w:tcW w:w="9016" w:type="dxa"/>
          </w:tcPr>
          <w:p w14:paraId="70D3B0C5" w14:textId="77777777" w:rsidR="00D82C7E" w:rsidRDefault="00D82C7E" w:rsidP="00D82C7E">
            <w:pPr>
              <w:rPr>
                <w:rFonts w:ascii="TH Sarabun New" w:hAnsi="TH Sarabun New" w:cs="TH Sarabun New"/>
                <w:sz w:val="32"/>
                <w:szCs w:val="32"/>
              </w:rPr>
            </w:pPr>
            <w:r w:rsidRPr="00D82C7E">
              <w:rPr>
                <w:rFonts w:ascii="TH Sarabun New" w:hAnsi="TH Sarabun New" w:cs="TH Sarabun New"/>
                <w:sz w:val="32"/>
                <w:szCs w:val="32"/>
              </w:rPr>
              <w:t xml:space="preserve">ID: 5.3 </w:t>
            </w:r>
          </w:p>
          <w:p w14:paraId="5DADA6F8" w14:textId="77777777" w:rsidR="00D82C7E" w:rsidRDefault="00D82C7E" w:rsidP="00D82C7E">
            <w:pPr>
              <w:rPr>
                <w:rFonts w:ascii="TH Sarabun New" w:hAnsi="TH Sarabun New" w:cs="TH Sarabun New"/>
                <w:sz w:val="32"/>
                <w:szCs w:val="32"/>
              </w:rPr>
            </w:pPr>
            <w:r w:rsidRPr="00D82C7E">
              <w:rPr>
                <w:rFonts w:ascii="TH Sarabun New" w:hAnsi="TH Sarabun New" w:cs="TH Sarabun New"/>
                <w:sz w:val="32"/>
                <w:szCs w:val="32"/>
                <w:cs/>
              </w:rPr>
              <w:t>ชื่อกระบวนการ: สรุปผลและอัปเดตรางวัล</w:t>
            </w:r>
            <w:r w:rsidRPr="00D82C7E">
              <w:rPr>
                <w:rFonts w:ascii="TH Sarabun New" w:hAnsi="TH Sarabun New" w:cs="TH Sarabun New"/>
                <w:sz w:val="32"/>
                <w:szCs w:val="32"/>
              </w:rPr>
              <w:t xml:space="preserve"> </w:t>
            </w:r>
          </w:p>
          <w:p w14:paraId="759CE06F" w14:textId="50E4340D" w:rsidR="00D82C7E" w:rsidRPr="00D82C7E" w:rsidRDefault="00D82C7E" w:rsidP="00D82C7E">
            <w:pPr>
              <w:rPr>
                <w:rFonts w:ascii="TH Sarabun New" w:hAnsi="TH Sarabun New" w:cs="TH Sarabun New"/>
                <w:sz w:val="32"/>
                <w:szCs w:val="32"/>
              </w:rPr>
            </w:pPr>
            <w:r w:rsidRPr="00D82C7E">
              <w:rPr>
                <w:rFonts w:ascii="TH Sarabun New" w:hAnsi="TH Sarabun New" w:cs="TH Sarabun New"/>
                <w:sz w:val="32"/>
                <w:szCs w:val="32"/>
                <w:cs/>
              </w:rPr>
              <w:t>ข้อมูลนำเข้า (</w:t>
            </w:r>
            <w:r w:rsidRPr="00D82C7E">
              <w:rPr>
                <w:rFonts w:ascii="TH Sarabun New" w:hAnsi="TH Sarabun New" w:cs="TH Sarabun New"/>
                <w:sz w:val="32"/>
                <w:szCs w:val="32"/>
              </w:rPr>
              <w:t>Input data flow)</w:t>
            </w:r>
          </w:p>
          <w:p w14:paraId="06C98BEF" w14:textId="77777777" w:rsidR="00D82C7E" w:rsidRDefault="00D82C7E">
            <w:pPr>
              <w:numPr>
                <w:ilvl w:val="0"/>
                <w:numId w:val="35"/>
              </w:numPr>
              <w:rPr>
                <w:rFonts w:ascii="TH Sarabun New" w:hAnsi="TH Sarabun New" w:cs="TH Sarabun New"/>
                <w:sz w:val="32"/>
                <w:szCs w:val="32"/>
              </w:rPr>
            </w:pPr>
            <w:r w:rsidRPr="00D82C7E">
              <w:rPr>
                <w:rFonts w:ascii="TH Sarabun New" w:hAnsi="TH Sarabun New" w:cs="TH Sarabun New"/>
                <w:sz w:val="32"/>
                <w:szCs w:val="32"/>
                <w:cs/>
              </w:rPr>
              <w:t xml:space="preserve">สัญญาณจบเกมพร้อมสถิติดิบ (จาก </w:t>
            </w:r>
            <w:r w:rsidRPr="00D82C7E">
              <w:rPr>
                <w:rFonts w:ascii="TH Sarabun New" w:hAnsi="TH Sarabun New" w:cs="TH Sarabun New"/>
                <w:sz w:val="32"/>
                <w:szCs w:val="32"/>
              </w:rPr>
              <w:t xml:space="preserve">5.2) </w:t>
            </w:r>
          </w:p>
          <w:p w14:paraId="1E5B08AC" w14:textId="69EB6689" w:rsidR="00D82C7E" w:rsidRPr="00D82C7E" w:rsidRDefault="00D82C7E" w:rsidP="00D82C7E">
            <w:pPr>
              <w:ind w:left="720"/>
              <w:rPr>
                <w:rFonts w:ascii="TH Sarabun New" w:hAnsi="TH Sarabun New" w:cs="TH Sarabun New"/>
                <w:sz w:val="32"/>
                <w:szCs w:val="32"/>
              </w:rPr>
            </w:pPr>
            <w:r w:rsidRPr="00D82C7E">
              <w:rPr>
                <w:rFonts w:ascii="TH Sarabun New" w:hAnsi="TH Sarabun New" w:cs="TH Sarabun New"/>
                <w:sz w:val="32"/>
                <w:szCs w:val="32"/>
                <w:cs/>
              </w:rPr>
              <w:t>ข้อมูลนำออก (</w:t>
            </w:r>
            <w:r w:rsidRPr="00D82C7E">
              <w:rPr>
                <w:rFonts w:ascii="TH Sarabun New" w:hAnsi="TH Sarabun New" w:cs="TH Sarabun New"/>
                <w:sz w:val="32"/>
                <w:szCs w:val="32"/>
              </w:rPr>
              <w:t>Output Data Flow)</w:t>
            </w:r>
          </w:p>
          <w:p w14:paraId="06BFB508" w14:textId="77777777" w:rsidR="00D82C7E" w:rsidRDefault="00D82C7E">
            <w:pPr>
              <w:numPr>
                <w:ilvl w:val="0"/>
                <w:numId w:val="35"/>
              </w:numPr>
              <w:rPr>
                <w:rFonts w:ascii="TH Sarabun New" w:hAnsi="TH Sarabun New" w:cs="TH Sarabun New"/>
                <w:sz w:val="32"/>
                <w:szCs w:val="32"/>
              </w:rPr>
            </w:pPr>
            <w:r w:rsidRPr="00D82C7E">
              <w:rPr>
                <w:rFonts w:ascii="TH Sarabun New" w:hAnsi="TH Sarabun New" w:cs="TH Sarabun New"/>
                <w:sz w:val="32"/>
                <w:szCs w:val="32"/>
                <w:cs/>
              </w:rPr>
              <w:t>ผลการแข่งขัน (ผู้เล่น)</w:t>
            </w:r>
            <w:r w:rsidRPr="00D82C7E">
              <w:rPr>
                <w:rFonts w:ascii="TH Sarabun New" w:hAnsi="TH Sarabun New" w:cs="TH Sarabun New"/>
                <w:sz w:val="32"/>
                <w:szCs w:val="32"/>
              </w:rPr>
              <w:t xml:space="preserve"> </w:t>
            </w:r>
          </w:p>
          <w:p w14:paraId="61B11268" w14:textId="77777777" w:rsidR="00D82C7E" w:rsidRDefault="00D82C7E" w:rsidP="00D82C7E">
            <w:pPr>
              <w:ind w:left="720"/>
              <w:rPr>
                <w:rFonts w:ascii="TH Sarabun New" w:hAnsi="TH Sarabun New" w:cs="TH Sarabun New"/>
                <w:sz w:val="32"/>
                <w:szCs w:val="32"/>
              </w:rPr>
            </w:pPr>
            <w:r w:rsidRPr="00D82C7E">
              <w:rPr>
                <w:rFonts w:ascii="TH Sarabun New" w:hAnsi="TH Sarabun New" w:cs="TH Sarabun New"/>
                <w:sz w:val="32"/>
                <w:szCs w:val="32"/>
              </w:rPr>
              <w:t xml:space="preserve">Data Store </w:t>
            </w:r>
          </w:p>
          <w:p w14:paraId="0C29B912" w14:textId="77777777" w:rsidR="00D82C7E" w:rsidRDefault="00D82C7E" w:rsidP="00D82C7E">
            <w:pPr>
              <w:ind w:left="720"/>
              <w:rPr>
                <w:rFonts w:ascii="TH Sarabun New" w:hAnsi="TH Sarabun New" w:cs="TH Sarabun New"/>
                <w:sz w:val="32"/>
                <w:szCs w:val="32"/>
              </w:rPr>
            </w:pPr>
            <w:r w:rsidRPr="00D82C7E">
              <w:rPr>
                <w:rFonts w:ascii="TH Sarabun New" w:hAnsi="TH Sarabun New" w:cs="TH Sarabun New"/>
                <w:sz w:val="32"/>
                <w:szCs w:val="32"/>
              </w:rPr>
              <w:t xml:space="preserve">D4: </w:t>
            </w:r>
            <w:r w:rsidRPr="00D82C7E">
              <w:rPr>
                <w:rFonts w:ascii="TH Sarabun New" w:hAnsi="TH Sarabun New" w:cs="TH Sarabun New"/>
                <w:sz w:val="32"/>
                <w:szCs w:val="32"/>
                <w:cs/>
              </w:rPr>
              <w:t>ข้อมูลประวัติการแข่งขัน</w:t>
            </w:r>
            <w:r w:rsidRPr="00D82C7E">
              <w:rPr>
                <w:rFonts w:ascii="TH Sarabun New" w:hAnsi="TH Sarabun New" w:cs="TH Sarabun New"/>
                <w:sz w:val="32"/>
                <w:szCs w:val="32"/>
              </w:rPr>
              <w:t xml:space="preserve"> </w:t>
            </w:r>
          </w:p>
          <w:p w14:paraId="1BB32806" w14:textId="77777777" w:rsidR="00D82C7E" w:rsidRDefault="00D82C7E" w:rsidP="00D82C7E">
            <w:pPr>
              <w:ind w:left="720"/>
              <w:rPr>
                <w:rFonts w:ascii="TH Sarabun New" w:hAnsi="TH Sarabun New" w:cs="TH Sarabun New"/>
                <w:sz w:val="32"/>
                <w:szCs w:val="32"/>
              </w:rPr>
            </w:pPr>
            <w:r w:rsidRPr="00D82C7E">
              <w:rPr>
                <w:rFonts w:ascii="TH Sarabun New" w:hAnsi="TH Sarabun New" w:cs="TH Sarabun New"/>
                <w:sz w:val="32"/>
                <w:szCs w:val="32"/>
              </w:rPr>
              <w:lastRenderedPageBreak/>
              <w:t xml:space="preserve">D5: </w:t>
            </w:r>
            <w:r w:rsidRPr="00D82C7E">
              <w:rPr>
                <w:rFonts w:ascii="TH Sarabun New" w:hAnsi="TH Sarabun New" w:cs="TH Sarabun New"/>
                <w:sz w:val="32"/>
                <w:szCs w:val="32"/>
                <w:cs/>
              </w:rPr>
              <w:t>ข้อมูลคลังผู้เล่น</w:t>
            </w:r>
            <w:r w:rsidRPr="00D82C7E">
              <w:rPr>
                <w:rFonts w:ascii="TH Sarabun New" w:hAnsi="TH Sarabun New" w:cs="TH Sarabun New"/>
                <w:sz w:val="32"/>
                <w:szCs w:val="32"/>
              </w:rPr>
              <w:t xml:space="preserve"> </w:t>
            </w:r>
          </w:p>
          <w:p w14:paraId="25687C30" w14:textId="37ADA581" w:rsidR="00D82C7E" w:rsidRPr="00D82C7E" w:rsidRDefault="00D82C7E" w:rsidP="00D82C7E">
            <w:pPr>
              <w:ind w:left="720"/>
              <w:rPr>
                <w:rFonts w:ascii="TH Sarabun New" w:hAnsi="TH Sarabun New" w:cs="TH Sarabun New"/>
                <w:sz w:val="32"/>
                <w:szCs w:val="32"/>
              </w:rPr>
            </w:pPr>
            <w:r w:rsidRPr="00D82C7E">
              <w:rPr>
                <w:rFonts w:ascii="TH Sarabun New" w:hAnsi="TH Sarabun New" w:cs="TH Sarabun New"/>
                <w:sz w:val="32"/>
                <w:szCs w:val="32"/>
                <w:cs/>
              </w:rPr>
              <w:t>เริ่มกระบวนการ</w:t>
            </w:r>
          </w:p>
          <w:p w14:paraId="3470FEC7" w14:textId="77777777" w:rsidR="00D82C7E" w:rsidRPr="00D82C7E" w:rsidRDefault="00D82C7E">
            <w:pPr>
              <w:numPr>
                <w:ilvl w:val="0"/>
                <w:numId w:val="35"/>
              </w:numPr>
              <w:rPr>
                <w:rFonts w:ascii="TH Sarabun New" w:hAnsi="TH Sarabun New" w:cs="TH Sarabun New"/>
                <w:sz w:val="32"/>
                <w:szCs w:val="32"/>
              </w:rPr>
            </w:pPr>
            <w:r w:rsidRPr="00D82C7E">
              <w:rPr>
                <w:rFonts w:ascii="TH Sarabun New" w:hAnsi="TH Sarabun New" w:cs="TH Sarabun New"/>
                <w:sz w:val="32"/>
                <w:szCs w:val="32"/>
                <w:cs/>
              </w:rPr>
              <w:t>รับสัญญาณจบเกมและสถิติดิบจากการเล่น</w:t>
            </w:r>
          </w:p>
          <w:p w14:paraId="6DEADAC0" w14:textId="77777777" w:rsidR="00D82C7E" w:rsidRPr="00D82C7E" w:rsidRDefault="00D82C7E">
            <w:pPr>
              <w:numPr>
                <w:ilvl w:val="0"/>
                <w:numId w:val="35"/>
              </w:numPr>
              <w:rPr>
                <w:rFonts w:ascii="TH Sarabun New" w:hAnsi="TH Sarabun New" w:cs="TH Sarabun New"/>
                <w:sz w:val="32"/>
                <w:szCs w:val="32"/>
              </w:rPr>
            </w:pPr>
            <w:r w:rsidRPr="00D82C7E">
              <w:rPr>
                <w:rFonts w:ascii="TH Sarabun New" w:hAnsi="TH Sarabun New" w:cs="TH Sarabun New"/>
                <w:sz w:val="32"/>
                <w:szCs w:val="32"/>
                <w:cs/>
              </w:rPr>
              <w:t>คำนวณรางวัลและสรุปผลการแข่งขัน</w:t>
            </w:r>
          </w:p>
          <w:p w14:paraId="65D6FC5F" w14:textId="77777777" w:rsidR="00D82C7E" w:rsidRPr="00D82C7E" w:rsidRDefault="00D82C7E">
            <w:pPr>
              <w:numPr>
                <w:ilvl w:val="0"/>
                <w:numId w:val="35"/>
              </w:numPr>
              <w:rPr>
                <w:rFonts w:ascii="TH Sarabun New" w:hAnsi="TH Sarabun New" w:cs="TH Sarabun New"/>
                <w:sz w:val="32"/>
                <w:szCs w:val="32"/>
              </w:rPr>
            </w:pPr>
            <w:r w:rsidRPr="00D82C7E">
              <w:rPr>
                <w:rFonts w:ascii="TH Sarabun New" w:hAnsi="TH Sarabun New" w:cs="TH Sarabun New"/>
                <w:sz w:val="32"/>
                <w:szCs w:val="32"/>
                <w:cs/>
              </w:rPr>
              <w:t xml:space="preserve">บันทึกผลการแข่งขันลง </w:t>
            </w:r>
            <w:r w:rsidRPr="00D82C7E">
              <w:rPr>
                <w:rFonts w:ascii="TH Sarabun New" w:hAnsi="TH Sarabun New" w:cs="TH Sarabun New"/>
                <w:sz w:val="32"/>
                <w:szCs w:val="32"/>
              </w:rPr>
              <w:t>D4</w:t>
            </w:r>
          </w:p>
          <w:p w14:paraId="039CB5D6" w14:textId="77777777" w:rsidR="00D82C7E" w:rsidRPr="00D82C7E" w:rsidRDefault="00D82C7E">
            <w:pPr>
              <w:numPr>
                <w:ilvl w:val="0"/>
                <w:numId w:val="35"/>
              </w:numPr>
              <w:rPr>
                <w:rFonts w:ascii="TH Sarabun New" w:hAnsi="TH Sarabun New" w:cs="TH Sarabun New"/>
                <w:sz w:val="32"/>
                <w:szCs w:val="32"/>
              </w:rPr>
            </w:pPr>
            <w:r w:rsidRPr="00D82C7E">
              <w:rPr>
                <w:rFonts w:ascii="TH Sarabun New" w:hAnsi="TH Sarabun New" w:cs="TH Sarabun New"/>
                <w:sz w:val="32"/>
                <w:szCs w:val="32"/>
                <w:cs/>
              </w:rPr>
              <w:t xml:space="preserve">บันทึกเหรียญและค่าประสบการณ์ที่ได้รับเพิ่มลง </w:t>
            </w:r>
            <w:r w:rsidRPr="00D82C7E">
              <w:rPr>
                <w:rFonts w:ascii="TH Sarabun New" w:hAnsi="TH Sarabun New" w:cs="TH Sarabun New"/>
                <w:sz w:val="32"/>
                <w:szCs w:val="32"/>
              </w:rPr>
              <w:t>D5</w:t>
            </w:r>
          </w:p>
          <w:p w14:paraId="4FB43F11" w14:textId="77777777" w:rsidR="00D82C7E" w:rsidRDefault="00D82C7E">
            <w:pPr>
              <w:numPr>
                <w:ilvl w:val="0"/>
                <w:numId w:val="35"/>
              </w:numPr>
              <w:rPr>
                <w:rFonts w:ascii="TH Sarabun New" w:hAnsi="TH Sarabun New" w:cs="TH Sarabun New"/>
                <w:sz w:val="32"/>
                <w:szCs w:val="32"/>
              </w:rPr>
            </w:pPr>
            <w:r w:rsidRPr="00D82C7E">
              <w:rPr>
                <w:rFonts w:ascii="TH Sarabun New" w:hAnsi="TH Sarabun New" w:cs="TH Sarabun New"/>
                <w:sz w:val="32"/>
                <w:szCs w:val="32"/>
                <w:cs/>
              </w:rPr>
              <w:t>ส่งหน้าต่างสรุปผลการแข่งขันไปแสดงให้ผู้เล่นทราบ</w:t>
            </w:r>
            <w:r w:rsidRPr="00D82C7E">
              <w:rPr>
                <w:rFonts w:ascii="TH Sarabun New" w:hAnsi="TH Sarabun New" w:cs="TH Sarabun New"/>
                <w:sz w:val="32"/>
                <w:szCs w:val="32"/>
              </w:rPr>
              <w:t xml:space="preserve"> </w:t>
            </w:r>
          </w:p>
          <w:p w14:paraId="2DF886BE" w14:textId="43131FB5" w:rsidR="00D82C7E" w:rsidRPr="00D82C7E" w:rsidRDefault="00D82C7E" w:rsidP="00D82C7E">
            <w:pPr>
              <w:ind w:left="720"/>
              <w:rPr>
                <w:rFonts w:ascii="TH Sarabun New" w:hAnsi="TH Sarabun New" w:cs="TH Sarabun New"/>
                <w:sz w:val="32"/>
                <w:szCs w:val="32"/>
              </w:rPr>
            </w:pPr>
            <w:r w:rsidRPr="00D82C7E">
              <w:rPr>
                <w:rFonts w:ascii="TH Sarabun New" w:hAnsi="TH Sarabun New" w:cs="TH Sarabun New"/>
                <w:sz w:val="32"/>
                <w:szCs w:val="32"/>
                <w:cs/>
              </w:rPr>
              <w:t>จบการทำงาน</w:t>
            </w:r>
          </w:p>
          <w:p w14:paraId="084DDCE2" w14:textId="77777777" w:rsidR="00706C0F" w:rsidRDefault="00706C0F" w:rsidP="001F015E">
            <w:pPr>
              <w:rPr>
                <w:rFonts w:ascii="TH Sarabun New" w:hAnsi="TH Sarabun New" w:cs="TH Sarabun New"/>
                <w:b/>
                <w:bCs/>
                <w:sz w:val="32"/>
                <w:szCs w:val="32"/>
              </w:rPr>
            </w:pPr>
          </w:p>
        </w:tc>
      </w:tr>
    </w:tbl>
    <w:p w14:paraId="3E638C53" w14:textId="77777777" w:rsidR="00791FB3" w:rsidRDefault="00791FB3" w:rsidP="001F015E">
      <w:pPr>
        <w:rPr>
          <w:rFonts w:ascii="TH Sarabun New" w:hAnsi="TH Sarabun New" w:cs="TH Sarabun New"/>
          <w:b/>
          <w:bCs/>
          <w:sz w:val="32"/>
          <w:szCs w:val="32"/>
        </w:rPr>
      </w:pPr>
    </w:p>
    <w:p w14:paraId="212AE50E" w14:textId="77777777" w:rsidR="00791FB3" w:rsidRDefault="00791FB3" w:rsidP="001F015E"/>
    <w:p w14:paraId="32B18D2D" w14:textId="4BD20D98" w:rsidR="00791FB3" w:rsidRDefault="00D82C7E" w:rsidP="001F015E">
      <w:pPr>
        <w:rPr>
          <w:rFonts w:ascii="TH Sarabun New" w:hAnsi="TH Sarabun New" w:cs="TH Sarabun New"/>
          <w:b/>
          <w:bCs/>
          <w:sz w:val="32"/>
          <w:szCs w:val="32"/>
        </w:rPr>
      </w:pPr>
      <w:r>
        <w:rPr>
          <w:rFonts w:ascii="TH Sarabun New" w:hAnsi="TH Sarabun New" w:cs="TH Sarabun New"/>
          <w:b/>
          <w:bCs/>
          <w:noProof/>
          <w:sz w:val="32"/>
          <w:szCs w:val="32"/>
        </w:rPr>
        <w:drawing>
          <wp:inline distT="0" distB="0" distL="0" distR="0" wp14:anchorId="3E56BF59" wp14:editId="636F9C75">
            <wp:extent cx="5732145" cy="2489200"/>
            <wp:effectExtent l="0" t="0" r="1905" b="6350"/>
            <wp:docPr id="1990253115" name="รูปภาพ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2145" cy="2489200"/>
                    </a:xfrm>
                    <a:prstGeom prst="rect">
                      <a:avLst/>
                    </a:prstGeom>
                    <a:noFill/>
                    <a:ln>
                      <a:noFill/>
                    </a:ln>
                  </pic:spPr>
                </pic:pic>
              </a:graphicData>
            </a:graphic>
          </wp:inline>
        </w:drawing>
      </w:r>
    </w:p>
    <w:p w14:paraId="6C4C1240" w14:textId="77777777" w:rsidR="00791FB3" w:rsidRDefault="00791FB3" w:rsidP="001F015E">
      <w:pPr>
        <w:rPr>
          <w:rFonts w:ascii="TH Sarabun New" w:hAnsi="TH Sarabun New" w:cs="TH Sarabun New"/>
          <w:b/>
          <w:bCs/>
          <w:sz w:val="32"/>
          <w:szCs w:val="32"/>
        </w:rPr>
      </w:pPr>
    </w:p>
    <w:p w14:paraId="0986F64B" w14:textId="77777777" w:rsidR="00FD3D19" w:rsidRDefault="00FD3D19" w:rsidP="001F015E">
      <w:pPr>
        <w:rPr>
          <w:rFonts w:ascii="TH Sarabun New" w:hAnsi="TH Sarabun New" w:cs="TH Sarabun New"/>
          <w:b/>
          <w:bCs/>
          <w:sz w:val="32"/>
          <w:szCs w:val="32"/>
        </w:rPr>
      </w:pPr>
    </w:p>
    <w:tbl>
      <w:tblPr>
        <w:tblStyle w:val="af4"/>
        <w:tblW w:w="0" w:type="auto"/>
        <w:tblLook w:val="04A0" w:firstRow="1" w:lastRow="0" w:firstColumn="1" w:lastColumn="0" w:noHBand="0" w:noVBand="1"/>
      </w:tblPr>
      <w:tblGrid>
        <w:gridCol w:w="9016"/>
      </w:tblGrid>
      <w:tr w:rsidR="00D82C7E" w14:paraId="5703C8A4" w14:textId="77777777" w:rsidTr="00D82C7E">
        <w:tc>
          <w:tcPr>
            <w:tcW w:w="9016" w:type="dxa"/>
          </w:tcPr>
          <w:p w14:paraId="01C75490" w14:textId="2E58502F" w:rsidR="00D82C7E" w:rsidRDefault="00D82C7E" w:rsidP="00D82C7E">
            <w:pPr>
              <w:jc w:val="center"/>
            </w:pPr>
            <w:r w:rsidRPr="009F7AC5">
              <w:rPr>
                <w:rFonts w:ascii="TH SarabunPSK" w:hAnsi="TH SarabunPSK" w:cs="TH SarabunPSK" w:hint="cs"/>
                <w:color w:val="0D0D0D" w:themeColor="text1" w:themeTint="F2"/>
                <w:sz w:val="32"/>
                <w:szCs w:val="32"/>
                <w:cs/>
              </w:rPr>
              <w:lastRenderedPageBreak/>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D82C7E" w14:paraId="5B6C6812" w14:textId="77777777" w:rsidTr="00D82C7E">
        <w:tc>
          <w:tcPr>
            <w:tcW w:w="9016" w:type="dxa"/>
          </w:tcPr>
          <w:p w14:paraId="730562CD" w14:textId="77777777" w:rsidR="0061457B" w:rsidRDefault="0061457B" w:rsidP="00DE30F0">
            <w:pPr>
              <w:spacing w:line="240" w:lineRule="auto"/>
              <w:rPr>
                <w:rFonts w:ascii="TH Sarabun New" w:hAnsi="TH Sarabun New" w:cs="TH Sarabun New"/>
                <w:sz w:val="32"/>
                <w:szCs w:val="32"/>
              </w:rPr>
            </w:pPr>
            <w:r w:rsidRPr="0061457B">
              <w:rPr>
                <w:rFonts w:ascii="TH Sarabun New" w:hAnsi="TH Sarabun New" w:cs="TH Sarabun New"/>
                <w:sz w:val="32"/>
                <w:szCs w:val="32"/>
              </w:rPr>
              <w:t xml:space="preserve">ID: 6.1 </w:t>
            </w:r>
          </w:p>
          <w:p w14:paraId="598E5AFA" w14:textId="3B11C172" w:rsidR="0061457B" w:rsidRDefault="0061457B" w:rsidP="00DE30F0">
            <w:pPr>
              <w:spacing w:line="240" w:lineRule="auto"/>
              <w:rPr>
                <w:rFonts w:ascii="TH Sarabun New" w:hAnsi="TH Sarabun New" w:cs="TH Sarabun New"/>
                <w:sz w:val="32"/>
                <w:szCs w:val="32"/>
              </w:rPr>
            </w:pPr>
            <w:r w:rsidRPr="0061457B">
              <w:rPr>
                <w:rFonts w:ascii="TH Sarabun New" w:hAnsi="TH Sarabun New" w:cs="TH Sarabun New"/>
                <w:sz w:val="32"/>
                <w:szCs w:val="32"/>
                <w:cs/>
              </w:rPr>
              <w:t>ชื่อกระบวนการ: จัดการบัญชี</w:t>
            </w:r>
            <w:r w:rsidRPr="0061457B">
              <w:rPr>
                <w:rFonts w:ascii="TH Sarabun New" w:hAnsi="TH Sarabun New" w:cs="TH Sarabun New"/>
                <w:sz w:val="32"/>
                <w:szCs w:val="32"/>
              </w:rPr>
              <w:t xml:space="preserve"> </w:t>
            </w:r>
          </w:p>
          <w:p w14:paraId="1098587A" w14:textId="30AC3587" w:rsidR="0061457B" w:rsidRPr="0061457B" w:rsidRDefault="0061457B" w:rsidP="00DE30F0">
            <w:pPr>
              <w:spacing w:line="240" w:lineRule="auto"/>
              <w:rPr>
                <w:rFonts w:ascii="TH Sarabun New" w:hAnsi="TH Sarabun New" w:cs="TH Sarabun New"/>
                <w:sz w:val="32"/>
                <w:szCs w:val="32"/>
              </w:rPr>
            </w:pPr>
            <w:r w:rsidRPr="0061457B">
              <w:rPr>
                <w:rFonts w:ascii="TH Sarabun New" w:hAnsi="TH Sarabun New" w:cs="TH Sarabun New"/>
                <w:sz w:val="32"/>
                <w:szCs w:val="32"/>
                <w:cs/>
              </w:rPr>
              <w:t>ข้อมูลนำเข้า (</w:t>
            </w:r>
            <w:r w:rsidRPr="0061457B">
              <w:rPr>
                <w:rFonts w:ascii="TH Sarabun New" w:hAnsi="TH Sarabun New" w:cs="TH Sarabun New"/>
                <w:sz w:val="32"/>
                <w:szCs w:val="32"/>
              </w:rPr>
              <w:t>Input data flow)</w:t>
            </w:r>
          </w:p>
          <w:p w14:paraId="3F86F106" w14:textId="77777777" w:rsidR="0061457B" w:rsidRPr="0061457B" w:rsidRDefault="0061457B">
            <w:pPr>
              <w:numPr>
                <w:ilvl w:val="0"/>
                <w:numId w:val="36"/>
              </w:numPr>
              <w:spacing w:line="240" w:lineRule="auto"/>
              <w:rPr>
                <w:rFonts w:ascii="TH Sarabun New" w:hAnsi="TH Sarabun New" w:cs="TH Sarabun New"/>
                <w:sz w:val="32"/>
                <w:szCs w:val="32"/>
              </w:rPr>
            </w:pPr>
            <w:r w:rsidRPr="0061457B">
              <w:rPr>
                <w:rFonts w:ascii="TH Sarabun New" w:hAnsi="TH Sarabun New" w:cs="TH Sarabun New"/>
                <w:sz w:val="32"/>
                <w:szCs w:val="32"/>
                <w:cs/>
              </w:rPr>
              <w:t>ข้อมูลการจัดการบัญชีผู้เล่น</w:t>
            </w:r>
          </w:p>
          <w:p w14:paraId="36D94F91" w14:textId="77777777" w:rsidR="0061457B" w:rsidRPr="0061457B" w:rsidRDefault="0061457B">
            <w:pPr>
              <w:numPr>
                <w:ilvl w:val="0"/>
                <w:numId w:val="36"/>
              </w:numPr>
              <w:spacing w:line="240" w:lineRule="auto"/>
              <w:rPr>
                <w:rFonts w:ascii="TH Sarabun New" w:hAnsi="TH Sarabun New" w:cs="TH Sarabun New"/>
                <w:sz w:val="32"/>
                <w:szCs w:val="32"/>
              </w:rPr>
            </w:pPr>
            <w:r w:rsidRPr="0061457B">
              <w:rPr>
                <w:rFonts w:ascii="TH Sarabun New" w:hAnsi="TH Sarabun New" w:cs="TH Sarabun New"/>
                <w:sz w:val="32"/>
                <w:szCs w:val="32"/>
                <w:cs/>
              </w:rPr>
              <w:t xml:space="preserve">ข้อมูลบัญชีผู้ใช้งาน (จาก </w:t>
            </w:r>
            <w:r w:rsidRPr="0061457B">
              <w:rPr>
                <w:rFonts w:ascii="TH Sarabun New" w:hAnsi="TH Sarabun New" w:cs="TH Sarabun New"/>
                <w:sz w:val="32"/>
                <w:szCs w:val="32"/>
              </w:rPr>
              <w:t>D1)</w:t>
            </w:r>
          </w:p>
          <w:p w14:paraId="220F8F4D" w14:textId="77777777" w:rsidR="0061457B" w:rsidRDefault="0061457B">
            <w:pPr>
              <w:numPr>
                <w:ilvl w:val="0"/>
                <w:numId w:val="36"/>
              </w:numPr>
              <w:spacing w:line="240" w:lineRule="auto"/>
              <w:rPr>
                <w:rFonts w:ascii="TH Sarabun New" w:hAnsi="TH Sarabun New" w:cs="TH Sarabun New"/>
                <w:sz w:val="32"/>
                <w:szCs w:val="32"/>
              </w:rPr>
            </w:pPr>
            <w:r w:rsidRPr="0061457B">
              <w:rPr>
                <w:rFonts w:ascii="TH Sarabun New" w:hAnsi="TH Sarabun New" w:cs="TH Sarabun New"/>
                <w:sz w:val="32"/>
                <w:szCs w:val="32"/>
                <w:cs/>
              </w:rPr>
              <w:t xml:space="preserve">ข้อมูลคลังผู้เล่น (จาก </w:t>
            </w:r>
            <w:r w:rsidRPr="0061457B">
              <w:rPr>
                <w:rFonts w:ascii="TH Sarabun New" w:hAnsi="TH Sarabun New" w:cs="TH Sarabun New"/>
                <w:sz w:val="32"/>
                <w:szCs w:val="32"/>
              </w:rPr>
              <w:t xml:space="preserve">D5) </w:t>
            </w:r>
          </w:p>
          <w:p w14:paraId="49CE4617" w14:textId="0A98C6CE" w:rsidR="0061457B" w:rsidRPr="0061457B" w:rsidRDefault="0061457B" w:rsidP="00DE30F0">
            <w:pPr>
              <w:spacing w:line="240" w:lineRule="auto"/>
              <w:ind w:left="720"/>
              <w:rPr>
                <w:rFonts w:ascii="TH Sarabun New" w:hAnsi="TH Sarabun New" w:cs="TH Sarabun New"/>
                <w:sz w:val="32"/>
                <w:szCs w:val="32"/>
              </w:rPr>
            </w:pPr>
            <w:r w:rsidRPr="0061457B">
              <w:rPr>
                <w:rFonts w:ascii="TH Sarabun New" w:hAnsi="TH Sarabun New" w:cs="TH Sarabun New"/>
                <w:sz w:val="32"/>
                <w:szCs w:val="32"/>
                <w:cs/>
              </w:rPr>
              <w:t>ข้อมูลนำออก (</w:t>
            </w:r>
            <w:r w:rsidRPr="0061457B">
              <w:rPr>
                <w:rFonts w:ascii="TH Sarabun New" w:hAnsi="TH Sarabun New" w:cs="TH Sarabun New"/>
                <w:sz w:val="32"/>
                <w:szCs w:val="32"/>
              </w:rPr>
              <w:t>Output Data Flow)</w:t>
            </w:r>
          </w:p>
          <w:p w14:paraId="044FF5E3" w14:textId="77777777" w:rsidR="0061457B" w:rsidRDefault="0061457B">
            <w:pPr>
              <w:numPr>
                <w:ilvl w:val="0"/>
                <w:numId w:val="36"/>
              </w:numPr>
              <w:spacing w:line="240" w:lineRule="auto"/>
              <w:rPr>
                <w:rFonts w:ascii="TH Sarabun New" w:hAnsi="TH Sarabun New" w:cs="TH Sarabun New"/>
                <w:sz w:val="32"/>
                <w:szCs w:val="32"/>
              </w:rPr>
            </w:pPr>
            <w:r w:rsidRPr="0061457B">
              <w:rPr>
                <w:rFonts w:ascii="TH Sarabun New" w:hAnsi="TH Sarabun New" w:cs="TH Sarabun New"/>
                <w:sz w:val="32"/>
                <w:szCs w:val="32"/>
                <w:cs/>
              </w:rPr>
              <w:t>ข้อมูลสมาชิก (แอดมิน)</w:t>
            </w:r>
            <w:r w:rsidRPr="0061457B">
              <w:rPr>
                <w:rFonts w:ascii="TH Sarabun New" w:hAnsi="TH Sarabun New" w:cs="TH Sarabun New"/>
                <w:sz w:val="32"/>
                <w:szCs w:val="32"/>
              </w:rPr>
              <w:t xml:space="preserve"> </w:t>
            </w:r>
          </w:p>
          <w:p w14:paraId="786E15D1" w14:textId="77777777" w:rsidR="0061457B" w:rsidRDefault="0061457B" w:rsidP="00DE30F0">
            <w:pPr>
              <w:spacing w:line="240" w:lineRule="auto"/>
              <w:ind w:left="720"/>
              <w:rPr>
                <w:rFonts w:ascii="TH Sarabun New" w:hAnsi="TH Sarabun New" w:cs="TH Sarabun New"/>
                <w:sz w:val="32"/>
                <w:szCs w:val="32"/>
              </w:rPr>
            </w:pPr>
            <w:r w:rsidRPr="0061457B">
              <w:rPr>
                <w:rFonts w:ascii="TH Sarabun New" w:hAnsi="TH Sarabun New" w:cs="TH Sarabun New"/>
                <w:sz w:val="32"/>
                <w:szCs w:val="32"/>
              </w:rPr>
              <w:t xml:space="preserve">Data Store </w:t>
            </w:r>
          </w:p>
          <w:p w14:paraId="0B4481D0" w14:textId="77777777" w:rsidR="0061457B" w:rsidRDefault="0061457B" w:rsidP="00DE30F0">
            <w:pPr>
              <w:spacing w:line="240" w:lineRule="auto"/>
              <w:ind w:left="720"/>
              <w:rPr>
                <w:rFonts w:ascii="TH Sarabun New" w:hAnsi="TH Sarabun New" w:cs="TH Sarabun New"/>
                <w:sz w:val="32"/>
                <w:szCs w:val="32"/>
              </w:rPr>
            </w:pPr>
            <w:r w:rsidRPr="0061457B">
              <w:rPr>
                <w:rFonts w:ascii="TH Sarabun New" w:hAnsi="TH Sarabun New" w:cs="TH Sarabun New"/>
                <w:sz w:val="32"/>
                <w:szCs w:val="32"/>
              </w:rPr>
              <w:t xml:space="preserve">D1: </w:t>
            </w:r>
            <w:r w:rsidRPr="0061457B">
              <w:rPr>
                <w:rFonts w:ascii="TH Sarabun New" w:hAnsi="TH Sarabun New" w:cs="TH Sarabun New"/>
                <w:sz w:val="32"/>
                <w:szCs w:val="32"/>
                <w:cs/>
              </w:rPr>
              <w:t>ข้อมูลบัญชีผู้ใช้งาน</w:t>
            </w:r>
            <w:r w:rsidRPr="0061457B">
              <w:rPr>
                <w:rFonts w:ascii="TH Sarabun New" w:hAnsi="TH Sarabun New" w:cs="TH Sarabun New"/>
                <w:sz w:val="32"/>
                <w:szCs w:val="32"/>
              </w:rPr>
              <w:t xml:space="preserve"> </w:t>
            </w:r>
          </w:p>
          <w:p w14:paraId="295DAEF4" w14:textId="77777777" w:rsidR="0061457B" w:rsidRDefault="0061457B" w:rsidP="00DE30F0">
            <w:pPr>
              <w:spacing w:line="240" w:lineRule="auto"/>
              <w:ind w:left="720"/>
              <w:rPr>
                <w:rFonts w:ascii="TH Sarabun New" w:hAnsi="TH Sarabun New" w:cs="TH Sarabun New"/>
                <w:sz w:val="32"/>
                <w:szCs w:val="32"/>
              </w:rPr>
            </w:pPr>
            <w:r w:rsidRPr="0061457B">
              <w:rPr>
                <w:rFonts w:ascii="TH Sarabun New" w:hAnsi="TH Sarabun New" w:cs="TH Sarabun New"/>
                <w:sz w:val="32"/>
                <w:szCs w:val="32"/>
              </w:rPr>
              <w:t xml:space="preserve">D5: </w:t>
            </w:r>
            <w:r w:rsidRPr="0061457B">
              <w:rPr>
                <w:rFonts w:ascii="TH Sarabun New" w:hAnsi="TH Sarabun New" w:cs="TH Sarabun New"/>
                <w:sz w:val="32"/>
                <w:szCs w:val="32"/>
                <w:cs/>
              </w:rPr>
              <w:t>ข้อมูลคลังผู้เล่น</w:t>
            </w:r>
            <w:r w:rsidRPr="0061457B">
              <w:rPr>
                <w:rFonts w:ascii="TH Sarabun New" w:hAnsi="TH Sarabun New" w:cs="TH Sarabun New"/>
                <w:sz w:val="32"/>
                <w:szCs w:val="32"/>
              </w:rPr>
              <w:t xml:space="preserve"> </w:t>
            </w:r>
          </w:p>
          <w:p w14:paraId="0963C716" w14:textId="5E34C45B" w:rsidR="0061457B" w:rsidRPr="0061457B" w:rsidRDefault="0061457B" w:rsidP="00DE30F0">
            <w:pPr>
              <w:spacing w:line="240" w:lineRule="auto"/>
              <w:ind w:left="720"/>
              <w:rPr>
                <w:rFonts w:ascii="TH Sarabun New" w:hAnsi="TH Sarabun New" w:cs="TH Sarabun New"/>
                <w:sz w:val="32"/>
                <w:szCs w:val="32"/>
              </w:rPr>
            </w:pPr>
            <w:r w:rsidRPr="0061457B">
              <w:rPr>
                <w:rFonts w:ascii="TH Sarabun New" w:hAnsi="TH Sarabun New" w:cs="TH Sarabun New"/>
                <w:sz w:val="32"/>
                <w:szCs w:val="32"/>
                <w:cs/>
              </w:rPr>
              <w:t>เริ่มกระบวนการ</w:t>
            </w:r>
          </w:p>
          <w:p w14:paraId="53D94B97" w14:textId="77777777" w:rsidR="0061457B" w:rsidRPr="0061457B" w:rsidRDefault="0061457B">
            <w:pPr>
              <w:numPr>
                <w:ilvl w:val="0"/>
                <w:numId w:val="36"/>
              </w:numPr>
              <w:spacing w:line="240" w:lineRule="auto"/>
              <w:rPr>
                <w:rFonts w:ascii="TH Sarabun New" w:hAnsi="TH Sarabun New" w:cs="TH Sarabun New"/>
                <w:sz w:val="32"/>
                <w:szCs w:val="32"/>
              </w:rPr>
            </w:pPr>
            <w:r w:rsidRPr="0061457B">
              <w:rPr>
                <w:rFonts w:ascii="TH Sarabun New" w:hAnsi="TH Sarabun New" w:cs="TH Sarabun New"/>
                <w:sz w:val="32"/>
                <w:szCs w:val="32"/>
                <w:cs/>
              </w:rPr>
              <w:t>รับคำสั่งจัดการบัญชีหรือค้นหาผู้เล่นจากแอดมิน</w:t>
            </w:r>
          </w:p>
          <w:p w14:paraId="5235CD53" w14:textId="77777777" w:rsidR="0061457B" w:rsidRPr="0061457B" w:rsidRDefault="0061457B">
            <w:pPr>
              <w:numPr>
                <w:ilvl w:val="0"/>
                <w:numId w:val="36"/>
              </w:numPr>
              <w:spacing w:line="240" w:lineRule="auto"/>
              <w:rPr>
                <w:rFonts w:ascii="TH Sarabun New" w:hAnsi="TH Sarabun New" w:cs="TH Sarabun New"/>
                <w:sz w:val="32"/>
                <w:szCs w:val="32"/>
              </w:rPr>
            </w:pPr>
            <w:r w:rsidRPr="0061457B">
              <w:rPr>
                <w:rFonts w:ascii="TH Sarabun New" w:hAnsi="TH Sarabun New" w:cs="TH Sarabun New"/>
                <w:sz w:val="32"/>
                <w:szCs w:val="32"/>
                <w:cs/>
              </w:rPr>
              <w:t xml:space="preserve">ดึงข้อมูลสถานะบัญชีจาก </w:t>
            </w:r>
            <w:r w:rsidRPr="0061457B">
              <w:rPr>
                <w:rFonts w:ascii="TH Sarabun New" w:hAnsi="TH Sarabun New" w:cs="TH Sarabun New"/>
                <w:sz w:val="32"/>
                <w:szCs w:val="32"/>
              </w:rPr>
              <w:t xml:space="preserve">D1 </w:t>
            </w:r>
            <w:r w:rsidRPr="0061457B">
              <w:rPr>
                <w:rFonts w:ascii="TH Sarabun New" w:hAnsi="TH Sarabun New" w:cs="TH Sarabun New"/>
                <w:sz w:val="32"/>
                <w:szCs w:val="32"/>
                <w:cs/>
              </w:rPr>
              <w:t xml:space="preserve">และข้อมูลคลังจาก </w:t>
            </w:r>
            <w:r w:rsidRPr="0061457B">
              <w:rPr>
                <w:rFonts w:ascii="TH Sarabun New" w:hAnsi="TH Sarabun New" w:cs="TH Sarabun New"/>
                <w:sz w:val="32"/>
                <w:szCs w:val="32"/>
              </w:rPr>
              <w:t xml:space="preserve">D5 </w:t>
            </w:r>
            <w:r w:rsidRPr="0061457B">
              <w:rPr>
                <w:rFonts w:ascii="TH Sarabun New" w:hAnsi="TH Sarabun New" w:cs="TH Sarabun New"/>
                <w:sz w:val="32"/>
                <w:szCs w:val="32"/>
                <w:cs/>
              </w:rPr>
              <w:t>มาแสดงผล</w:t>
            </w:r>
          </w:p>
          <w:p w14:paraId="7512D173" w14:textId="77777777" w:rsidR="0061457B" w:rsidRPr="0061457B" w:rsidRDefault="0061457B">
            <w:pPr>
              <w:numPr>
                <w:ilvl w:val="0"/>
                <w:numId w:val="36"/>
              </w:numPr>
              <w:spacing w:line="240" w:lineRule="auto"/>
              <w:rPr>
                <w:rFonts w:ascii="TH Sarabun New" w:hAnsi="TH Sarabun New" w:cs="TH Sarabun New"/>
                <w:sz w:val="32"/>
                <w:szCs w:val="32"/>
              </w:rPr>
            </w:pPr>
            <w:r w:rsidRPr="0061457B">
              <w:rPr>
                <w:rFonts w:ascii="TH Sarabun New" w:hAnsi="TH Sarabun New" w:cs="TH Sarabun New"/>
                <w:sz w:val="32"/>
                <w:szCs w:val="32"/>
                <w:cs/>
              </w:rPr>
              <w:t xml:space="preserve">บันทึกการแก้ไขข้อมูลสิทธิผู้เล่นหรือสถานะบัญชีลง </w:t>
            </w:r>
            <w:r w:rsidRPr="0061457B">
              <w:rPr>
                <w:rFonts w:ascii="TH Sarabun New" w:hAnsi="TH Sarabun New" w:cs="TH Sarabun New"/>
                <w:sz w:val="32"/>
                <w:szCs w:val="32"/>
              </w:rPr>
              <w:t>D1</w:t>
            </w:r>
          </w:p>
          <w:p w14:paraId="6DFA22FC" w14:textId="77777777" w:rsidR="0061457B" w:rsidRPr="0061457B" w:rsidRDefault="0061457B">
            <w:pPr>
              <w:numPr>
                <w:ilvl w:val="0"/>
                <w:numId w:val="36"/>
              </w:numPr>
              <w:spacing w:line="240" w:lineRule="auto"/>
              <w:rPr>
                <w:rFonts w:ascii="TH Sarabun New" w:hAnsi="TH Sarabun New" w:cs="TH Sarabun New"/>
                <w:sz w:val="32"/>
                <w:szCs w:val="32"/>
              </w:rPr>
            </w:pPr>
            <w:r w:rsidRPr="0061457B">
              <w:rPr>
                <w:rFonts w:ascii="TH Sarabun New" w:hAnsi="TH Sarabun New" w:cs="TH Sarabun New"/>
                <w:sz w:val="32"/>
                <w:szCs w:val="32"/>
                <w:cs/>
              </w:rPr>
              <w:t xml:space="preserve">บันทึกการแก้ไขยอดเหรียญหรือไอเทมชดเชยลง </w:t>
            </w:r>
            <w:r w:rsidRPr="0061457B">
              <w:rPr>
                <w:rFonts w:ascii="TH Sarabun New" w:hAnsi="TH Sarabun New" w:cs="TH Sarabun New"/>
                <w:sz w:val="32"/>
                <w:szCs w:val="32"/>
              </w:rPr>
              <w:t>D5</w:t>
            </w:r>
          </w:p>
          <w:p w14:paraId="42717E4D" w14:textId="77777777" w:rsidR="0061457B" w:rsidRDefault="0061457B">
            <w:pPr>
              <w:numPr>
                <w:ilvl w:val="0"/>
                <w:numId w:val="36"/>
              </w:numPr>
              <w:spacing w:line="240" w:lineRule="auto"/>
              <w:rPr>
                <w:rFonts w:ascii="TH Sarabun New" w:hAnsi="TH Sarabun New" w:cs="TH Sarabun New"/>
                <w:sz w:val="32"/>
                <w:szCs w:val="32"/>
              </w:rPr>
            </w:pPr>
            <w:r w:rsidRPr="0061457B">
              <w:rPr>
                <w:rFonts w:ascii="TH Sarabun New" w:hAnsi="TH Sarabun New" w:cs="TH Sarabun New"/>
                <w:sz w:val="32"/>
                <w:szCs w:val="32"/>
                <w:cs/>
              </w:rPr>
              <w:t>ส่งข้อมูลสมาชิกที่อัปเดตแล้วกลับไปให้แอดมินดู</w:t>
            </w:r>
            <w:r w:rsidRPr="0061457B">
              <w:rPr>
                <w:rFonts w:ascii="TH Sarabun New" w:hAnsi="TH Sarabun New" w:cs="TH Sarabun New"/>
                <w:sz w:val="32"/>
                <w:szCs w:val="32"/>
              </w:rPr>
              <w:t xml:space="preserve"> </w:t>
            </w:r>
          </w:p>
          <w:p w14:paraId="301D0147" w14:textId="0A0D7C98" w:rsidR="0061457B" w:rsidRPr="0061457B" w:rsidRDefault="0061457B" w:rsidP="00DE30F0">
            <w:pPr>
              <w:spacing w:line="240" w:lineRule="auto"/>
              <w:ind w:left="720"/>
              <w:rPr>
                <w:rFonts w:ascii="TH Sarabun New" w:hAnsi="TH Sarabun New" w:cs="TH Sarabun New"/>
                <w:sz w:val="32"/>
                <w:szCs w:val="32"/>
              </w:rPr>
            </w:pPr>
            <w:r w:rsidRPr="0061457B">
              <w:rPr>
                <w:rFonts w:ascii="TH Sarabun New" w:hAnsi="TH Sarabun New" w:cs="TH Sarabun New"/>
                <w:sz w:val="32"/>
                <w:szCs w:val="32"/>
                <w:cs/>
              </w:rPr>
              <w:t>จบการทำงาน</w:t>
            </w:r>
          </w:p>
          <w:p w14:paraId="47351B7D" w14:textId="77777777" w:rsidR="00D82C7E" w:rsidRPr="0061457B" w:rsidRDefault="00D82C7E" w:rsidP="00DE30F0">
            <w:pPr>
              <w:spacing w:line="240" w:lineRule="auto"/>
              <w:rPr>
                <w:rFonts w:ascii="TH Sarabun New" w:hAnsi="TH Sarabun New" w:cs="TH Sarabun New"/>
                <w:sz w:val="32"/>
                <w:szCs w:val="32"/>
              </w:rPr>
            </w:pPr>
          </w:p>
        </w:tc>
      </w:tr>
    </w:tbl>
    <w:p w14:paraId="68011C15" w14:textId="77777777" w:rsidR="00791FB3" w:rsidRDefault="00791FB3" w:rsidP="00706C0F"/>
    <w:p w14:paraId="2E9B4909" w14:textId="51A0F5F5" w:rsidR="00791FB3" w:rsidRDefault="0061457B" w:rsidP="00706C0F">
      <w:r>
        <w:rPr>
          <w:noProof/>
          <w:cs/>
        </w:rPr>
        <w:lastRenderedPageBreak/>
        <w:drawing>
          <wp:inline distT="0" distB="0" distL="0" distR="0" wp14:anchorId="3A542103" wp14:editId="667C8255">
            <wp:extent cx="5732145" cy="1795145"/>
            <wp:effectExtent l="0" t="0" r="1905" b="0"/>
            <wp:docPr id="168204958" name="รูปภาพ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2145" cy="1795145"/>
                    </a:xfrm>
                    <a:prstGeom prst="rect">
                      <a:avLst/>
                    </a:prstGeom>
                    <a:noFill/>
                    <a:ln>
                      <a:noFill/>
                    </a:ln>
                  </pic:spPr>
                </pic:pic>
              </a:graphicData>
            </a:graphic>
          </wp:inline>
        </w:drawing>
      </w:r>
    </w:p>
    <w:p w14:paraId="3A9AAA04" w14:textId="77777777" w:rsidR="00791FB3" w:rsidRDefault="00791FB3" w:rsidP="00706C0F"/>
    <w:tbl>
      <w:tblPr>
        <w:tblStyle w:val="af4"/>
        <w:tblW w:w="0" w:type="auto"/>
        <w:tblLook w:val="04A0" w:firstRow="1" w:lastRow="0" w:firstColumn="1" w:lastColumn="0" w:noHBand="0" w:noVBand="1"/>
      </w:tblPr>
      <w:tblGrid>
        <w:gridCol w:w="9016"/>
      </w:tblGrid>
      <w:tr w:rsidR="0061457B" w14:paraId="5D6DDC41" w14:textId="77777777" w:rsidTr="0061457B">
        <w:tc>
          <w:tcPr>
            <w:tcW w:w="9016" w:type="dxa"/>
          </w:tcPr>
          <w:p w14:paraId="1899C02A" w14:textId="16F33D70" w:rsidR="0061457B" w:rsidRDefault="0061457B" w:rsidP="0061457B">
            <w:pPr>
              <w:jc w:val="center"/>
            </w:pPr>
            <w:r w:rsidRPr="009F7AC5">
              <w:rPr>
                <w:rFonts w:ascii="TH SarabunPSK" w:hAnsi="TH SarabunPSK" w:cs="TH SarabunPSK" w:hint="cs"/>
                <w:color w:val="0D0D0D" w:themeColor="text1" w:themeTint="F2"/>
                <w:sz w:val="32"/>
                <w:szCs w:val="32"/>
                <w:cs/>
              </w:rPr>
              <w:t>รายละเอียดกระบวนการ</w:t>
            </w:r>
            <w:r w:rsidRPr="009F7AC5">
              <w:rPr>
                <w:rFonts w:ascii="TH SarabunPSK" w:hAnsi="TH SarabunPSK" w:cs="TH SarabunPSK" w:hint="cs"/>
                <w:color w:val="0D0D0D" w:themeColor="text1" w:themeTint="F2"/>
                <w:sz w:val="32"/>
                <w:szCs w:val="32"/>
              </w:rPr>
              <w:br/>
              <w:t>(Process description)</w:t>
            </w:r>
          </w:p>
        </w:tc>
      </w:tr>
      <w:tr w:rsidR="0061457B" w14:paraId="69731367" w14:textId="77777777" w:rsidTr="0061457B">
        <w:tc>
          <w:tcPr>
            <w:tcW w:w="9016" w:type="dxa"/>
          </w:tcPr>
          <w:p w14:paraId="35C6E20C" w14:textId="77777777" w:rsidR="00B14D3D" w:rsidRDefault="00B14D3D" w:rsidP="00B14D3D">
            <w:pPr>
              <w:rPr>
                <w:rFonts w:ascii="TH Sarabun New" w:hAnsi="TH Sarabun New" w:cs="TH Sarabun New"/>
                <w:sz w:val="32"/>
                <w:szCs w:val="32"/>
              </w:rPr>
            </w:pPr>
            <w:r w:rsidRPr="00B14D3D">
              <w:rPr>
                <w:rFonts w:ascii="TH Sarabun New" w:hAnsi="TH Sarabun New" w:cs="TH Sarabun New"/>
                <w:sz w:val="32"/>
                <w:szCs w:val="32"/>
              </w:rPr>
              <w:t xml:space="preserve">ID: 6.2 </w:t>
            </w:r>
          </w:p>
          <w:p w14:paraId="45B930F8" w14:textId="77777777" w:rsidR="00B14D3D" w:rsidRDefault="00B14D3D" w:rsidP="00B14D3D">
            <w:pPr>
              <w:rPr>
                <w:rFonts w:ascii="TH Sarabun New" w:hAnsi="TH Sarabun New" w:cs="TH Sarabun New"/>
                <w:sz w:val="32"/>
                <w:szCs w:val="32"/>
              </w:rPr>
            </w:pPr>
            <w:r w:rsidRPr="00B14D3D">
              <w:rPr>
                <w:rFonts w:ascii="TH Sarabun New" w:hAnsi="TH Sarabun New" w:cs="TH Sarabun New"/>
                <w:sz w:val="32"/>
                <w:szCs w:val="32"/>
                <w:cs/>
              </w:rPr>
              <w:t>ชื่อกระบวนการ: จัดการเนื้อหาและข้อมูลเกม</w:t>
            </w:r>
            <w:r w:rsidRPr="00B14D3D">
              <w:rPr>
                <w:rFonts w:ascii="TH Sarabun New" w:hAnsi="TH Sarabun New" w:cs="TH Sarabun New"/>
                <w:sz w:val="32"/>
                <w:szCs w:val="32"/>
              </w:rPr>
              <w:t xml:space="preserve"> </w:t>
            </w:r>
          </w:p>
          <w:p w14:paraId="63E8BF8A" w14:textId="29DAB0B1" w:rsidR="00B14D3D" w:rsidRPr="00B14D3D" w:rsidRDefault="00B14D3D" w:rsidP="00B14D3D">
            <w:pPr>
              <w:rPr>
                <w:rFonts w:ascii="TH Sarabun New" w:hAnsi="TH Sarabun New" w:cs="TH Sarabun New"/>
                <w:sz w:val="32"/>
                <w:szCs w:val="32"/>
              </w:rPr>
            </w:pPr>
            <w:r w:rsidRPr="00B14D3D">
              <w:rPr>
                <w:rFonts w:ascii="TH Sarabun New" w:hAnsi="TH Sarabun New" w:cs="TH Sarabun New"/>
                <w:sz w:val="32"/>
                <w:szCs w:val="32"/>
                <w:cs/>
              </w:rPr>
              <w:t>ข้อมูลนำเข้า (</w:t>
            </w:r>
            <w:r w:rsidRPr="00B14D3D">
              <w:rPr>
                <w:rFonts w:ascii="TH Sarabun New" w:hAnsi="TH Sarabun New" w:cs="TH Sarabun New"/>
                <w:sz w:val="32"/>
                <w:szCs w:val="32"/>
              </w:rPr>
              <w:t>Input data flow)</w:t>
            </w:r>
          </w:p>
          <w:p w14:paraId="7308F4A3" w14:textId="77777777" w:rsidR="00B14D3D" w:rsidRPr="00B14D3D" w:rsidRDefault="00B14D3D">
            <w:pPr>
              <w:numPr>
                <w:ilvl w:val="0"/>
                <w:numId w:val="37"/>
              </w:numPr>
              <w:rPr>
                <w:rFonts w:ascii="TH Sarabun New" w:hAnsi="TH Sarabun New" w:cs="TH Sarabun New"/>
                <w:sz w:val="32"/>
                <w:szCs w:val="32"/>
              </w:rPr>
            </w:pPr>
            <w:r w:rsidRPr="00B14D3D">
              <w:rPr>
                <w:rFonts w:ascii="TH Sarabun New" w:hAnsi="TH Sarabun New" w:cs="TH Sarabun New"/>
                <w:sz w:val="32"/>
                <w:szCs w:val="32"/>
                <w:cs/>
              </w:rPr>
              <w:t>ข้อมูลการจัดการข้อมูลเกม</w:t>
            </w:r>
          </w:p>
          <w:p w14:paraId="30EEFAA0" w14:textId="77777777" w:rsidR="00B14D3D" w:rsidRDefault="00B14D3D">
            <w:pPr>
              <w:numPr>
                <w:ilvl w:val="0"/>
                <w:numId w:val="37"/>
              </w:numPr>
              <w:rPr>
                <w:rFonts w:ascii="TH Sarabun New" w:hAnsi="TH Sarabun New" w:cs="TH Sarabun New"/>
                <w:sz w:val="32"/>
                <w:szCs w:val="32"/>
              </w:rPr>
            </w:pPr>
            <w:r w:rsidRPr="00B14D3D">
              <w:rPr>
                <w:rFonts w:ascii="TH Sarabun New" w:hAnsi="TH Sarabun New" w:cs="TH Sarabun New"/>
                <w:sz w:val="32"/>
                <w:szCs w:val="32"/>
                <w:cs/>
              </w:rPr>
              <w:t xml:space="preserve">ข้อมูลเกม (จาก </w:t>
            </w:r>
            <w:r w:rsidRPr="00B14D3D">
              <w:rPr>
                <w:rFonts w:ascii="TH Sarabun New" w:hAnsi="TH Sarabun New" w:cs="TH Sarabun New"/>
                <w:sz w:val="32"/>
                <w:szCs w:val="32"/>
              </w:rPr>
              <w:t xml:space="preserve">D2) </w:t>
            </w:r>
          </w:p>
          <w:p w14:paraId="399DF372" w14:textId="6C987C8C" w:rsidR="00B14D3D" w:rsidRPr="00B14D3D" w:rsidRDefault="00B14D3D" w:rsidP="00B14D3D">
            <w:pPr>
              <w:ind w:left="720"/>
              <w:rPr>
                <w:rFonts w:ascii="TH Sarabun New" w:hAnsi="TH Sarabun New" w:cs="TH Sarabun New"/>
                <w:sz w:val="32"/>
                <w:szCs w:val="32"/>
              </w:rPr>
            </w:pPr>
            <w:r w:rsidRPr="00B14D3D">
              <w:rPr>
                <w:rFonts w:ascii="TH Sarabun New" w:hAnsi="TH Sarabun New" w:cs="TH Sarabun New"/>
                <w:sz w:val="32"/>
                <w:szCs w:val="32"/>
                <w:cs/>
              </w:rPr>
              <w:t>ข้อมูลนำออก (</w:t>
            </w:r>
            <w:r w:rsidRPr="00B14D3D">
              <w:rPr>
                <w:rFonts w:ascii="TH Sarabun New" w:hAnsi="TH Sarabun New" w:cs="TH Sarabun New"/>
                <w:sz w:val="32"/>
                <w:szCs w:val="32"/>
              </w:rPr>
              <w:t>Output Data Flow)</w:t>
            </w:r>
          </w:p>
          <w:p w14:paraId="4D021E75" w14:textId="77777777" w:rsidR="00B14D3D" w:rsidRDefault="00B14D3D">
            <w:pPr>
              <w:numPr>
                <w:ilvl w:val="0"/>
                <w:numId w:val="37"/>
              </w:numPr>
              <w:rPr>
                <w:rFonts w:ascii="TH Sarabun New" w:hAnsi="TH Sarabun New" w:cs="TH Sarabun New"/>
                <w:sz w:val="32"/>
                <w:szCs w:val="32"/>
              </w:rPr>
            </w:pPr>
            <w:r w:rsidRPr="00B14D3D">
              <w:rPr>
                <w:rFonts w:ascii="TH Sarabun New" w:hAnsi="TH Sarabun New" w:cs="TH Sarabun New"/>
                <w:sz w:val="32"/>
                <w:szCs w:val="32"/>
                <w:cs/>
              </w:rPr>
              <w:t>ข้อมูลเกม (แอดมิน)</w:t>
            </w:r>
            <w:r w:rsidRPr="00B14D3D">
              <w:rPr>
                <w:rFonts w:ascii="TH Sarabun New" w:hAnsi="TH Sarabun New" w:cs="TH Sarabun New"/>
                <w:sz w:val="32"/>
                <w:szCs w:val="32"/>
              </w:rPr>
              <w:t xml:space="preserve"> </w:t>
            </w:r>
          </w:p>
          <w:p w14:paraId="60512BB5" w14:textId="77777777" w:rsidR="00B14D3D" w:rsidRDefault="00B14D3D" w:rsidP="00B14D3D">
            <w:pPr>
              <w:ind w:left="720"/>
              <w:rPr>
                <w:rFonts w:ascii="TH Sarabun New" w:hAnsi="TH Sarabun New" w:cs="TH Sarabun New"/>
                <w:sz w:val="32"/>
                <w:szCs w:val="32"/>
              </w:rPr>
            </w:pPr>
            <w:r w:rsidRPr="00B14D3D">
              <w:rPr>
                <w:rFonts w:ascii="TH Sarabun New" w:hAnsi="TH Sarabun New" w:cs="TH Sarabun New"/>
                <w:sz w:val="32"/>
                <w:szCs w:val="32"/>
              </w:rPr>
              <w:t xml:space="preserve">Data Store </w:t>
            </w:r>
          </w:p>
          <w:p w14:paraId="0D296214" w14:textId="77777777" w:rsidR="00B14D3D" w:rsidRDefault="00B14D3D" w:rsidP="00B14D3D">
            <w:pPr>
              <w:ind w:left="720"/>
              <w:rPr>
                <w:rFonts w:ascii="TH Sarabun New" w:hAnsi="TH Sarabun New" w:cs="TH Sarabun New"/>
                <w:sz w:val="32"/>
                <w:szCs w:val="32"/>
              </w:rPr>
            </w:pPr>
            <w:r w:rsidRPr="00B14D3D">
              <w:rPr>
                <w:rFonts w:ascii="TH Sarabun New" w:hAnsi="TH Sarabun New" w:cs="TH Sarabun New"/>
                <w:sz w:val="32"/>
                <w:szCs w:val="32"/>
              </w:rPr>
              <w:t xml:space="preserve">D2: </w:t>
            </w:r>
            <w:r w:rsidRPr="00B14D3D">
              <w:rPr>
                <w:rFonts w:ascii="TH Sarabun New" w:hAnsi="TH Sarabun New" w:cs="TH Sarabun New"/>
                <w:sz w:val="32"/>
                <w:szCs w:val="32"/>
                <w:cs/>
              </w:rPr>
              <w:t>ข้อมูลเกม</w:t>
            </w:r>
            <w:r w:rsidRPr="00B14D3D">
              <w:rPr>
                <w:rFonts w:ascii="TH Sarabun New" w:hAnsi="TH Sarabun New" w:cs="TH Sarabun New"/>
                <w:sz w:val="32"/>
                <w:szCs w:val="32"/>
              </w:rPr>
              <w:t xml:space="preserve"> </w:t>
            </w:r>
          </w:p>
          <w:p w14:paraId="7B913B58" w14:textId="2506B3B8" w:rsidR="00B14D3D" w:rsidRPr="00B14D3D" w:rsidRDefault="00B14D3D" w:rsidP="00B14D3D">
            <w:pPr>
              <w:ind w:left="720"/>
              <w:rPr>
                <w:rFonts w:ascii="TH Sarabun New" w:hAnsi="TH Sarabun New" w:cs="TH Sarabun New"/>
                <w:sz w:val="32"/>
                <w:szCs w:val="32"/>
              </w:rPr>
            </w:pPr>
            <w:r w:rsidRPr="00B14D3D">
              <w:rPr>
                <w:rFonts w:ascii="TH Sarabun New" w:hAnsi="TH Sarabun New" w:cs="TH Sarabun New"/>
                <w:sz w:val="32"/>
                <w:szCs w:val="32"/>
                <w:cs/>
              </w:rPr>
              <w:t>เริ่มกระบวนการ</w:t>
            </w:r>
          </w:p>
          <w:p w14:paraId="0D9EA47F" w14:textId="77777777" w:rsidR="00B14D3D" w:rsidRPr="00B14D3D" w:rsidRDefault="00B14D3D">
            <w:pPr>
              <w:numPr>
                <w:ilvl w:val="0"/>
                <w:numId w:val="37"/>
              </w:numPr>
              <w:rPr>
                <w:rFonts w:ascii="TH Sarabun New" w:hAnsi="TH Sarabun New" w:cs="TH Sarabun New"/>
                <w:sz w:val="32"/>
                <w:szCs w:val="32"/>
              </w:rPr>
            </w:pPr>
            <w:r w:rsidRPr="00B14D3D">
              <w:rPr>
                <w:rFonts w:ascii="TH Sarabun New" w:hAnsi="TH Sarabun New" w:cs="TH Sarabun New"/>
                <w:sz w:val="32"/>
                <w:szCs w:val="32"/>
                <w:cs/>
              </w:rPr>
              <w:t>รับคำสั่งจัดการข้อมูลเกมจากแอดมิน</w:t>
            </w:r>
          </w:p>
          <w:p w14:paraId="1A1943A0" w14:textId="77777777" w:rsidR="00B14D3D" w:rsidRPr="00B14D3D" w:rsidRDefault="00B14D3D">
            <w:pPr>
              <w:numPr>
                <w:ilvl w:val="0"/>
                <w:numId w:val="37"/>
              </w:numPr>
              <w:rPr>
                <w:rFonts w:ascii="TH Sarabun New" w:hAnsi="TH Sarabun New" w:cs="TH Sarabun New"/>
                <w:sz w:val="32"/>
                <w:szCs w:val="32"/>
              </w:rPr>
            </w:pPr>
            <w:r w:rsidRPr="00B14D3D">
              <w:rPr>
                <w:rFonts w:ascii="TH Sarabun New" w:hAnsi="TH Sarabun New" w:cs="TH Sarabun New"/>
                <w:sz w:val="32"/>
                <w:szCs w:val="32"/>
                <w:cs/>
              </w:rPr>
              <w:t xml:space="preserve">ดึงแคตตาล็อกข้อมูลเกมจาก </w:t>
            </w:r>
            <w:r w:rsidRPr="00B14D3D">
              <w:rPr>
                <w:rFonts w:ascii="TH Sarabun New" w:hAnsi="TH Sarabun New" w:cs="TH Sarabun New"/>
                <w:sz w:val="32"/>
                <w:szCs w:val="32"/>
              </w:rPr>
              <w:t xml:space="preserve">D2 </w:t>
            </w:r>
            <w:r w:rsidRPr="00B14D3D">
              <w:rPr>
                <w:rFonts w:ascii="TH Sarabun New" w:hAnsi="TH Sarabun New" w:cs="TH Sarabun New"/>
                <w:sz w:val="32"/>
                <w:szCs w:val="32"/>
                <w:cs/>
              </w:rPr>
              <w:t>มาแสดงผล</w:t>
            </w:r>
          </w:p>
          <w:p w14:paraId="56442066" w14:textId="77777777" w:rsidR="00B14D3D" w:rsidRPr="00B14D3D" w:rsidRDefault="00B14D3D">
            <w:pPr>
              <w:numPr>
                <w:ilvl w:val="0"/>
                <w:numId w:val="37"/>
              </w:numPr>
              <w:rPr>
                <w:rFonts w:ascii="TH Sarabun New" w:hAnsi="TH Sarabun New" w:cs="TH Sarabun New"/>
                <w:sz w:val="32"/>
                <w:szCs w:val="32"/>
              </w:rPr>
            </w:pPr>
            <w:r w:rsidRPr="00B14D3D">
              <w:rPr>
                <w:rFonts w:ascii="TH Sarabun New" w:hAnsi="TH Sarabun New" w:cs="TH Sarabun New"/>
                <w:sz w:val="32"/>
                <w:szCs w:val="32"/>
                <w:cs/>
              </w:rPr>
              <w:t xml:space="preserve">บันทึกการเพิ่มหรือแก้ไขสเตตัสยาน สกิล หรือแผนที่ลง </w:t>
            </w:r>
            <w:r w:rsidRPr="00B14D3D">
              <w:rPr>
                <w:rFonts w:ascii="TH Sarabun New" w:hAnsi="TH Sarabun New" w:cs="TH Sarabun New"/>
                <w:sz w:val="32"/>
                <w:szCs w:val="32"/>
              </w:rPr>
              <w:t>D2</w:t>
            </w:r>
          </w:p>
          <w:p w14:paraId="45B65FF8" w14:textId="77777777" w:rsidR="00B14D3D" w:rsidRDefault="00B14D3D">
            <w:pPr>
              <w:numPr>
                <w:ilvl w:val="0"/>
                <w:numId w:val="37"/>
              </w:numPr>
              <w:rPr>
                <w:rFonts w:ascii="TH Sarabun New" w:hAnsi="TH Sarabun New" w:cs="TH Sarabun New"/>
                <w:sz w:val="32"/>
                <w:szCs w:val="32"/>
              </w:rPr>
            </w:pPr>
            <w:r w:rsidRPr="00B14D3D">
              <w:rPr>
                <w:rFonts w:ascii="TH Sarabun New" w:hAnsi="TH Sarabun New" w:cs="TH Sarabun New"/>
                <w:sz w:val="32"/>
                <w:szCs w:val="32"/>
                <w:cs/>
              </w:rPr>
              <w:lastRenderedPageBreak/>
              <w:t>ส่งข้อมูลเกมที่อัปเดตใหม่ทั้งหมดกลับไปให้แอดมินดู</w:t>
            </w:r>
            <w:r w:rsidRPr="00B14D3D">
              <w:rPr>
                <w:rFonts w:ascii="TH Sarabun New" w:hAnsi="TH Sarabun New" w:cs="TH Sarabun New"/>
                <w:sz w:val="32"/>
                <w:szCs w:val="32"/>
              </w:rPr>
              <w:t xml:space="preserve"> </w:t>
            </w:r>
          </w:p>
          <w:p w14:paraId="0E9BC9A4" w14:textId="07A450A4" w:rsidR="00B14D3D" w:rsidRPr="00B14D3D" w:rsidRDefault="00B14D3D" w:rsidP="00B14D3D">
            <w:pPr>
              <w:ind w:left="720"/>
              <w:rPr>
                <w:rFonts w:ascii="TH Sarabun New" w:hAnsi="TH Sarabun New" w:cs="TH Sarabun New"/>
                <w:sz w:val="32"/>
                <w:szCs w:val="32"/>
              </w:rPr>
            </w:pPr>
            <w:r w:rsidRPr="00B14D3D">
              <w:rPr>
                <w:rFonts w:ascii="TH Sarabun New" w:hAnsi="TH Sarabun New" w:cs="TH Sarabun New"/>
                <w:sz w:val="32"/>
                <w:szCs w:val="32"/>
                <w:cs/>
              </w:rPr>
              <w:t>จบการทำงาน</w:t>
            </w:r>
          </w:p>
          <w:p w14:paraId="5AA79103" w14:textId="77777777" w:rsidR="0061457B" w:rsidRDefault="0061457B" w:rsidP="00706C0F"/>
        </w:tc>
      </w:tr>
    </w:tbl>
    <w:p w14:paraId="732FDBC2" w14:textId="77777777" w:rsidR="00791FB3" w:rsidRDefault="00791FB3" w:rsidP="00203AA0"/>
    <w:p w14:paraId="39F2B483" w14:textId="3430901D" w:rsidR="000808CA" w:rsidRPr="00203AA0" w:rsidRDefault="004B3476" w:rsidP="00203AA0">
      <w:pPr>
        <w:pStyle w:val="3"/>
        <w:rPr>
          <w:rFonts w:ascii="TH Sarabun New" w:hAnsi="TH Sarabun New" w:cs="TH Sarabun New"/>
          <w:b/>
          <w:bCs/>
          <w:color w:val="auto"/>
          <w:sz w:val="32"/>
          <w:szCs w:val="32"/>
        </w:rPr>
      </w:pPr>
      <w:r>
        <w:rPr>
          <w:rFonts w:ascii="TH Sarabun New" w:hAnsi="TH Sarabun New" w:cs="TH Sarabun New"/>
          <w:b/>
          <w:bCs/>
          <w:color w:val="auto"/>
          <w:sz w:val="32"/>
          <w:szCs w:val="32"/>
        </w:rPr>
        <w:t xml:space="preserve">      </w:t>
      </w:r>
      <w:bookmarkStart w:id="192" w:name="_Toc241852725"/>
      <w:r w:rsidR="000808CA" w:rsidRPr="00203AA0">
        <w:rPr>
          <w:rFonts w:ascii="TH Sarabun New" w:hAnsi="TH Sarabun New" w:cs="TH Sarabun New"/>
          <w:b/>
          <w:bCs/>
          <w:color w:val="auto"/>
          <w:sz w:val="32"/>
          <w:szCs w:val="32"/>
          <w:cs/>
        </w:rPr>
        <w:t>3.</w:t>
      </w:r>
      <w:r w:rsidR="000808CA" w:rsidRPr="00203AA0">
        <w:rPr>
          <w:rFonts w:ascii="TH Sarabun New" w:hAnsi="TH Sarabun New" w:cs="TH Sarabun New"/>
          <w:b/>
          <w:bCs/>
          <w:color w:val="auto"/>
          <w:sz w:val="32"/>
          <w:szCs w:val="32"/>
        </w:rPr>
        <w:t xml:space="preserve">2.5 </w:t>
      </w:r>
      <w:r w:rsidR="000808CA" w:rsidRPr="00203AA0">
        <w:rPr>
          <w:rFonts w:ascii="TH Sarabun New" w:hAnsi="TH Sarabun New" w:cs="TH Sarabun New"/>
          <w:b/>
          <w:bCs/>
          <w:color w:val="auto"/>
          <w:sz w:val="32"/>
          <w:szCs w:val="32"/>
          <w:cs/>
        </w:rPr>
        <w:t xml:space="preserve">ต้นแบบด้านโปรแกรม </w:t>
      </w:r>
      <w:r w:rsidR="000808CA" w:rsidRPr="00203AA0">
        <w:rPr>
          <w:rFonts w:ascii="TH Sarabun New" w:hAnsi="TH Sarabun New" w:cs="TH Sarabun New"/>
          <w:b/>
          <w:bCs/>
          <w:color w:val="auto"/>
          <w:sz w:val="32"/>
          <w:szCs w:val="32"/>
        </w:rPr>
        <w:t>(GUI)</w:t>
      </w:r>
      <w:bookmarkEnd w:id="190"/>
      <w:bookmarkEnd w:id="191"/>
      <w:bookmarkEnd w:id="192"/>
      <w:r w:rsidR="000808CA" w:rsidRPr="00203AA0">
        <w:rPr>
          <w:rFonts w:ascii="TH Sarabun New" w:hAnsi="TH Sarabun New" w:cs="TH Sarabun New"/>
          <w:b/>
          <w:bCs/>
          <w:color w:val="auto"/>
          <w:sz w:val="32"/>
          <w:szCs w:val="32"/>
        </w:rPr>
        <w:t xml:space="preserve"> </w:t>
      </w:r>
    </w:p>
    <w:p w14:paraId="0F54A984" w14:textId="36D47C5B" w:rsidR="00734657" w:rsidRPr="009F7AC5" w:rsidRDefault="00734657" w:rsidP="003B7D72">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 xml:space="preserve">   </w:t>
      </w:r>
      <w:r w:rsidR="00A2682C" w:rsidRPr="009F7AC5">
        <w:rPr>
          <w:rFonts w:ascii="TH SarabunPSK" w:hAnsi="TH SarabunPSK" w:cs="TH SarabunPSK" w:hint="cs"/>
          <w:color w:val="0D0D0D" w:themeColor="text1" w:themeTint="F2"/>
          <w:sz w:val="32"/>
          <w:szCs w:val="32"/>
          <w:cs/>
        </w:rPr>
        <w:t xml:space="preserve">     </w:t>
      </w:r>
      <w:r w:rsidRPr="009F7AC5">
        <w:rPr>
          <w:rFonts w:ascii="TH SarabunPSK" w:hAnsi="TH SarabunPSK" w:cs="TH SarabunPSK" w:hint="cs"/>
          <w:color w:val="0D0D0D" w:themeColor="text1" w:themeTint="F2"/>
          <w:sz w:val="32"/>
          <w:szCs w:val="32"/>
          <w:cs/>
        </w:rPr>
        <w:t>การออกแบบโครงร่างหน้าจอของเกม</w:t>
      </w:r>
      <w:r w:rsidR="00894EA9" w:rsidRPr="009F7AC5">
        <w:rPr>
          <w:rFonts w:ascii="TH SarabunPSK" w:hAnsi="TH SarabunPSK" w:cs="TH SarabunPSK" w:hint="cs"/>
          <w:color w:val="0D0D0D" w:themeColor="text1" w:themeTint="F2"/>
          <w:sz w:val="32"/>
          <w:szCs w:val="32"/>
        </w:rPr>
        <w:t xml:space="preserve"> Battlefield of the Stars Online Arena</w:t>
      </w:r>
      <w:r w:rsidR="003B7D72" w:rsidRPr="009F7AC5">
        <w:rPr>
          <w:rFonts w:ascii="TH SarabunPSK" w:hAnsi="TH SarabunPSK" w:cs="TH SarabunPSK" w:hint="cs"/>
          <w:color w:val="0D0D0D" w:themeColor="text1" w:themeTint="F2"/>
          <w:sz w:val="32"/>
          <w:szCs w:val="32"/>
          <w:cs/>
        </w:rPr>
        <w:t xml:space="preserve"> </w:t>
      </w:r>
      <w:r w:rsidRPr="009F7AC5">
        <w:rPr>
          <w:rFonts w:ascii="TH SarabunPSK" w:hAnsi="TH SarabunPSK" w:cs="TH SarabunPSK" w:hint="cs"/>
          <w:color w:val="0D0D0D" w:themeColor="text1" w:themeTint="F2"/>
          <w:sz w:val="32"/>
          <w:szCs w:val="32"/>
          <w:cs/>
        </w:rPr>
        <w:t>เป็นการออกแ</w:t>
      </w:r>
      <w:r w:rsidR="003B7D72" w:rsidRPr="009F7AC5">
        <w:rPr>
          <w:rFonts w:ascii="TH SarabunPSK" w:hAnsi="TH SarabunPSK" w:cs="TH SarabunPSK" w:hint="cs"/>
          <w:color w:val="0D0D0D" w:themeColor="text1" w:themeTint="F2"/>
          <w:sz w:val="32"/>
          <w:szCs w:val="32"/>
          <w:cs/>
        </w:rPr>
        <w:t>บบ</w:t>
      </w:r>
      <w:r w:rsidRPr="009F7AC5">
        <w:rPr>
          <w:rFonts w:ascii="TH SarabunPSK" w:hAnsi="TH SarabunPSK" w:cs="TH SarabunPSK" w:hint="cs"/>
          <w:color w:val="0D0D0D" w:themeColor="text1" w:themeTint="F2"/>
          <w:sz w:val="32"/>
          <w:szCs w:val="32"/>
          <w:cs/>
        </w:rPr>
        <w:t>ส่วนประกอบของหน้าจอรวมถึงตาแหน่งการจัดวาง เพื่อใช้เป็นแนวทางในการจัดท</w:t>
      </w:r>
      <w:r w:rsidR="00894EA9" w:rsidRPr="009F7AC5">
        <w:rPr>
          <w:rFonts w:ascii="TH SarabunPSK" w:hAnsi="TH SarabunPSK" w:cs="TH SarabunPSK" w:hint="cs"/>
          <w:color w:val="0D0D0D" w:themeColor="text1" w:themeTint="F2"/>
          <w:sz w:val="32"/>
          <w:szCs w:val="32"/>
          <w:cs/>
        </w:rPr>
        <w:t>ำ</w:t>
      </w:r>
      <w:r w:rsidRPr="009F7AC5">
        <w:rPr>
          <w:rFonts w:ascii="TH SarabunPSK" w:hAnsi="TH SarabunPSK" w:cs="TH SarabunPSK" w:hint="cs"/>
          <w:color w:val="0D0D0D" w:themeColor="text1" w:themeTint="F2"/>
          <w:sz w:val="32"/>
          <w:szCs w:val="32"/>
          <w:cs/>
        </w:rPr>
        <w:t>สตอรี่บอร์ดซึ่งม</w:t>
      </w:r>
      <w:r w:rsidR="003B7D72" w:rsidRPr="009F7AC5">
        <w:rPr>
          <w:rFonts w:ascii="TH SarabunPSK" w:hAnsi="TH SarabunPSK" w:cs="TH SarabunPSK" w:hint="cs"/>
          <w:color w:val="0D0D0D" w:themeColor="text1" w:themeTint="F2"/>
          <w:sz w:val="32"/>
          <w:szCs w:val="32"/>
          <w:cs/>
        </w:rPr>
        <w:t>ี</w:t>
      </w:r>
      <w:r w:rsidRPr="009F7AC5">
        <w:rPr>
          <w:rFonts w:ascii="TH SarabunPSK" w:hAnsi="TH SarabunPSK" w:cs="TH SarabunPSK" w:hint="cs"/>
          <w:color w:val="0D0D0D" w:themeColor="text1" w:themeTint="F2"/>
          <w:sz w:val="32"/>
          <w:szCs w:val="32"/>
          <w:cs/>
        </w:rPr>
        <w:t>รายละเอียดดังต่อไปนี้</w:t>
      </w:r>
    </w:p>
    <w:p w14:paraId="0DAC2150" w14:textId="77777777" w:rsidR="006C2415" w:rsidRDefault="006F787E" w:rsidP="006C2415">
      <w:pPr>
        <w:keepNext/>
        <w:spacing w:after="160" w:line="240" w:lineRule="auto"/>
        <w:jc w:val="center"/>
      </w:pPr>
      <w:r w:rsidRPr="009F7AC5">
        <w:rPr>
          <w:rFonts w:ascii="TH SarabunPSK" w:hAnsi="TH SarabunPSK" w:cs="TH SarabunPSK" w:hint="cs"/>
          <w:noProof/>
          <w:color w:val="0D0D0D" w:themeColor="text1" w:themeTint="F2"/>
          <w:sz w:val="32"/>
          <w:szCs w:val="32"/>
          <w:cs/>
        </w:rPr>
        <w:drawing>
          <wp:inline distT="0" distB="0" distL="0" distR="0" wp14:anchorId="5DC2D7F7" wp14:editId="7E5D66C7">
            <wp:extent cx="2609029" cy="1446184"/>
            <wp:effectExtent l="0" t="0" r="1270" b="1905"/>
            <wp:docPr id="342979854"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79854" name="รูปภาพ 17"/>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2609029" cy="1446184"/>
                    </a:xfrm>
                    <a:prstGeom prst="rect">
                      <a:avLst/>
                    </a:prstGeom>
                    <a:noFill/>
                    <a:ln>
                      <a:noFill/>
                    </a:ln>
                  </pic:spPr>
                </pic:pic>
              </a:graphicData>
            </a:graphic>
          </wp:inline>
        </w:drawing>
      </w:r>
    </w:p>
    <w:p w14:paraId="0C58D68F" w14:textId="28657291" w:rsidR="007E0DD6" w:rsidRPr="006C2415" w:rsidRDefault="006C2415" w:rsidP="006C2415">
      <w:pPr>
        <w:pStyle w:val="af3"/>
        <w:jc w:val="center"/>
        <w:rPr>
          <w:rFonts w:ascii="TH Sarabun New" w:hAnsi="TH Sarabun New" w:cs="TH Sarabun New"/>
          <w:i w:val="0"/>
          <w:iCs w:val="0"/>
          <w:color w:val="auto"/>
          <w:sz w:val="32"/>
          <w:szCs w:val="32"/>
          <w:cs/>
        </w:rPr>
      </w:pPr>
      <w:bookmarkStart w:id="193" w:name="_Toc225442421"/>
      <w:bookmarkStart w:id="194" w:name="_Toc239772339"/>
      <w:r w:rsidRPr="006C2415">
        <w:rPr>
          <w:rFonts w:ascii="TH Sarabun New" w:hAnsi="TH Sarabun New" w:cs="TH Sarabun New"/>
          <w:b/>
          <w:bCs/>
          <w:i w:val="0"/>
          <w:iCs w:val="0"/>
          <w:color w:val="auto"/>
          <w:sz w:val="32"/>
          <w:szCs w:val="32"/>
          <w:cs/>
        </w:rPr>
        <w:t xml:space="preserve">ภาพประกอบที่ </w:t>
      </w:r>
      <w:r w:rsidRPr="006C2415">
        <w:rPr>
          <w:rFonts w:ascii="TH Sarabun New" w:hAnsi="TH Sarabun New" w:cs="TH Sarabun New"/>
          <w:b/>
          <w:bCs/>
          <w:i w:val="0"/>
          <w:iCs w:val="0"/>
          <w:color w:val="auto"/>
          <w:sz w:val="32"/>
          <w:szCs w:val="32"/>
        </w:rPr>
        <w:t>3.</w:t>
      </w:r>
      <w:r w:rsidRPr="006C2415">
        <w:rPr>
          <w:rFonts w:ascii="TH Sarabun New" w:hAnsi="TH Sarabun New" w:cs="TH Sarabun New"/>
          <w:b/>
          <w:bCs/>
          <w:i w:val="0"/>
          <w:iCs w:val="0"/>
          <w:color w:val="auto"/>
          <w:sz w:val="32"/>
          <w:szCs w:val="32"/>
        </w:rPr>
        <w:fldChar w:fldCharType="begin"/>
      </w:r>
      <w:r w:rsidRPr="006C2415">
        <w:rPr>
          <w:rFonts w:ascii="TH Sarabun New" w:hAnsi="TH Sarabun New" w:cs="TH Sarabun New"/>
          <w:b/>
          <w:bCs/>
          <w:i w:val="0"/>
          <w:iCs w:val="0"/>
          <w:color w:val="auto"/>
          <w:sz w:val="32"/>
          <w:szCs w:val="32"/>
        </w:rPr>
        <w:instrText xml:space="preserve"> SEQ </w:instrText>
      </w:r>
      <w:r w:rsidRPr="006C2415">
        <w:rPr>
          <w:rFonts w:ascii="TH Sarabun New" w:hAnsi="TH Sarabun New" w:cs="TH Sarabun New"/>
          <w:b/>
          <w:bCs/>
          <w:i w:val="0"/>
          <w:iCs w:val="0"/>
          <w:color w:val="auto"/>
          <w:sz w:val="32"/>
          <w:szCs w:val="32"/>
          <w:cs/>
        </w:rPr>
        <w:instrText>ภาพประกอบที่</w:instrText>
      </w:r>
      <w:r w:rsidRPr="006C2415">
        <w:rPr>
          <w:rFonts w:ascii="TH Sarabun New" w:hAnsi="TH Sarabun New" w:cs="TH Sarabun New"/>
          <w:b/>
          <w:bCs/>
          <w:i w:val="0"/>
          <w:iCs w:val="0"/>
          <w:color w:val="auto"/>
          <w:sz w:val="32"/>
          <w:szCs w:val="32"/>
        </w:rPr>
        <w:instrText xml:space="preserve">_3. \* ARABIC </w:instrText>
      </w:r>
      <w:r w:rsidRPr="006C2415">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17</w:t>
      </w:r>
      <w:r w:rsidRPr="006C2415">
        <w:rPr>
          <w:rFonts w:ascii="TH Sarabun New" w:hAnsi="TH Sarabun New" w:cs="TH Sarabun New"/>
          <w:b/>
          <w:bCs/>
          <w:i w:val="0"/>
          <w:iCs w:val="0"/>
          <w:color w:val="auto"/>
          <w:sz w:val="32"/>
          <w:szCs w:val="32"/>
        </w:rPr>
        <w:fldChar w:fldCharType="end"/>
      </w:r>
      <w:r w:rsidRPr="006C2415">
        <w:rPr>
          <w:rFonts w:ascii="TH Sarabun New" w:hAnsi="TH Sarabun New" w:cs="TH Sarabun New"/>
          <w:i w:val="0"/>
          <w:iCs w:val="0"/>
          <w:color w:val="auto"/>
          <w:sz w:val="32"/>
          <w:szCs w:val="32"/>
          <w:cs/>
        </w:rPr>
        <w:t xml:space="preserve"> ต้นแบบหน้าเข้าสู่ระบบ (</w:t>
      </w:r>
      <w:r w:rsidRPr="006C2415">
        <w:rPr>
          <w:rFonts w:ascii="TH Sarabun New" w:hAnsi="TH Sarabun New" w:cs="TH Sarabun New"/>
          <w:i w:val="0"/>
          <w:iCs w:val="0"/>
          <w:color w:val="auto"/>
          <w:sz w:val="32"/>
          <w:szCs w:val="32"/>
        </w:rPr>
        <w:t>Login Screen)</w:t>
      </w:r>
      <w:bookmarkEnd w:id="193"/>
      <w:bookmarkEnd w:id="194"/>
    </w:p>
    <w:p w14:paraId="4C6EC14E" w14:textId="7A8D70CC" w:rsidR="00221EEC" w:rsidRPr="009F7AC5" w:rsidRDefault="00734657" w:rsidP="00734657">
      <w:pPr>
        <w:spacing w:after="160" w:line="240" w:lineRule="auto"/>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คำอธิบาย:</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หน้าจอสำหรับให้ผู้เล่นยืนยันตัวตนเข้าสู่ระบบผ่านบัญชี </w:t>
      </w:r>
      <w:r w:rsidRPr="009F7AC5">
        <w:rPr>
          <w:rFonts w:ascii="TH SarabunPSK" w:hAnsi="TH SarabunPSK" w:cs="TH SarabunPSK" w:hint="cs"/>
          <w:color w:val="0D0D0D" w:themeColor="text1" w:themeTint="F2"/>
          <w:sz w:val="32"/>
          <w:szCs w:val="32"/>
        </w:rPr>
        <w:t xml:space="preserve">Google </w:t>
      </w:r>
      <w:r w:rsidRPr="009F7AC5">
        <w:rPr>
          <w:rFonts w:ascii="TH SarabunPSK" w:hAnsi="TH SarabunPSK" w:cs="TH SarabunPSK" w:hint="cs"/>
          <w:color w:val="0D0D0D" w:themeColor="text1" w:themeTint="F2"/>
          <w:sz w:val="32"/>
          <w:szCs w:val="32"/>
          <w:cs/>
        </w:rPr>
        <w:t>ก่อนเข้าสู่ตัวเกม</w:t>
      </w:r>
    </w:p>
    <w:p w14:paraId="625E7693" w14:textId="77777777" w:rsidR="006C2415" w:rsidRDefault="00221EEC" w:rsidP="006C2415">
      <w:pPr>
        <w:keepNext/>
        <w:spacing w:after="160" w:line="240" w:lineRule="auto"/>
        <w:jc w:val="center"/>
      </w:pPr>
      <w:r w:rsidRPr="009F7AC5">
        <w:rPr>
          <w:rFonts w:ascii="TH SarabunPSK" w:hAnsi="TH SarabunPSK" w:cs="TH SarabunPSK" w:hint="cs"/>
          <w:noProof/>
          <w:color w:val="0D0D0D" w:themeColor="text1" w:themeTint="F2"/>
          <w:sz w:val="32"/>
          <w:szCs w:val="32"/>
          <w:cs/>
        </w:rPr>
        <w:drawing>
          <wp:inline distT="0" distB="0" distL="0" distR="0" wp14:anchorId="68367239" wp14:editId="1F89A3CB">
            <wp:extent cx="3017446" cy="1697077"/>
            <wp:effectExtent l="0" t="0" r="0" b="0"/>
            <wp:docPr id="238953536"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53536" name="รูปภาพ 18"/>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3017446" cy="1697077"/>
                    </a:xfrm>
                    <a:prstGeom prst="rect">
                      <a:avLst/>
                    </a:prstGeom>
                    <a:noFill/>
                    <a:ln>
                      <a:noFill/>
                    </a:ln>
                  </pic:spPr>
                </pic:pic>
              </a:graphicData>
            </a:graphic>
          </wp:inline>
        </w:drawing>
      </w:r>
    </w:p>
    <w:p w14:paraId="367E50DC" w14:textId="0565F4FB" w:rsidR="007E0DD6" w:rsidRPr="006C2415" w:rsidRDefault="006C2415" w:rsidP="006C2415">
      <w:pPr>
        <w:pStyle w:val="af3"/>
        <w:jc w:val="center"/>
        <w:rPr>
          <w:rFonts w:ascii="TH Sarabun New" w:hAnsi="TH Sarabun New" w:cs="TH Sarabun New"/>
          <w:i w:val="0"/>
          <w:iCs w:val="0"/>
          <w:color w:val="auto"/>
          <w:sz w:val="32"/>
          <w:szCs w:val="32"/>
          <w:cs/>
        </w:rPr>
      </w:pPr>
      <w:bookmarkStart w:id="195" w:name="_Toc225442422"/>
      <w:bookmarkStart w:id="196" w:name="_Toc239772340"/>
      <w:r w:rsidRPr="006C2415">
        <w:rPr>
          <w:rFonts w:ascii="TH Sarabun New" w:hAnsi="TH Sarabun New" w:cs="TH Sarabun New"/>
          <w:b/>
          <w:bCs/>
          <w:i w:val="0"/>
          <w:iCs w:val="0"/>
          <w:color w:val="auto"/>
          <w:sz w:val="32"/>
          <w:szCs w:val="32"/>
          <w:cs/>
        </w:rPr>
        <w:t xml:space="preserve">ภาพประกอบที่ </w:t>
      </w:r>
      <w:r w:rsidRPr="006C2415">
        <w:rPr>
          <w:rFonts w:ascii="TH Sarabun New" w:hAnsi="TH Sarabun New" w:cs="TH Sarabun New"/>
          <w:b/>
          <w:bCs/>
          <w:i w:val="0"/>
          <w:iCs w:val="0"/>
          <w:color w:val="auto"/>
          <w:sz w:val="32"/>
          <w:szCs w:val="32"/>
        </w:rPr>
        <w:t>3.</w:t>
      </w:r>
      <w:r w:rsidRPr="006C2415">
        <w:rPr>
          <w:rFonts w:ascii="TH Sarabun New" w:hAnsi="TH Sarabun New" w:cs="TH Sarabun New"/>
          <w:b/>
          <w:bCs/>
          <w:i w:val="0"/>
          <w:iCs w:val="0"/>
          <w:color w:val="auto"/>
          <w:sz w:val="32"/>
          <w:szCs w:val="32"/>
        </w:rPr>
        <w:fldChar w:fldCharType="begin"/>
      </w:r>
      <w:r w:rsidRPr="006C2415">
        <w:rPr>
          <w:rFonts w:ascii="TH Sarabun New" w:hAnsi="TH Sarabun New" w:cs="TH Sarabun New"/>
          <w:b/>
          <w:bCs/>
          <w:i w:val="0"/>
          <w:iCs w:val="0"/>
          <w:color w:val="auto"/>
          <w:sz w:val="32"/>
          <w:szCs w:val="32"/>
        </w:rPr>
        <w:instrText xml:space="preserve"> SEQ </w:instrText>
      </w:r>
      <w:r w:rsidRPr="006C2415">
        <w:rPr>
          <w:rFonts w:ascii="TH Sarabun New" w:hAnsi="TH Sarabun New" w:cs="TH Sarabun New"/>
          <w:b/>
          <w:bCs/>
          <w:i w:val="0"/>
          <w:iCs w:val="0"/>
          <w:color w:val="auto"/>
          <w:sz w:val="32"/>
          <w:szCs w:val="32"/>
          <w:cs/>
        </w:rPr>
        <w:instrText>ภาพประกอบที่</w:instrText>
      </w:r>
      <w:r w:rsidRPr="006C2415">
        <w:rPr>
          <w:rFonts w:ascii="TH Sarabun New" w:hAnsi="TH Sarabun New" w:cs="TH Sarabun New"/>
          <w:b/>
          <w:bCs/>
          <w:i w:val="0"/>
          <w:iCs w:val="0"/>
          <w:color w:val="auto"/>
          <w:sz w:val="32"/>
          <w:szCs w:val="32"/>
        </w:rPr>
        <w:instrText xml:space="preserve">_3. \* ARABIC </w:instrText>
      </w:r>
      <w:r w:rsidRPr="006C2415">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18</w:t>
      </w:r>
      <w:r w:rsidRPr="006C2415">
        <w:rPr>
          <w:rFonts w:ascii="TH Sarabun New" w:hAnsi="TH Sarabun New" w:cs="TH Sarabun New"/>
          <w:b/>
          <w:bCs/>
          <w:i w:val="0"/>
          <w:iCs w:val="0"/>
          <w:color w:val="auto"/>
          <w:sz w:val="32"/>
          <w:szCs w:val="32"/>
        </w:rPr>
        <w:fldChar w:fldCharType="end"/>
      </w:r>
      <w:r w:rsidRPr="006C2415">
        <w:rPr>
          <w:rFonts w:ascii="TH Sarabun New" w:hAnsi="TH Sarabun New" w:cs="TH Sarabun New"/>
          <w:i w:val="0"/>
          <w:iCs w:val="0"/>
          <w:color w:val="auto"/>
          <w:sz w:val="32"/>
          <w:szCs w:val="32"/>
          <w:cs/>
        </w:rPr>
        <w:t xml:space="preserve"> ต้นแบบหน้าเมนูหลัก (</w:t>
      </w:r>
      <w:r w:rsidRPr="006C2415">
        <w:rPr>
          <w:rFonts w:ascii="TH Sarabun New" w:hAnsi="TH Sarabun New" w:cs="TH Sarabun New"/>
          <w:i w:val="0"/>
          <w:iCs w:val="0"/>
          <w:color w:val="auto"/>
          <w:sz w:val="32"/>
          <w:szCs w:val="32"/>
        </w:rPr>
        <w:t>Lobby Screen)</w:t>
      </w:r>
      <w:bookmarkEnd w:id="195"/>
      <w:bookmarkEnd w:id="196"/>
    </w:p>
    <w:p w14:paraId="777AFBEF" w14:textId="4528EE33" w:rsidR="00734657" w:rsidRPr="009F7AC5" w:rsidRDefault="00734657" w:rsidP="00734657">
      <w:pPr>
        <w:spacing w:after="160" w:line="240" w:lineRule="auto"/>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คำอธิบาย:</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หน้าจอหลักหลังจากผู้เล่นเข้าสู่ระบบ แสดงข้อมูลตัวละคร จำนวนเหรียญ ยานรบที่เลือกใช้ในปัจจุบัน และปุ่มเมนูสำหรับเข้าสู่โหมดต่างๆ เช่น เล่นเกม สร้างห้อง คลังแสง</w:t>
      </w:r>
    </w:p>
    <w:p w14:paraId="2FBEC1C3" w14:textId="77777777" w:rsidR="006C2415" w:rsidRDefault="00221EEC" w:rsidP="006C2415">
      <w:pPr>
        <w:keepNext/>
        <w:spacing w:after="160" w:line="240" w:lineRule="auto"/>
        <w:jc w:val="center"/>
      </w:pPr>
      <w:r w:rsidRPr="009F7AC5">
        <w:rPr>
          <w:rFonts w:ascii="TH SarabunPSK" w:hAnsi="TH SarabunPSK" w:cs="TH SarabunPSK" w:hint="cs"/>
          <w:noProof/>
          <w:color w:val="0D0D0D" w:themeColor="text1" w:themeTint="F2"/>
          <w:sz w:val="32"/>
          <w:szCs w:val="32"/>
          <w:cs/>
        </w:rPr>
        <w:lastRenderedPageBreak/>
        <w:drawing>
          <wp:inline distT="0" distB="0" distL="0" distR="0" wp14:anchorId="498D6D82" wp14:editId="2167A09E">
            <wp:extent cx="3144706" cy="1768281"/>
            <wp:effectExtent l="0" t="0" r="0" b="3810"/>
            <wp:docPr id="2118419845"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19845" name="รูปภาพ 19"/>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a:off x="0" y="0"/>
                      <a:ext cx="3144706" cy="1768281"/>
                    </a:xfrm>
                    <a:prstGeom prst="rect">
                      <a:avLst/>
                    </a:prstGeom>
                    <a:noFill/>
                    <a:ln>
                      <a:noFill/>
                    </a:ln>
                  </pic:spPr>
                </pic:pic>
              </a:graphicData>
            </a:graphic>
          </wp:inline>
        </w:drawing>
      </w:r>
    </w:p>
    <w:p w14:paraId="34C1F266" w14:textId="40A8934D" w:rsidR="007E0DD6" w:rsidRPr="006C2415" w:rsidRDefault="006C2415" w:rsidP="006C2415">
      <w:pPr>
        <w:pStyle w:val="af3"/>
        <w:jc w:val="center"/>
        <w:rPr>
          <w:rFonts w:ascii="TH Sarabun New" w:hAnsi="TH Sarabun New" w:cs="TH Sarabun New"/>
          <w:i w:val="0"/>
          <w:iCs w:val="0"/>
          <w:color w:val="auto"/>
          <w:sz w:val="32"/>
          <w:szCs w:val="32"/>
          <w:cs/>
        </w:rPr>
      </w:pPr>
      <w:bookmarkStart w:id="197" w:name="_Toc225442423"/>
      <w:bookmarkStart w:id="198" w:name="_Toc239772341"/>
      <w:r w:rsidRPr="006C2415">
        <w:rPr>
          <w:rFonts w:ascii="TH Sarabun New" w:hAnsi="TH Sarabun New" w:cs="TH Sarabun New"/>
          <w:b/>
          <w:bCs/>
          <w:i w:val="0"/>
          <w:iCs w:val="0"/>
          <w:color w:val="auto"/>
          <w:sz w:val="32"/>
          <w:szCs w:val="32"/>
          <w:cs/>
        </w:rPr>
        <w:t xml:space="preserve">ภาพประกอบที่ </w:t>
      </w:r>
      <w:r w:rsidRPr="006C2415">
        <w:rPr>
          <w:rFonts w:ascii="TH Sarabun New" w:hAnsi="TH Sarabun New" w:cs="TH Sarabun New"/>
          <w:b/>
          <w:bCs/>
          <w:i w:val="0"/>
          <w:iCs w:val="0"/>
          <w:color w:val="auto"/>
          <w:sz w:val="32"/>
          <w:szCs w:val="32"/>
        </w:rPr>
        <w:t>3.</w:t>
      </w:r>
      <w:r w:rsidRPr="006C2415">
        <w:rPr>
          <w:rFonts w:ascii="TH Sarabun New" w:hAnsi="TH Sarabun New" w:cs="TH Sarabun New"/>
          <w:b/>
          <w:bCs/>
          <w:i w:val="0"/>
          <w:iCs w:val="0"/>
          <w:color w:val="auto"/>
          <w:sz w:val="32"/>
          <w:szCs w:val="32"/>
        </w:rPr>
        <w:fldChar w:fldCharType="begin"/>
      </w:r>
      <w:r w:rsidRPr="006C2415">
        <w:rPr>
          <w:rFonts w:ascii="TH Sarabun New" w:hAnsi="TH Sarabun New" w:cs="TH Sarabun New"/>
          <w:b/>
          <w:bCs/>
          <w:i w:val="0"/>
          <w:iCs w:val="0"/>
          <w:color w:val="auto"/>
          <w:sz w:val="32"/>
          <w:szCs w:val="32"/>
        </w:rPr>
        <w:instrText xml:space="preserve"> SEQ </w:instrText>
      </w:r>
      <w:r w:rsidRPr="006C2415">
        <w:rPr>
          <w:rFonts w:ascii="TH Sarabun New" w:hAnsi="TH Sarabun New" w:cs="TH Sarabun New"/>
          <w:b/>
          <w:bCs/>
          <w:i w:val="0"/>
          <w:iCs w:val="0"/>
          <w:color w:val="auto"/>
          <w:sz w:val="32"/>
          <w:szCs w:val="32"/>
          <w:cs/>
        </w:rPr>
        <w:instrText>ภาพประกอบที่</w:instrText>
      </w:r>
      <w:r w:rsidRPr="006C2415">
        <w:rPr>
          <w:rFonts w:ascii="TH Sarabun New" w:hAnsi="TH Sarabun New" w:cs="TH Sarabun New"/>
          <w:b/>
          <w:bCs/>
          <w:i w:val="0"/>
          <w:iCs w:val="0"/>
          <w:color w:val="auto"/>
          <w:sz w:val="32"/>
          <w:szCs w:val="32"/>
        </w:rPr>
        <w:instrText xml:space="preserve">_3. \* ARABIC </w:instrText>
      </w:r>
      <w:r w:rsidRPr="006C2415">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19</w:t>
      </w:r>
      <w:r w:rsidRPr="006C2415">
        <w:rPr>
          <w:rFonts w:ascii="TH Sarabun New" w:hAnsi="TH Sarabun New" w:cs="TH Sarabun New"/>
          <w:b/>
          <w:bCs/>
          <w:i w:val="0"/>
          <w:iCs w:val="0"/>
          <w:color w:val="auto"/>
          <w:sz w:val="32"/>
          <w:szCs w:val="32"/>
        </w:rPr>
        <w:fldChar w:fldCharType="end"/>
      </w:r>
      <w:r w:rsidRPr="006C2415">
        <w:rPr>
          <w:rFonts w:ascii="TH Sarabun New" w:hAnsi="TH Sarabun New" w:cs="TH Sarabun New"/>
          <w:i w:val="0"/>
          <w:iCs w:val="0"/>
          <w:color w:val="auto"/>
          <w:sz w:val="32"/>
          <w:szCs w:val="32"/>
          <w:cs/>
        </w:rPr>
        <w:t xml:space="preserve"> ต้นแบบหน้าคลังแสง (</w:t>
      </w:r>
      <w:r w:rsidRPr="006C2415">
        <w:rPr>
          <w:rFonts w:ascii="TH Sarabun New" w:hAnsi="TH Sarabun New" w:cs="TH Sarabun New"/>
          <w:i w:val="0"/>
          <w:iCs w:val="0"/>
          <w:color w:val="auto"/>
          <w:sz w:val="32"/>
          <w:szCs w:val="32"/>
        </w:rPr>
        <w:t>Armory / Inventory Screen)</w:t>
      </w:r>
      <w:bookmarkEnd w:id="197"/>
      <w:bookmarkEnd w:id="198"/>
    </w:p>
    <w:p w14:paraId="38A5C4D1" w14:textId="7377093B" w:rsidR="00221EEC" w:rsidRPr="009F7AC5" w:rsidRDefault="00734657" w:rsidP="00734657">
      <w:pPr>
        <w:spacing w:after="160" w:line="240" w:lineRule="auto"/>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คำอธิบาย:</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หน้าจอสำหรับให้ผู้เล่นจัดการทรัพยากร เลือกเปลี่ยนยานรบ (</w:t>
      </w:r>
      <w:r w:rsidRPr="009F7AC5">
        <w:rPr>
          <w:rFonts w:ascii="TH SarabunPSK" w:hAnsi="TH SarabunPSK" w:cs="TH SarabunPSK" w:hint="cs"/>
          <w:color w:val="0D0D0D" w:themeColor="text1" w:themeTint="F2"/>
          <w:sz w:val="32"/>
          <w:szCs w:val="32"/>
        </w:rPr>
        <w:t xml:space="preserve">Ship) </w:t>
      </w:r>
      <w:r w:rsidRPr="009F7AC5">
        <w:rPr>
          <w:rFonts w:ascii="TH SarabunPSK" w:hAnsi="TH SarabunPSK" w:cs="TH SarabunPSK" w:hint="cs"/>
          <w:color w:val="0D0D0D" w:themeColor="text1" w:themeTint="F2"/>
          <w:sz w:val="32"/>
          <w:szCs w:val="32"/>
          <w:cs/>
        </w:rPr>
        <w:t>และติดตั้งทักษะพิเศษ (</w:t>
      </w:r>
      <w:r w:rsidRPr="009F7AC5">
        <w:rPr>
          <w:rFonts w:ascii="TH SarabunPSK" w:hAnsi="TH SarabunPSK" w:cs="TH SarabunPSK" w:hint="cs"/>
          <w:color w:val="0D0D0D" w:themeColor="text1" w:themeTint="F2"/>
          <w:sz w:val="32"/>
          <w:szCs w:val="32"/>
        </w:rPr>
        <w:t xml:space="preserve">Skills) </w:t>
      </w:r>
      <w:r w:rsidRPr="009F7AC5">
        <w:rPr>
          <w:rFonts w:ascii="TH SarabunPSK" w:hAnsi="TH SarabunPSK" w:cs="TH SarabunPSK" w:hint="cs"/>
          <w:color w:val="0D0D0D" w:themeColor="text1" w:themeTint="F2"/>
          <w:sz w:val="32"/>
          <w:szCs w:val="32"/>
          <w:cs/>
        </w:rPr>
        <w:t>เพื่อเตรียมพร้อมก่อนเข้าสู่การแข่งขัน โดยจะแสดงสถานะของยานแต่ละลำอย่างชัดเจน</w:t>
      </w:r>
    </w:p>
    <w:p w14:paraId="76478E40" w14:textId="77777777" w:rsidR="006C2415" w:rsidRDefault="00160D56" w:rsidP="006C2415">
      <w:pPr>
        <w:keepNext/>
        <w:spacing w:after="160" w:line="240" w:lineRule="auto"/>
        <w:jc w:val="center"/>
      </w:pPr>
      <w:r w:rsidRPr="009F7AC5">
        <w:rPr>
          <w:rFonts w:ascii="TH SarabunPSK" w:hAnsi="TH SarabunPSK" w:cs="TH SarabunPSK" w:hint="cs"/>
          <w:noProof/>
          <w:color w:val="0D0D0D" w:themeColor="text1" w:themeTint="F2"/>
          <w:sz w:val="32"/>
          <w:szCs w:val="32"/>
          <w:cs/>
        </w:rPr>
        <w:drawing>
          <wp:inline distT="0" distB="0" distL="0" distR="0" wp14:anchorId="253EA71E" wp14:editId="53B35242">
            <wp:extent cx="3169852" cy="1777338"/>
            <wp:effectExtent l="0" t="0" r="0" b="0"/>
            <wp:docPr id="1849325749"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25749" name="รูปภาพ 20"/>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bwMode="auto">
                    <a:xfrm>
                      <a:off x="0" y="0"/>
                      <a:ext cx="3169852" cy="1777338"/>
                    </a:xfrm>
                    <a:prstGeom prst="rect">
                      <a:avLst/>
                    </a:prstGeom>
                    <a:noFill/>
                    <a:ln>
                      <a:noFill/>
                    </a:ln>
                  </pic:spPr>
                </pic:pic>
              </a:graphicData>
            </a:graphic>
          </wp:inline>
        </w:drawing>
      </w:r>
    </w:p>
    <w:p w14:paraId="3A0D00FA" w14:textId="53319682" w:rsidR="007E0DD6" w:rsidRPr="006C2415" w:rsidRDefault="006C2415" w:rsidP="006C2415">
      <w:pPr>
        <w:pStyle w:val="af3"/>
        <w:jc w:val="center"/>
        <w:rPr>
          <w:rFonts w:ascii="TH Sarabun New" w:hAnsi="TH Sarabun New" w:cs="TH Sarabun New"/>
          <w:i w:val="0"/>
          <w:iCs w:val="0"/>
          <w:color w:val="auto"/>
          <w:sz w:val="32"/>
          <w:szCs w:val="32"/>
        </w:rPr>
      </w:pPr>
      <w:bookmarkStart w:id="199" w:name="_Toc225442424"/>
      <w:bookmarkStart w:id="200" w:name="_Toc239772342"/>
      <w:r w:rsidRPr="006C2415">
        <w:rPr>
          <w:rFonts w:ascii="TH Sarabun New" w:hAnsi="TH Sarabun New" w:cs="TH Sarabun New"/>
          <w:b/>
          <w:bCs/>
          <w:i w:val="0"/>
          <w:iCs w:val="0"/>
          <w:color w:val="auto"/>
          <w:sz w:val="32"/>
          <w:szCs w:val="32"/>
          <w:cs/>
        </w:rPr>
        <w:t xml:space="preserve">ภาพประกอบที่ </w:t>
      </w:r>
      <w:r w:rsidRPr="006C2415">
        <w:rPr>
          <w:rFonts w:ascii="TH Sarabun New" w:hAnsi="TH Sarabun New" w:cs="TH Sarabun New"/>
          <w:b/>
          <w:bCs/>
          <w:i w:val="0"/>
          <w:iCs w:val="0"/>
          <w:color w:val="auto"/>
          <w:sz w:val="32"/>
          <w:szCs w:val="32"/>
        </w:rPr>
        <w:t>3.</w:t>
      </w:r>
      <w:r w:rsidRPr="006C2415">
        <w:rPr>
          <w:rFonts w:ascii="TH Sarabun New" w:hAnsi="TH Sarabun New" w:cs="TH Sarabun New"/>
          <w:b/>
          <w:bCs/>
          <w:i w:val="0"/>
          <w:iCs w:val="0"/>
          <w:color w:val="auto"/>
          <w:sz w:val="32"/>
          <w:szCs w:val="32"/>
        </w:rPr>
        <w:fldChar w:fldCharType="begin"/>
      </w:r>
      <w:r w:rsidRPr="006C2415">
        <w:rPr>
          <w:rFonts w:ascii="TH Sarabun New" w:hAnsi="TH Sarabun New" w:cs="TH Sarabun New"/>
          <w:b/>
          <w:bCs/>
          <w:i w:val="0"/>
          <w:iCs w:val="0"/>
          <w:color w:val="auto"/>
          <w:sz w:val="32"/>
          <w:szCs w:val="32"/>
        </w:rPr>
        <w:instrText xml:space="preserve"> SEQ </w:instrText>
      </w:r>
      <w:r w:rsidRPr="006C2415">
        <w:rPr>
          <w:rFonts w:ascii="TH Sarabun New" w:hAnsi="TH Sarabun New" w:cs="TH Sarabun New"/>
          <w:b/>
          <w:bCs/>
          <w:i w:val="0"/>
          <w:iCs w:val="0"/>
          <w:color w:val="auto"/>
          <w:sz w:val="32"/>
          <w:szCs w:val="32"/>
          <w:cs/>
        </w:rPr>
        <w:instrText>ภาพประกอบที่</w:instrText>
      </w:r>
      <w:r w:rsidRPr="006C2415">
        <w:rPr>
          <w:rFonts w:ascii="TH Sarabun New" w:hAnsi="TH Sarabun New" w:cs="TH Sarabun New"/>
          <w:b/>
          <w:bCs/>
          <w:i w:val="0"/>
          <w:iCs w:val="0"/>
          <w:color w:val="auto"/>
          <w:sz w:val="32"/>
          <w:szCs w:val="32"/>
        </w:rPr>
        <w:instrText xml:space="preserve">_3. \* ARABIC </w:instrText>
      </w:r>
      <w:r w:rsidRPr="006C2415">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20</w:t>
      </w:r>
      <w:r w:rsidRPr="006C2415">
        <w:rPr>
          <w:rFonts w:ascii="TH Sarabun New" w:hAnsi="TH Sarabun New" w:cs="TH Sarabun New"/>
          <w:b/>
          <w:bCs/>
          <w:i w:val="0"/>
          <w:iCs w:val="0"/>
          <w:color w:val="auto"/>
          <w:sz w:val="32"/>
          <w:szCs w:val="32"/>
        </w:rPr>
        <w:fldChar w:fldCharType="end"/>
      </w:r>
      <w:r w:rsidRPr="006C2415">
        <w:rPr>
          <w:rFonts w:ascii="TH Sarabun New" w:hAnsi="TH Sarabun New" w:cs="TH Sarabun New"/>
          <w:i w:val="0"/>
          <w:iCs w:val="0"/>
          <w:color w:val="auto"/>
          <w:sz w:val="32"/>
          <w:szCs w:val="32"/>
          <w:cs/>
        </w:rPr>
        <w:t xml:space="preserve"> ต้นแบบหน้าสร้างห้องและจับคู่ห้อง (</w:t>
      </w:r>
      <w:r w:rsidRPr="006C2415">
        <w:rPr>
          <w:rFonts w:ascii="TH Sarabun New" w:hAnsi="TH Sarabun New" w:cs="TH Sarabun New"/>
          <w:i w:val="0"/>
          <w:iCs w:val="0"/>
          <w:color w:val="auto"/>
          <w:sz w:val="32"/>
          <w:szCs w:val="32"/>
        </w:rPr>
        <w:t>Create / Join Room Screen)</w:t>
      </w:r>
      <w:bookmarkEnd w:id="199"/>
      <w:bookmarkEnd w:id="200"/>
    </w:p>
    <w:p w14:paraId="01C76FF2" w14:textId="4AABDD5C" w:rsidR="00160D56" w:rsidRPr="009F7AC5" w:rsidRDefault="00734657" w:rsidP="00734657">
      <w:pPr>
        <w:spacing w:after="160" w:line="240" w:lineRule="auto"/>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คำอธิบาย:</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หน้าจอสำหรับจัดการห้องแข่งขัน ผู้เล่นสามารถสร้างห้องส่วนตัวโดยกำหนดแผนที่ หรือค้นหารหัสห้องเพื่อเข้าร่วมเล่นกับเพื่อน</w:t>
      </w:r>
    </w:p>
    <w:p w14:paraId="28486F46" w14:textId="77777777" w:rsidR="006C2415" w:rsidRDefault="00A9692D" w:rsidP="006C2415">
      <w:pPr>
        <w:keepNext/>
        <w:spacing w:after="160" w:line="240" w:lineRule="auto"/>
        <w:jc w:val="center"/>
      </w:pPr>
      <w:r w:rsidRPr="009F7AC5">
        <w:rPr>
          <w:rFonts w:ascii="TH SarabunPSK" w:hAnsi="TH SarabunPSK" w:cs="TH SarabunPSK" w:hint="cs"/>
          <w:noProof/>
          <w:color w:val="0D0D0D" w:themeColor="text1" w:themeTint="F2"/>
          <w:sz w:val="32"/>
          <w:szCs w:val="32"/>
          <w:cs/>
        </w:rPr>
        <w:drawing>
          <wp:inline distT="0" distB="0" distL="0" distR="0" wp14:anchorId="7132DDB3" wp14:editId="4A9FF438">
            <wp:extent cx="3205818" cy="1803523"/>
            <wp:effectExtent l="0" t="0" r="0" b="6350"/>
            <wp:docPr id="1705342948"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42948" name="รูปภาพ 21"/>
                    <pic:cNvPicPr>
                      <a:picLocks noChangeAspect="1" noChangeArrowheads="1"/>
                    </pic:cNvPicPr>
                  </pic:nvPicPr>
                  <pic:blipFill>
                    <a:blip r:embed="rId89" cstate="print">
                      <a:extLst>
                        <a:ext uri="{28A0092B-C50C-407E-A947-70E740481C1C}">
                          <a14:useLocalDpi xmlns:a14="http://schemas.microsoft.com/office/drawing/2010/main" val="0"/>
                        </a:ext>
                      </a:extLst>
                    </a:blip>
                    <a:stretch>
                      <a:fillRect/>
                    </a:stretch>
                  </pic:blipFill>
                  <pic:spPr bwMode="auto">
                    <a:xfrm>
                      <a:off x="0" y="0"/>
                      <a:ext cx="3205818" cy="1803523"/>
                    </a:xfrm>
                    <a:prstGeom prst="rect">
                      <a:avLst/>
                    </a:prstGeom>
                    <a:noFill/>
                    <a:ln>
                      <a:noFill/>
                    </a:ln>
                  </pic:spPr>
                </pic:pic>
              </a:graphicData>
            </a:graphic>
          </wp:inline>
        </w:drawing>
      </w:r>
    </w:p>
    <w:p w14:paraId="11166913" w14:textId="5AB59572" w:rsidR="007E0DD6" w:rsidRPr="00BF5B09" w:rsidRDefault="006C2415" w:rsidP="006C2415">
      <w:pPr>
        <w:pStyle w:val="af3"/>
        <w:jc w:val="center"/>
        <w:rPr>
          <w:rFonts w:ascii="TH Sarabun New" w:hAnsi="TH Sarabun New" w:cs="TH Sarabun New"/>
          <w:i w:val="0"/>
          <w:iCs w:val="0"/>
          <w:color w:val="auto"/>
          <w:sz w:val="32"/>
          <w:szCs w:val="32"/>
          <w:cs/>
        </w:rPr>
      </w:pPr>
      <w:bookmarkStart w:id="201" w:name="_Toc225442425"/>
      <w:bookmarkStart w:id="202" w:name="_Toc239772343"/>
      <w:r w:rsidRPr="00BF5B09">
        <w:rPr>
          <w:rFonts w:ascii="TH Sarabun New" w:hAnsi="TH Sarabun New" w:cs="TH Sarabun New"/>
          <w:b/>
          <w:bCs/>
          <w:i w:val="0"/>
          <w:iCs w:val="0"/>
          <w:color w:val="auto"/>
          <w:sz w:val="32"/>
          <w:szCs w:val="32"/>
          <w:cs/>
        </w:rPr>
        <w:t xml:space="preserve">ภาพประกอบที่ </w:t>
      </w:r>
      <w:r w:rsidRPr="00BF5B09">
        <w:rPr>
          <w:rFonts w:ascii="TH Sarabun New" w:hAnsi="TH Sarabun New" w:cs="TH Sarabun New"/>
          <w:b/>
          <w:bCs/>
          <w:i w:val="0"/>
          <w:iCs w:val="0"/>
          <w:color w:val="auto"/>
          <w:sz w:val="32"/>
          <w:szCs w:val="32"/>
        </w:rPr>
        <w:t>3.</w:t>
      </w:r>
      <w:r w:rsidRPr="00BF5B09">
        <w:rPr>
          <w:rFonts w:ascii="TH Sarabun New" w:hAnsi="TH Sarabun New" w:cs="TH Sarabun New"/>
          <w:b/>
          <w:bCs/>
          <w:i w:val="0"/>
          <w:iCs w:val="0"/>
          <w:color w:val="auto"/>
          <w:sz w:val="32"/>
          <w:szCs w:val="32"/>
        </w:rPr>
        <w:fldChar w:fldCharType="begin"/>
      </w:r>
      <w:r w:rsidRPr="00BF5B09">
        <w:rPr>
          <w:rFonts w:ascii="TH Sarabun New" w:hAnsi="TH Sarabun New" w:cs="TH Sarabun New"/>
          <w:b/>
          <w:bCs/>
          <w:i w:val="0"/>
          <w:iCs w:val="0"/>
          <w:color w:val="auto"/>
          <w:sz w:val="32"/>
          <w:szCs w:val="32"/>
        </w:rPr>
        <w:instrText xml:space="preserve"> SEQ </w:instrText>
      </w:r>
      <w:r w:rsidRPr="00BF5B09">
        <w:rPr>
          <w:rFonts w:ascii="TH Sarabun New" w:hAnsi="TH Sarabun New" w:cs="TH Sarabun New"/>
          <w:b/>
          <w:bCs/>
          <w:i w:val="0"/>
          <w:iCs w:val="0"/>
          <w:color w:val="auto"/>
          <w:sz w:val="32"/>
          <w:szCs w:val="32"/>
          <w:cs/>
        </w:rPr>
        <w:instrText>ภาพประกอบที่</w:instrText>
      </w:r>
      <w:r w:rsidRPr="00BF5B09">
        <w:rPr>
          <w:rFonts w:ascii="TH Sarabun New" w:hAnsi="TH Sarabun New" w:cs="TH Sarabun New"/>
          <w:b/>
          <w:bCs/>
          <w:i w:val="0"/>
          <w:iCs w:val="0"/>
          <w:color w:val="auto"/>
          <w:sz w:val="32"/>
          <w:szCs w:val="32"/>
        </w:rPr>
        <w:instrText xml:space="preserve">_3. \* ARABIC </w:instrText>
      </w:r>
      <w:r w:rsidRPr="00BF5B09">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21</w:t>
      </w:r>
      <w:r w:rsidRPr="00BF5B09">
        <w:rPr>
          <w:rFonts w:ascii="TH Sarabun New" w:hAnsi="TH Sarabun New" w:cs="TH Sarabun New"/>
          <w:b/>
          <w:bCs/>
          <w:i w:val="0"/>
          <w:iCs w:val="0"/>
          <w:color w:val="auto"/>
          <w:sz w:val="32"/>
          <w:szCs w:val="32"/>
        </w:rPr>
        <w:fldChar w:fldCharType="end"/>
      </w:r>
      <w:r w:rsidR="00BF5B09" w:rsidRPr="00BF5B09">
        <w:rPr>
          <w:rFonts w:ascii="TH Sarabun New" w:hAnsi="TH Sarabun New" w:cs="TH Sarabun New"/>
          <w:i w:val="0"/>
          <w:iCs w:val="0"/>
          <w:color w:val="auto"/>
          <w:sz w:val="32"/>
          <w:szCs w:val="32"/>
          <w:cs/>
        </w:rPr>
        <w:t xml:space="preserve"> ต้นแบบหน้ารอจับคู่ (</w:t>
      </w:r>
      <w:r w:rsidR="00BF5B09" w:rsidRPr="00BF5B09">
        <w:rPr>
          <w:rFonts w:ascii="TH Sarabun New" w:hAnsi="TH Sarabun New" w:cs="TH Sarabun New"/>
          <w:i w:val="0"/>
          <w:iCs w:val="0"/>
          <w:color w:val="auto"/>
          <w:sz w:val="32"/>
          <w:szCs w:val="32"/>
        </w:rPr>
        <w:t>Matchmaking Room)</w:t>
      </w:r>
      <w:bookmarkEnd w:id="201"/>
      <w:bookmarkEnd w:id="202"/>
    </w:p>
    <w:p w14:paraId="68AB3EFA" w14:textId="1EB99E52" w:rsidR="00A9692D" w:rsidRPr="009F7AC5" w:rsidRDefault="00734657" w:rsidP="00734657">
      <w:pPr>
        <w:spacing w:after="160" w:line="240" w:lineRule="auto"/>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คำอธิบาย:</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หน้าจอแสดงสถานะระหว่างรอเริ่มการแข่งขัน แสดงข้อมูลผู้เล่นและคู่ต่อสู้ ยานรบและทักษะที่แต่ละฝ่ายเลือกใช้ รวมถึงแผนที่ที่จะใช้ในการแข่งขัน เพื่อให้ผู้เล่นเตรียมความพร้อมก่อนกดยืนยันเริ่มเกม</w:t>
      </w:r>
    </w:p>
    <w:p w14:paraId="55560C23" w14:textId="77777777" w:rsidR="00BF5B09" w:rsidRDefault="00CE7C9D" w:rsidP="00BF5B09">
      <w:pPr>
        <w:keepNext/>
        <w:spacing w:after="160" w:line="240" w:lineRule="auto"/>
        <w:jc w:val="center"/>
      </w:pPr>
      <w:r w:rsidRPr="009F7AC5">
        <w:rPr>
          <w:rFonts w:ascii="TH SarabunPSK" w:hAnsi="TH SarabunPSK" w:cs="TH SarabunPSK" w:hint="cs"/>
          <w:noProof/>
          <w:color w:val="0D0D0D" w:themeColor="text1" w:themeTint="F2"/>
          <w:sz w:val="32"/>
          <w:szCs w:val="32"/>
          <w:cs/>
        </w:rPr>
        <w:lastRenderedPageBreak/>
        <w:drawing>
          <wp:inline distT="0" distB="0" distL="0" distR="0" wp14:anchorId="5066F0DF" wp14:editId="640D415C">
            <wp:extent cx="3470781" cy="1944856"/>
            <wp:effectExtent l="0" t="0" r="0" b="0"/>
            <wp:docPr id="223833096"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33096" name="รูปภาพ 22"/>
                    <pic:cNvPicPr>
                      <a:picLocks noChangeAspect="1" noChangeArrowheads="1"/>
                    </pic:cNvPicPr>
                  </pic:nvPicPr>
                  <pic:blipFill>
                    <a:blip r:embed="rId90" cstate="print">
                      <a:extLst>
                        <a:ext uri="{28A0092B-C50C-407E-A947-70E740481C1C}">
                          <a14:useLocalDpi xmlns:a14="http://schemas.microsoft.com/office/drawing/2010/main" val="0"/>
                        </a:ext>
                      </a:extLst>
                    </a:blip>
                    <a:stretch>
                      <a:fillRect/>
                    </a:stretch>
                  </pic:blipFill>
                  <pic:spPr bwMode="auto">
                    <a:xfrm>
                      <a:off x="0" y="0"/>
                      <a:ext cx="3470781" cy="1944856"/>
                    </a:xfrm>
                    <a:prstGeom prst="rect">
                      <a:avLst/>
                    </a:prstGeom>
                    <a:noFill/>
                    <a:ln>
                      <a:noFill/>
                    </a:ln>
                  </pic:spPr>
                </pic:pic>
              </a:graphicData>
            </a:graphic>
          </wp:inline>
        </w:drawing>
      </w:r>
    </w:p>
    <w:p w14:paraId="4681C6D6" w14:textId="3C2F4081" w:rsidR="007E0DD6" w:rsidRPr="00BF5B09" w:rsidRDefault="00BF5B09" w:rsidP="00BF5B09">
      <w:pPr>
        <w:pStyle w:val="af3"/>
        <w:jc w:val="center"/>
        <w:rPr>
          <w:rFonts w:ascii="TH Sarabun New" w:hAnsi="TH Sarabun New" w:cs="TH Sarabun New"/>
          <w:i w:val="0"/>
          <w:iCs w:val="0"/>
          <w:color w:val="auto"/>
          <w:sz w:val="32"/>
          <w:szCs w:val="32"/>
          <w:cs/>
        </w:rPr>
      </w:pPr>
      <w:bookmarkStart w:id="203" w:name="_Toc225442426"/>
      <w:bookmarkStart w:id="204" w:name="_Toc239772344"/>
      <w:r w:rsidRPr="00BF5B09">
        <w:rPr>
          <w:rFonts w:ascii="TH Sarabun New" w:hAnsi="TH Sarabun New" w:cs="TH Sarabun New"/>
          <w:b/>
          <w:bCs/>
          <w:i w:val="0"/>
          <w:iCs w:val="0"/>
          <w:color w:val="auto"/>
          <w:sz w:val="32"/>
          <w:szCs w:val="32"/>
          <w:cs/>
        </w:rPr>
        <w:t xml:space="preserve">ภาพประกอบที่ </w:t>
      </w:r>
      <w:r w:rsidRPr="00BF5B09">
        <w:rPr>
          <w:rFonts w:ascii="TH Sarabun New" w:hAnsi="TH Sarabun New" w:cs="TH Sarabun New"/>
          <w:b/>
          <w:bCs/>
          <w:i w:val="0"/>
          <w:iCs w:val="0"/>
          <w:color w:val="auto"/>
          <w:sz w:val="32"/>
          <w:szCs w:val="32"/>
        </w:rPr>
        <w:t>3.</w:t>
      </w:r>
      <w:r w:rsidRPr="00BF5B09">
        <w:rPr>
          <w:rFonts w:ascii="TH Sarabun New" w:hAnsi="TH Sarabun New" w:cs="TH Sarabun New"/>
          <w:b/>
          <w:bCs/>
          <w:i w:val="0"/>
          <w:iCs w:val="0"/>
          <w:color w:val="auto"/>
          <w:sz w:val="32"/>
          <w:szCs w:val="32"/>
        </w:rPr>
        <w:fldChar w:fldCharType="begin"/>
      </w:r>
      <w:r w:rsidRPr="00BF5B09">
        <w:rPr>
          <w:rFonts w:ascii="TH Sarabun New" w:hAnsi="TH Sarabun New" w:cs="TH Sarabun New"/>
          <w:b/>
          <w:bCs/>
          <w:i w:val="0"/>
          <w:iCs w:val="0"/>
          <w:color w:val="auto"/>
          <w:sz w:val="32"/>
          <w:szCs w:val="32"/>
        </w:rPr>
        <w:instrText xml:space="preserve"> SEQ </w:instrText>
      </w:r>
      <w:r w:rsidRPr="00BF5B09">
        <w:rPr>
          <w:rFonts w:ascii="TH Sarabun New" w:hAnsi="TH Sarabun New" w:cs="TH Sarabun New"/>
          <w:b/>
          <w:bCs/>
          <w:i w:val="0"/>
          <w:iCs w:val="0"/>
          <w:color w:val="auto"/>
          <w:sz w:val="32"/>
          <w:szCs w:val="32"/>
          <w:cs/>
        </w:rPr>
        <w:instrText>ภาพประกอบที่</w:instrText>
      </w:r>
      <w:r w:rsidRPr="00BF5B09">
        <w:rPr>
          <w:rFonts w:ascii="TH Sarabun New" w:hAnsi="TH Sarabun New" w:cs="TH Sarabun New"/>
          <w:b/>
          <w:bCs/>
          <w:i w:val="0"/>
          <w:iCs w:val="0"/>
          <w:color w:val="auto"/>
          <w:sz w:val="32"/>
          <w:szCs w:val="32"/>
        </w:rPr>
        <w:instrText xml:space="preserve">_3. \* ARABIC </w:instrText>
      </w:r>
      <w:r w:rsidRPr="00BF5B09">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22</w:t>
      </w:r>
      <w:r w:rsidRPr="00BF5B09">
        <w:rPr>
          <w:rFonts w:ascii="TH Sarabun New" w:hAnsi="TH Sarabun New" w:cs="TH Sarabun New"/>
          <w:b/>
          <w:bCs/>
          <w:i w:val="0"/>
          <w:iCs w:val="0"/>
          <w:color w:val="auto"/>
          <w:sz w:val="32"/>
          <w:szCs w:val="32"/>
        </w:rPr>
        <w:fldChar w:fldCharType="end"/>
      </w:r>
      <w:r w:rsidRPr="00BF5B09">
        <w:rPr>
          <w:rFonts w:ascii="TH Sarabun New" w:hAnsi="TH Sarabun New" w:cs="TH Sarabun New"/>
          <w:i w:val="0"/>
          <w:iCs w:val="0"/>
          <w:color w:val="auto"/>
          <w:sz w:val="32"/>
          <w:szCs w:val="32"/>
          <w:cs/>
        </w:rPr>
        <w:t xml:space="preserve"> ต้นแบบหน้าจอขณะเล่นเกม (</w:t>
      </w:r>
      <w:r w:rsidRPr="00BF5B09">
        <w:rPr>
          <w:rFonts w:ascii="TH Sarabun New" w:hAnsi="TH Sarabun New" w:cs="TH Sarabun New"/>
          <w:i w:val="0"/>
          <w:iCs w:val="0"/>
          <w:color w:val="auto"/>
          <w:sz w:val="32"/>
          <w:szCs w:val="32"/>
        </w:rPr>
        <w:t>Gameplay Screen)</w:t>
      </w:r>
      <w:bookmarkEnd w:id="203"/>
      <w:bookmarkEnd w:id="204"/>
    </w:p>
    <w:p w14:paraId="129F2D31" w14:textId="516B2729" w:rsidR="00CE7C9D" w:rsidRPr="009F7AC5" w:rsidRDefault="00734657" w:rsidP="00734657">
      <w:pPr>
        <w:spacing w:after="160" w:line="240" w:lineRule="auto"/>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คำอธิบาย:</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หน้าจอแสดงผลและส่วนควบคุมหลักระหว่างการแข่งขัน ประกอบด้วยส่วนแสดงสถานะ </w:t>
      </w:r>
      <w:r w:rsidRPr="009F7AC5">
        <w:rPr>
          <w:rFonts w:ascii="TH SarabunPSK" w:hAnsi="TH SarabunPSK" w:cs="TH SarabunPSK" w:hint="cs"/>
          <w:color w:val="0D0D0D" w:themeColor="text1" w:themeTint="F2"/>
          <w:sz w:val="32"/>
          <w:szCs w:val="32"/>
        </w:rPr>
        <w:t xml:space="preserve">HP </w:t>
      </w:r>
      <w:r w:rsidR="00901062" w:rsidRPr="009F7AC5">
        <w:rPr>
          <w:rFonts w:ascii="TH SarabunPSK" w:hAnsi="TH SarabunPSK" w:cs="TH SarabunPSK" w:hint="cs"/>
          <w:color w:val="0D0D0D" w:themeColor="text1" w:themeTint="F2"/>
          <w:sz w:val="32"/>
          <w:szCs w:val="32"/>
          <w:cs/>
        </w:rPr>
        <w:t>ของทั้ง</w:t>
      </w:r>
      <w:r w:rsidR="008D514A" w:rsidRPr="009F7AC5">
        <w:rPr>
          <w:rFonts w:ascii="TH SarabunPSK" w:hAnsi="TH SarabunPSK" w:cs="TH SarabunPSK" w:hint="cs"/>
          <w:color w:val="0D0D0D" w:themeColor="text1" w:themeTint="F2"/>
          <w:sz w:val="32"/>
          <w:szCs w:val="32"/>
          <w:cs/>
        </w:rPr>
        <w:t>สองฝั่ง</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แป้นควบคุมทิศทาง </w:t>
      </w:r>
      <w:r w:rsidRPr="009F7AC5">
        <w:rPr>
          <w:rFonts w:ascii="TH SarabunPSK" w:hAnsi="TH SarabunPSK" w:cs="TH SarabunPSK" w:hint="cs"/>
          <w:color w:val="0D0D0D" w:themeColor="text1" w:themeTint="F2"/>
          <w:sz w:val="32"/>
          <w:szCs w:val="32"/>
        </w:rPr>
        <w:t>Virtual Joystick (</w:t>
      </w:r>
      <w:r w:rsidRPr="009F7AC5">
        <w:rPr>
          <w:rFonts w:ascii="TH SarabunPSK" w:hAnsi="TH SarabunPSK" w:cs="TH SarabunPSK" w:hint="cs"/>
          <w:color w:val="0D0D0D" w:themeColor="text1" w:themeTint="F2"/>
          <w:sz w:val="32"/>
          <w:szCs w:val="32"/>
          <w:cs/>
        </w:rPr>
        <w:t>มุมซ้ายล่าง)</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และปุ่มโจมตี</w:t>
      </w:r>
      <w:r w:rsidR="00D83E51" w:rsidRPr="009F7AC5">
        <w:rPr>
          <w:rFonts w:ascii="TH SarabunPSK" w:hAnsi="TH SarabunPSK" w:cs="TH SarabunPSK" w:hint="cs"/>
          <w:color w:val="0D0D0D" w:themeColor="text1" w:themeTint="F2"/>
          <w:sz w:val="32"/>
          <w:szCs w:val="32"/>
          <w:cs/>
        </w:rPr>
        <w:t xml:space="preserve"> ปุ่ม</w:t>
      </w:r>
      <w:r w:rsidRPr="009F7AC5">
        <w:rPr>
          <w:rFonts w:ascii="TH SarabunPSK" w:hAnsi="TH SarabunPSK" w:cs="TH SarabunPSK" w:hint="cs"/>
          <w:color w:val="0D0D0D" w:themeColor="text1" w:themeTint="F2"/>
          <w:sz w:val="32"/>
          <w:szCs w:val="32"/>
          <w:cs/>
        </w:rPr>
        <w:t>ใช้งานทักษะพิเศษ (มุมขวาล่าง)</w:t>
      </w:r>
    </w:p>
    <w:p w14:paraId="4C2A6A64" w14:textId="77777777" w:rsidR="00BF5B09" w:rsidRDefault="00E53DF7" w:rsidP="00BF5B09">
      <w:pPr>
        <w:keepNext/>
        <w:spacing w:after="160" w:line="240" w:lineRule="auto"/>
        <w:jc w:val="center"/>
      </w:pPr>
      <w:r w:rsidRPr="009F7AC5">
        <w:rPr>
          <w:rFonts w:ascii="TH SarabunPSK" w:hAnsi="TH SarabunPSK" w:cs="TH SarabunPSK" w:hint="cs"/>
          <w:noProof/>
          <w:color w:val="0D0D0D" w:themeColor="text1" w:themeTint="F2"/>
          <w:sz w:val="32"/>
          <w:szCs w:val="32"/>
          <w:cs/>
        </w:rPr>
        <w:drawing>
          <wp:inline distT="0" distB="0" distL="0" distR="0" wp14:anchorId="1682F938" wp14:editId="4D35CC5E">
            <wp:extent cx="3506762" cy="1953914"/>
            <wp:effectExtent l="0" t="0" r="0" b="8255"/>
            <wp:docPr id="903582789"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82789" name="รูปภาพ 23"/>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bwMode="auto">
                    <a:xfrm>
                      <a:off x="0" y="0"/>
                      <a:ext cx="3506762" cy="1953914"/>
                    </a:xfrm>
                    <a:prstGeom prst="rect">
                      <a:avLst/>
                    </a:prstGeom>
                    <a:noFill/>
                    <a:ln>
                      <a:noFill/>
                    </a:ln>
                  </pic:spPr>
                </pic:pic>
              </a:graphicData>
            </a:graphic>
          </wp:inline>
        </w:drawing>
      </w:r>
    </w:p>
    <w:p w14:paraId="5169749B" w14:textId="57928F9C" w:rsidR="007E0DD6" w:rsidRPr="00BF5B09" w:rsidRDefault="00BF5B09" w:rsidP="00BF5B09">
      <w:pPr>
        <w:pStyle w:val="af3"/>
        <w:jc w:val="center"/>
        <w:rPr>
          <w:rFonts w:ascii="TH Sarabun New" w:hAnsi="TH Sarabun New" w:cs="TH Sarabun New"/>
          <w:i w:val="0"/>
          <w:iCs w:val="0"/>
          <w:color w:val="auto"/>
          <w:sz w:val="32"/>
          <w:szCs w:val="32"/>
          <w:cs/>
        </w:rPr>
      </w:pPr>
      <w:bookmarkStart w:id="205" w:name="_Toc225442427"/>
      <w:bookmarkStart w:id="206" w:name="_Toc239772345"/>
      <w:r w:rsidRPr="00BF5B09">
        <w:rPr>
          <w:rFonts w:ascii="TH Sarabun New" w:hAnsi="TH Sarabun New" w:cs="TH Sarabun New"/>
          <w:b/>
          <w:bCs/>
          <w:i w:val="0"/>
          <w:iCs w:val="0"/>
          <w:color w:val="auto"/>
          <w:sz w:val="32"/>
          <w:szCs w:val="32"/>
          <w:cs/>
        </w:rPr>
        <w:t xml:space="preserve">ภาพประกอบที่ </w:t>
      </w:r>
      <w:r w:rsidRPr="00BF5B09">
        <w:rPr>
          <w:rFonts w:ascii="TH Sarabun New" w:hAnsi="TH Sarabun New" w:cs="TH Sarabun New"/>
          <w:b/>
          <w:bCs/>
          <w:i w:val="0"/>
          <w:iCs w:val="0"/>
          <w:color w:val="auto"/>
          <w:sz w:val="32"/>
          <w:szCs w:val="32"/>
        </w:rPr>
        <w:t>3.</w:t>
      </w:r>
      <w:r w:rsidRPr="00BF5B09">
        <w:rPr>
          <w:rFonts w:ascii="TH Sarabun New" w:hAnsi="TH Sarabun New" w:cs="TH Sarabun New"/>
          <w:b/>
          <w:bCs/>
          <w:i w:val="0"/>
          <w:iCs w:val="0"/>
          <w:color w:val="auto"/>
          <w:sz w:val="32"/>
          <w:szCs w:val="32"/>
        </w:rPr>
        <w:fldChar w:fldCharType="begin"/>
      </w:r>
      <w:r w:rsidRPr="00BF5B09">
        <w:rPr>
          <w:rFonts w:ascii="TH Sarabun New" w:hAnsi="TH Sarabun New" w:cs="TH Sarabun New"/>
          <w:b/>
          <w:bCs/>
          <w:i w:val="0"/>
          <w:iCs w:val="0"/>
          <w:color w:val="auto"/>
          <w:sz w:val="32"/>
          <w:szCs w:val="32"/>
        </w:rPr>
        <w:instrText xml:space="preserve"> SEQ </w:instrText>
      </w:r>
      <w:r w:rsidRPr="00BF5B09">
        <w:rPr>
          <w:rFonts w:ascii="TH Sarabun New" w:hAnsi="TH Sarabun New" w:cs="TH Sarabun New"/>
          <w:b/>
          <w:bCs/>
          <w:i w:val="0"/>
          <w:iCs w:val="0"/>
          <w:color w:val="auto"/>
          <w:sz w:val="32"/>
          <w:szCs w:val="32"/>
          <w:cs/>
        </w:rPr>
        <w:instrText>ภาพประกอบที่</w:instrText>
      </w:r>
      <w:r w:rsidRPr="00BF5B09">
        <w:rPr>
          <w:rFonts w:ascii="TH Sarabun New" w:hAnsi="TH Sarabun New" w:cs="TH Sarabun New"/>
          <w:b/>
          <w:bCs/>
          <w:i w:val="0"/>
          <w:iCs w:val="0"/>
          <w:color w:val="auto"/>
          <w:sz w:val="32"/>
          <w:szCs w:val="32"/>
        </w:rPr>
        <w:instrText xml:space="preserve">_3. \* ARABIC </w:instrText>
      </w:r>
      <w:r w:rsidRPr="00BF5B09">
        <w:rPr>
          <w:rFonts w:ascii="TH Sarabun New" w:hAnsi="TH Sarabun New" w:cs="TH Sarabun New"/>
          <w:b/>
          <w:bCs/>
          <w:i w:val="0"/>
          <w:iCs w:val="0"/>
          <w:color w:val="auto"/>
          <w:sz w:val="32"/>
          <w:szCs w:val="32"/>
        </w:rPr>
        <w:fldChar w:fldCharType="separate"/>
      </w:r>
      <w:r w:rsidR="00745CD2">
        <w:rPr>
          <w:rFonts w:ascii="TH Sarabun New" w:hAnsi="TH Sarabun New" w:cs="TH Sarabun New"/>
          <w:b/>
          <w:bCs/>
          <w:i w:val="0"/>
          <w:iCs w:val="0"/>
          <w:noProof/>
          <w:color w:val="auto"/>
          <w:sz w:val="32"/>
          <w:szCs w:val="32"/>
        </w:rPr>
        <w:t>23</w:t>
      </w:r>
      <w:r w:rsidRPr="00BF5B09">
        <w:rPr>
          <w:rFonts w:ascii="TH Sarabun New" w:hAnsi="TH Sarabun New" w:cs="TH Sarabun New"/>
          <w:b/>
          <w:bCs/>
          <w:i w:val="0"/>
          <w:iCs w:val="0"/>
          <w:color w:val="auto"/>
          <w:sz w:val="32"/>
          <w:szCs w:val="32"/>
        </w:rPr>
        <w:fldChar w:fldCharType="end"/>
      </w:r>
      <w:r w:rsidRPr="00BF5B09">
        <w:rPr>
          <w:rFonts w:ascii="TH Sarabun New" w:hAnsi="TH Sarabun New" w:cs="TH Sarabun New"/>
          <w:i w:val="0"/>
          <w:iCs w:val="0"/>
          <w:color w:val="auto"/>
          <w:sz w:val="32"/>
          <w:szCs w:val="32"/>
          <w:cs/>
        </w:rPr>
        <w:t xml:space="preserve"> ต้นแบบหน้าสรุปผลการแข่งขัน (</w:t>
      </w:r>
      <w:r w:rsidRPr="00BF5B09">
        <w:rPr>
          <w:rFonts w:ascii="TH Sarabun New" w:hAnsi="TH Sarabun New" w:cs="TH Sarabun New"/>
          <w:i w:val="0"/>
          <w:iCs w:val="0"/>
          <w:color w:val="auto"/>
          <w:sz w:val="32"/>
          <w:szCs w:val="32"/>
        </w:rPr>
        <w:t>Match Result Screen)</w:t>
      </w:r>
      <w:bookmarkEnd w:id="205"/>
      <w:bookmarkEnd w:id="206"/>
    </w:p>
    <w:p w14:paraId="5C4390CA" w14:textId="254C9728" w:rsidR="00734657" w:rsidRPr="009F7AC5" w:rsidRDefault="008A3070" w:rsidP="00734657">
      <w:pPr>
        <w:spacing w:after="160" w:line="240" w:lineRule="auto"/>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rPr>
        <w:drawing>
          <wp:anchor distT="0" distB="0" distL="114300" distR="114300" simplePos="0" relativeHeight="251677735" behindDoc="1" locked="0" layoutInCell="1" allowOverlap="1" wp14:anchorId="26879245" wp14:editId="54A4A021">
            <wp:simplePos x="0" y="0"/>
            <wp:positionH relativeFrom="margin">
              <wp:posOffset>973777</wp:posOffset>
            </wp:positionH>
            <wp:positionV relativeFrom="paragraph">
              <wp:posOffset>510209</wp:posOffset>
            </wp:positionV>
            <wp:extent cx="3678629" cy="2059756"/>
            <wp:effectExtent l="0" t="0" r="0" b="0"/>
            <wp:wrapNone/>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รูปภาพ 2"/>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3678629" cy="20597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4657" w:rsidRPr="009F7AC5">
        <w:rPr>
          <w:rFonts w:ascii="TH SarabunPSK" w:hAnsi="TH SarabunPSK" w:cs="TH SarabunPSK" w:hint="cs"/>
          <w:color w:val="0D0D0D" w:themeColor="text1" w:themeTint="F2"/>
          <w:sz w:val="32"/>
          <w:szCs w:val="32"/>
          <w:cs/>
        </w:rPr>
        <w:t>คำอธิบาย:</w:t>
      </w:r>
      <w:r w:rsidR="00734657" w:rsidRPr="009F7AC5">
        <w:rPr>
          <w:rFonts w:ascii="TH SarabunPSK" w:hAnsi="TH SarabunPSK" w:cs="TH SarabunPSK" w:hint="cs"/>
          <w:color w:val="0D0D0D" w:themeColor="text1" w:themeTint="F2"/>
          <w:sz w:val="32"/>
          <w:szCs w:val="32"/>
        </w:rPr>
        <w:t xml:space="preserve"> </w:t>
      </w:r>
      <w:r w:rsidR="00734657" w:rsidRPr="009F7AC5">
        <w:rPr>
          <w:rFonts w:ascii="TH SarabunPSK" w:hAnsi="TH SarabunPSK" w:cs="TH SarabunPSK" w:hint="cs"/>
          <w:color w:val="0D0D0D" w:themeColor="text1" w:themeTint="F2"/>
          <w:sz w:val="32"/>
          <w:szCs w:val="32"/>
          <w:cs/>
        </w:rPr>
        <w:t>หน้าจอแสดงผลลัพธ์หลังจบการแข่งขัน สรุปคะแนนรวมแสดงรางวัลเหรียญแร่อาสโทรเนียมที่ผู้เล่นได้รับ</w:t>
      </w:r>
    </w:p>
    <w:p w14:paraId="5447BBE5" w14:textId="2A9B2A85" w:rsidR="008A3070" w:rsidRPr="009F7AC5" w:rsidRDefault="00BF5B09">
      <w:pPr>
        <w:spacing w:after="160" w:line="240" w:lineRule="auto"/>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rPr>
        <mc:AlternateContent>
          <mc:Choice Requires="wps">
            <w:drawing>
              <wp:anchor distT="0" distB="0" distL="114300" distR="114300" simplePos="0" relativeHeight="251679783" behindDoc="1" locked="0" layoutInCell="1" allowOverlap="1" wp14:anchorId="7367B882" wp14:editId="06AF0ECC">
                <wp:simplePos x="0" y="0"/>
                <wp:positionH relativeFrom="column">
                  <wp:posOffset>1109980</wp:posOffset>
                </wp:positionH>
                <wp:positionV relativeFrom="paragraph">
                  <wp:posOffset>2069253</wp:posOffset>
                </wp:positionV>
                <wp:extent cx="3678555" cy="304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3678555" cy="304800"/>
                        </a:xfrm>
                        <a:prstGeom prst="rect">
                          <a:avLst/>
                        </a:prstGeom>
                        <a:solidFill>
                          <a:prstClr val="white"/>
                        </a:solidFill>
                        <a:ln>
                          <a:noFill/>
                        </a:ln>
                      </wps:spPr>
                      <wps:txbx>
                        <w:txbxContent>
                          <w:p w14:paraId="302453BB" w14:textId="6C777B07" w:rsidR="008A3070" w:rsidRPr="00584247" w:rsidRDefault="008A3070" w:rsidP="008A3070">
                            <w:pPr>
                              <w:pStyle w:val="af3"/>
                              <w:jc w:val="center"/>
                              <w:rPr>
                                <w:rFonts w:ascii="TH Sarabun New" w:hAnsi="TH Sarabun New" w:cs="TH Sarabun New"/>
                                <w:i w:val="0"/>
                                <w:iCs w:val="0"/>
                                <w:noProof/>
                                <w:color w:val="0D0D0D" w:themeColor="text1" w:themeTint="F2"/>
                                <w:sz w:val="32"/>
                                <w:szCs w:val="32"/>
                                <w:cs/>
                              </w:rPr>
                            </w:pPr>
                            <w:bookmarkStart w:id="207" w:name="_Toc224849847"/>
                            <w:r w:rsidRPr="00584247">
                              <w:rPr>
                                <w:rFonts w:ascii="TH Sarabun New" w:hAnsi="TH Sarabun New" w:cs="TH Sarabun New"/>
                                <w:b/>
                                <w:bCs/>
                                <w:i w:val="0"/>
                                <w:iCs w:val="0"/>
                                <w:color w:val="0D0D0D" w:themeColor="text1" w:themeTint="F2"/>
                                <w:sz w:val="32"/>
                                <w:szCs w:val="32"/>
                                <w:cs/>
                              </w:rPr>
                              <w:t xml:space="preserve">ภาพประกอบที่ </w:t>
                            </w:r>
                            <w:r w:rsidRPr="00584247">
                              <w:rPr>
                                <w:rFonts w:ascii="TH Sarabun New" w:hAnsi="TH Sarabun New" w:cs="TH Sarabun New"/>
                                <w:b/>
                                <w:bCs/>
                                <w:i w:val="0"/>
                                <w:iCs w:val="0"/>
                                <w:color w:val="0D0D0D" w:themeColor="text1" w:themeTint="F2"/>
                                <w:sz w:val="32"/>
                                <w:szCs w:val="32"/>
                              </w:rPr>
                              <w:t>3.</w:t>
                            </w:r>
                            <w:r w:rsidR="003C206A" w:rsidRPr="00584247">
                              <w:rPr>
                                <w:rFonts w:ascii="TH Sarabun New" w:hAnsi="TH Sarabun New" w:cs="TH Sarabun New"/>
                                <w:b/>
                                <w:bCs/>
                                <w:i w:val="0"/>
                                <w:iCs w:val="0"/>
                                <w:color w:val="0D0D0D" w:themeColor="text1" w:themeTint="F2"/>
                                <w:sz w:val="32"/>
                                <w:szCs w:val="32"/>
                              </w:rPr>
                              <w:t>2</w:t>
                            </w:r>
                            <w:r w:rsidR="00584765">
                              <w:rPr>
                                <w:rFonts w:ascii="TH Sarabun New" w:hAnsi="TH Sarabun New" w:cs="TH Sarabun New"/>
                                <w:b/>
                                <w:bCs/>
                                <w:i w:val="0"/>
                                <w:iCs w:val="0"/>
                                <w:color w:val="0D0D0D" w:themeColor="text1" w:themeTint="F2"/>
                                <w:sz w:val="32"/>
                                <w:szCs w:val="32"/>
                              </w:rPr>
                              <w:t>4</w:t>
                            </w:r>
                            <w:r w:rsidR="003C206A" w:rsidRPr="00584247">
                              <w:rPr>
                                <w:rFonts w:ascii="TH Sarabun New" w:hAnsi="TH Sarabun New" w:cs="TH Sarabun New"/>
                                <w:b/>
                                <w:bCs/>
                                <w:i w:val="0"/>
                                <w:iCs w:val="0"/>
                                <w:color w:val="0D0D0D" w:themeColor="text1" w:themeTint="F2"/>
                                <w:sz w:val="32"/>
                                <w:szCs w:val="32"/>
                              </w:rPr>
                              <w:t xml:space="preserve"> </w:t>
                            </w:r>
                            <w:r w:rsidRPr="00584247">
                              <w:rPr>
                                <w:rFonts w:ascii="TH Sarabun New" w:hAnsi="TH Sarabun New" w:cs="TH Sarabun New"/>
                                <w:i w:val="0"/>
                                <w:iCs w:val="0"/>
                                <w:color w:val="0D0D0D" w:themeColor="text1" w:themeTint="F2"/>
                                <w:sz w:val="32"/>
                                <w:szCs w:val="32"/>
                                <w:cs/>
                              </w:rPr>
                              <w:t>ต้นแบบหน้า</w:t>
                            </w:r>
                            <w:r w:rsidRPr="00584247">
                              <w:rPr>
                                <w:rFonts w:ascii="TH Sarabun New" w:hAnsi="TH Sarabun New" w:cs="TH Sarabun New" w:hint="cs"/>
                                <w:i w:val="0"/>
                                <w:iCs w:val="0"/>
                                <w:color w:val="0D0D0D" w:themeColor="text1" w:themeTint="F2"/>
                                <w:sz w:val="32"/>
                                <w:szCs w:val="32"/>
                                <w:cs/>
                              </w:rPr>
                              <w:t>การตั้งค่า</w:t>
                            </w:r>
                          </w:p>
                          <w:p w14:paraId="7CACEB32" w14:textId="77777777" w:rsidR="008A3070" w:rsidRDefault="008A3070"/>
                          <w:bookmarkEnd w:id="207"/>
                          <w:p w14:paraId="77F10E3F" w14:textId="772E64AD" w:rsidR="008A3070" w:rsidRPr="00584247" w:rsidRDefault="008A3070" w:rsidP="008A3070">
                            <w:pPr>
                              <w:pStyle w:val="af3"/>
                              <w:jc w:val="center"/>
                              <w:rPr>
                                <w:rFonts w:ascii="TH Sarabun New" w:hAnsi="TH Sarabun New" w:cs="TH Sarabun New"/>
                                <w:i w:val="0"/>
                                <w:iCs w:val="0"/>
                                <w:noProof/>
                                <w:color w:val="0D0D0D" w:themeColor="text1" w:themeTint="F2"/>
                                <w:sz w:val="32"/>
                                <w:szCs w:val="32"/>
                                <w:c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67B882" id="Text Box 10" o:spid="_x0000_s1049" type="#_x0000_t202" style="position:absolute;margin-left:87.4pt;margin-top:162.95pt;width:289.65pt;height:24pt;z-index:-25163669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" stroked="f">
                <v:textbox inset="0,0,0,0">
                  <w:txbxContent>
                    <w:p w14:paraId="302453BB" w14:textId="6C777B07" w:rsidR="008A3070" w:rsidRPr="00584247" w:rsidRDefault="008A3070" w:rsidP="008A3070">
                      <w:pPr>
                        <w:pStyle w:val="af3"/>
                        <w:jc w:val="center"/>
                        <w:rPr>
                          <w:rFonts w:ascii="TH Sarabun New" w:hAnsi="TH Sarabun New" w:cs="TH Sarabun New"/>
                          <w:i w:val="0"/>
                          <w:iCs w:val="0"/>
                          <w:noProof/>
                          <w:color w:val="0D0D0D" w:themeColor="text1" w:themeTint="F2"/>
                          <w:sz w:val="32"/>
                          <w:szCs w:val="32"/>
                          <w:cs/>
                        </w:rPr>
                      </w:pPr>
                      <w:bookmarkStart w:id="272" w:name="_Toc224849847"/>
                      <w:r w:rsidRPr="00584247">
                        <w:rPr>
                          <w:rFonts w:ascii="TH Sarabun New" w:hAnsi="TH Sarabun New" w:cs="TH Sarabun New"/>
                          <w:b/>
                          <w:bCs/>
                          <w:i w:val="0"/>
                          <w:iCs w:val="0"/>
                          <w:color w:val="0D0D0D" w:themeColor="text1" w:themeTint="F2"/>
                          <w:sz w:val="32"/>
                          <w:szCs w:val="32"/>
                          <w:cs/>
                        </w:rPr>
                        <w:t xml:space="preserve">ภาพประกอบที่ </w:t>
                      </w:r>
                      <w:r w:rsidRPr="00584247">
                        <w:rPr>
                          <w:rFonts w:ascii="TH Sarabun New" w:hAnsi="TH Sarabun New" w:cs="TH Sarabun New"/>
                          <w:b/>
                          <w:bCs/>
                          <w:i w:val="0"/>
                          <w:iCs w:val="0"/>
                          <w:color w:val="0D0D0D" w:themeColor="text1" w:themeTint="F2"/>
                          <w:sz w:val="32"/>
                          <w:szCs w:val="32"/>
                        </w:rPr>
                        <w:t>3.</w:t>
                      </w:r>
                      <w:r w:rsidR="003C206A" w:rsidRPr="00584247">
                        <w:rPr>
                          <w:rFonts w:ascii="TH Sarabun New" w:hAnsi="TH Sarabun New" w:cs="TH Sarabun New"/>
                          <w:b/>
                          <w:bCs/>
                          <w:i w:val="0"/>
                          <w:iCs w:val="0"/>
                          <w:color w:val="0D0D0D" w:themeColor="text1" w:themeTint="F2"/>
                          <w:sz w:val="32"/>
                          <w:szCs w:val="32"/>
                        </w:rPr>
                        <w:t>2</w:t>
                      </w:r>
                      <w:r w:rsidR="00584765">
                        <w:rPr>
                          <w:rFonts w:ascii="TH Sarabun New" w:hAnsi="TH Sarabun New" w:cs="TH Sarabun New"/>
                          <w:b/>
                          <w:bCs/>
                          <w:i w:val="0"/>
                          <w:iCs w:val="0"/>
                          <w:color w:val="0D0D0D" w:themeColor="text1" w:themeTint="F2"/>
                          <w:sz w:val="32"/>
                          <w:szCs w:val="32"/>
                        </w:rPr>
                        <w:t>4</w:t>
                      </w:r>
                      <w:r w:rsidR="003C206A" w:rsidRPr="00584247">
                        <w:rPr>
                          <w:rFonts w:ascii="TH Sarabun New" w:hAnsi="TH Sarabun New" w:cs="TH Sarabun New"/>
                          <w:b/>
                          <w:bCs/>
                          <w:i w:val="0"/>
                          <w:iCs w:val="0"/>
                          <w:color w:val="0D0D0D" w:themeColor="text1" w:themeTint="F2"/>
                          <w:sz w:val="32"/>
                          <w:szCs w:val="32"/>
                        </w:rPr>
                        <w:t xml:space="preserve"> </w:t>
                      </w:r>
                      <w:r w:rsidRPr="00584247">
                        <w:rPr>
                          <w:rFonts w:ascii="TH Sarabun New" w:hAnsi="TH Sarabun New" w:cs="TH Sarabun New"/>
                          <w:i w:val="0"/>
                          <w:iCs w:val="0"/>
                          <w:color w:val="0D0D0D" w:themeColor="text1" w:themeTint="F2"/>
                          <w:sz w:val="32"/>
                          <w:szCs w:val="32"/>
                          <w:cs/>
                        </w:rPr>
                        <w:t>ต้นแบบหน้า</w:t>
                      </w:r>
                      <w:r w:rsidRPr="00584247">
                        <w:rPr>
                          <w:rFonts w:ascii="TH Sarabun New" w:hAnsi="TH Sarabun New" w:cs="TH Sarabun New" w:hint="cs"/>
                          <w:i w:val="0"/>
                          <w:iCs w:val="0"/>
                          <w:color w:val="0D0D0D" w:themeColor="text1" w:themeTint="F2"/>
                          <w:sz w:val="32"/>
                          <w:szCs w:val="32"/>
                          <w:cs/>
                        </w:rPr>
                        <w:t>การตั้งค่า</w:t>
                      </w:r>
                    </w:p>
                    <w:p w14:paraId="7CACEB32" w14:textId="77777777" w:rsidR="008A3070" w:rsidRDefault="008A3070"/>
                    <w:bookmarkEnd w:id="272"/>
                    <w:p w14:paraId="77F10E3F" w14:textId="772E64AD" w:rsidR="008A3070" w:rsidRPr="00584247" w:rsidRDefault="008A3070" w:rsidP="008A3070">
                      <w:pPr>
                        <w:pStyle w:val="af3"/>
                        <w:jc w:val="center"/>
                        <w:rPr>
                          <w:rFonts w:ascii="TH Sarabun New" w:hAnsi="TH Sarabun New" w:cs="TH Sarabun New"/>
                          <w:i w:val="0"/>
                          <w:iCs w:val="0"/>
                          <w:noProof/>
                          <w:color w:val="0D0D0D" w:themeColor="text1" w:themeTint="F2"/>
                          <w:sz w:val="32"/>
                          <w:szCs w:val="32"/>
                          <w:cs/>
                        </w:rPr>
                      </w:pPr>
                    </w:p>
                  </w:txbxContent>
                </v:textbox>
              </v:shape>
            </w:pict>
          </mc:Fallback>
        </mc:AlternateContent>
      </w:r>
      <w:r w:rsidR="00CE5864" w:rsidRPr="009F7AC5">
        <w:rPr>
          <w:rFonts w:ascii="TH SarabunPSK" w:hAnsi="TH SarabunPSK" w:cs="TH SarabunPSK" w:hint="cs"/>
          <w:color w:val="0D0D0D" w:themeColor="text1" w:themeTint="F2"/>
          <w:sz w:val="32"/>
          <w:szCs w:val="32"/>
        </w:rPr>
        <w:br w:type="page"/>
      </w:r>
    </w:p>
    <w:p w14:paraId="5E223D2C" w14:textId="20A4DF0C" w:rsidR="004973E6" w:rsidRPr="00C47324" w:rsidRDefault="004B3476" w:rsidP="00C47324">
      <w:pPr>
        <w:pStyle w:val="3"/>
        <w:rPr>
          <w:rFonts w:ascii="TH Sarabun New" w:hAnsi="TH Sarabun New" w:cs="TH Sarabun New"/>
          <w:b/>
          <w:bCs/>
          <w:color w:val="auto"/>
          <w:sz w:val="32"/>
          <w:szCs w:val="32"/>
        </w:rPr>
      </w:pPr>
      <w:bookmarkStart w:id="208" w:name="_Toc224850333"/>
      <w:r>
        <w:rPr>
          <w:rFonts w:ascii="TH Sarabun New" w:hAnsi="TH Sarabun New" w:cs="TH Sarabun New"/>
          <w:b/>
          <w:bCs/>
          <w:color w:val="auto"/>
          <w:sz w:val="32"/>
          <w:szCs w:val="32"/>
        </w:rPr>
        <w:lastRenderedPageBreak/>
        <w:t xml:space="preserve">      </w:t>
      </w:r>
      <w:bookmarkStart w:id="209" w:name="_Toc241852726"/>
      <w:r w:rsidR="004973E6" w:rsidRPr="00C47324">
        <w:rPr>
          <w:rFonts w:ascii="TH Sarabun New" w:hAnsi="TH Sarabun New" w:cs="TH Sarabun New"/>
          <w:b/>
          <w:bCs/>
          <w:color w:val="auto"/>
          <w:sz w:val="32"/>
          <w:szCs w:val="32"/>
        </w:rPr>
        <w:t xml:space="preserve">3.2.6 </w:t>
      </w:r>
      <w:r w:rsidR="004973E6" w:rsidRPr="00C47324">
        <w:rPr>
          <w:rFonts w:ascii="TH Sarabun New" w:hAnsi="TH Sarabun New" w:cs="TH Sarabun New"/>
          <w:b/>
          <w:bCs/>
          <w:color w:val="auto"/>
          <w:sz w:val="32"/>
          <w:szCs w:val="32"/>
          <w:cs/>
        </w:rPr>
        <w:t>สตอรี่บอร์ด (</w:t>
      </w:r>
      <w:r w:rsidR="004973E6" w:rsidRPr="00C47324">
        <w:rPr>
          <w:rFonts w:ascii="TH Sarabun New" w:hAnsi="TH Sarabun New" w:cs="TH Sarabun New"/>
          <w:b/>
          <w:bCs/>
          <w:color w:val="auto"/>
          <w:sz w:val="32"/>
          <w:szCs w:val="32"/>
        </w:rPr>
        <w:t>Storyboard)</w:t>
      </w:r>
      <w:bookmarkEnd w:id="208"/>
      <w:bookmarkEnd w:id="209"/>
    </w:p>
    <w:p w14:paraId="0AF3A2C2" w14:textId="56C04EC8" w:rsidR="0082531B" w:rsidRPr="009F7AC5" w:rsidRDefault="009154B0" w:rsidP="009154B0">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82531B" w:rsidRPr="009F7AC5">
        <w:rPr>
          <w:rFonts w:ascii="TH SarabunPSK" w:hAnsi="TH SarabunPSK" w:cs="TH SarabunPSK" w:hint="cs"/>
          <w:color w:val="0D0D0D" w:themeColor="text1" w:themeTint="F2"/>
          <w:sz w:val="32"/>
          <w:szCs w:val="32"/>
          <w:cs/>
        </w:rPr>
        <w:t>จากการออกแบบโครงสร้างเนื้อหาและโครงร่างหน้าจอของเกม</w:t>
      </w:r>
      <w:r w:rsidR="0082531B" w:rsidRPr="009F7AC5">
        <w:rPr>
          <w:rFonts w:ascii="TH SarabunPSK" w:hAnsi="TH SarabunPSK" w:cs="TH SarabunPSK" w:hint="cs"/>
          <w:color w:val="0D0D0D" w:themeColor="text1" w:themeTint="F2"/>
          <w:sz w:val="32"/>
          <w:szCs w:val="32"/>
        </w:rPr>
        <w:t xml:space="preserve"> Battlefield of the Stars Online Arena </w:t>
      </w:r>
      <w:r w:rsidR="0082531B" w:rsidRPr="009F7AC5">
        <w:rPr>
          <w:rFonts w:ascii="TH SarabunPSK" w:hAnsi="TH SarabunPSK" w:cs="TH SarabunPSK" w:hint="cs"/>
          <w:color w:val="0D0D0D" w:themeColor="text1" w:themeTint="F2"/>
          <w:sz w:val="32"/>
          <w:szCs w:val="32"/>
          <w:cs/>
        </w:rPr>
        <w:t>สามารถนำมาแสดงรายละเอียดของแต่ละหน้าจอเพื่ออธิบายรูปแบบการนำเสนอข้อมูลและการทำงานของระบบภายในเกม โดยจะแสดงภาพหน้าจอพร้อมรายละเอียดของปุ่มคำสั่ง ข้อความ และเงื่อนไขการทำงานต่าง ๆ เพื่อให้เข้าใจขั้นตอนการใช้งานและการโต้ตอบระหว่างผู้เล่นกับระบบได้อย่างชัดเจน</w:t>
      </w:r>
    </w:p>
    <w:p w14:paraId="7577C157" w14:textId="77777777" w:rsidR="00667BC6" w:rsidRDefault="00667BC6" w:rsidP="00667BC6">
      <w:pPr>
        <w:pStyle w:val="af3"/>
        <w:jc w:val="center"/>
        <w:rPr>
          <w:rFonts w:ascii="TH SarabunPSK" w:hAnsi="TH SarabunPSK" w:cs="TH SarabunPSK"/>
          <w:i w:val="0"/>
          <w:iCs w:val="0"/>
          <w:color w:val="000000" w:themeColor="text1"/>
          <w:sz w:val="32"/>
          <w:szCs w:val="32"/>
        </w:rPr>
      </w:pPr>
    </w:p>
    <w:p w14:paraId="7BBD6041" w14:textId="0F101D38" w:rsidR="00CE5864" w:rsidRPr="00667BC6" w:rsidRDefault="00667BC6" w:rsidP="00667BC6">
      <w:pPr>
        <w:pStyle w:val="af3"/>
        <w:jc w:val="center"/>
        <w:rPr>
          <w:rFonts w:ascii="TH SarabunPSK" w:hAnsi="TH SarabunPSK" w:cs="TH SarabunPSK"/>
          <w:b/>
          <w:bCs/>
          <w:i w:val="0"/>
          <w:iCs w:val="0"/>
          <w:color w:val="000000" w:themeColor="text1"/>
          <w:sz w:val="32"/>
          <w:szCs w:val="32"/>
        </w:rPr>
      </w:pPr>
      <w:bookmarkStart w:id="210" w:name="_Toc241852557"/>
      <w:bookmarkStart w:id="211" w:name="_Toc241852949"/>
      <w:r w:rsidRPr="00667BC6">
        <w:rPr>
          <w:rFonts w:ascii="TH SarabunPSK" w:hAnsi="TH SarabunPSK" w:cs="TH SarabunPSK" w:hint="cs"/>
          <w:b/>
          <w:bCs/>
          <w:i w:val="0"/>
          <w:iCs w:val="0"/>
          <w:color w:val="000000" w:themeColor="text1"/>
          <w:sz w:val="32"/>
          <w:szCs w:val="32"/>
          <w:cs/>
        </w:rPr>
        <w:t xml:space="preserve">ตารางที่ </w:t>
      </w:r>
      <w:r w:rsidRPr="00667BC6">
        <w:rPr>
          <w:rFonts w:ascii="TH SarabunPSK" w:hAnsi="TH SarabunPSK" w:cs="TH SarabunPSK" w:hint="cs"/>
          <w:b/>
          <w:bCs/>
          <w:i w:val="0"/>
          <w:iCs w:val="0"/>
          <w:color w:val="000000" w:themeColor="text1"/>
          <w:sz w:val="32"/>
          <w:szCs w:val="32"/>
        </w:rPr>
        <w:t>3.</w:t>
      </w:r>
      <w:r w:rsidRPr="00667BC6">
        <w:rPr>
          <w:rFonts w:ascii="TH SarabunPSK" w:hAnsi="TH SarabunPSK" w:cs="TH SarabunPSK" w:hint="cs"/>
          <w:b/>
          <w:bCs/>
          <w:i w:val="0"/>
          <w:iCs w:val="0"/>
          <w:color w:val="000000" w:themeColor="text1"/>
          <w:sz w:val="32"/>
          <w:szCs w:val="32"/>
        </w:rPr>
        <w:fldChar w:fldCharType="begin"/>
      </w:r>
      <w:r w:rsidRPr="00667BC6">
        <w:rPr>
          <w:rFonts w:ascii="TH SarabunPSK" w:hAnsi="TH SarabunPSK" w:cs="TH SarabunPSK" w:hint="cs"/>
          <w:b/>
          <w:bCs/>
          <w:i w:val="0"/>
          <w:iCs w:val="0"/>
          <w:color w:val="000000" w:themeColor="text1"/>
          <w:sz w:val="32"/>
          <w:szCs w:val="32"/>
        </w:rPr>
        <w:instrText xml:space="preserve"> SEQ </w:instrText>
      </w:r>
      <w:r w:rsidRPr="00667BC6">
        <w:rPr>
          <w:rFonts w:ascii="TH SarabunPSK" w:hAnsi="TH SarabunPSK" w:cs="TH SarabunPSK" w:hint="cs"/>
          <w:b/>
          <w:bCs/>
          <w:i w:val="0"/>
          <w:iCs w:val="0"/>
          <w:color w:val="000000" w:themeColor="text1"/>
          <w:sz w:val="32"/>
          <w:szCs w:val="32"/>
          <w:cs/>
        </w:rPr>
        <w:instrText>ตารางที่</w:instrText>
      </w:r>
      <w:r w:rsidRPr="00667BC6">
        <w:rPr>
          <w:rFonts w:ascii="TH SarabunPSK" w:hAnsi="TH SarabunPSK" w:cs="TH SarabunPSK" w:hint="cs"/>
          <w:b/>
          <w:bCs/>
          <w:i w:val="0"/>
          <w:iCs w:val="0"/>
          <w:color w:val="000000" w:themeColor="text1"/>
          <w:sz w:val="32"/>
          <w:szCs w:val="32"/>
        </w:rPr>
        <w:instrText xml:space="preserve">_3. \* ARABIC </w:instrText>
      </w:r>
      <w:r w:rsidRPr="00667BC6">
        <w:rPr>
          <w:rFonts w:ascii="TH SarabunPSK" w:hAnsi="TH SarabunPSK" w:cs="TH SarabunPSK" w:hint="cs"/>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7</w:t>
      </w:r>
      <w:r w:rsidRPr="00667BC6">
        <w:rPr>
          <w:rFonts w:ascii="TH SarabunPSK" w:hAnsi="TH SarabunPSK" w:cs="TH SarabunPSK" w:hint="cs"/>
          <w:b/>
          <w:bCs/>
          <w:i w:val="0"/>
          <w:iCs w:val="0"/>
          <w:color w:val="000000" w:themeColor="text1"/>
          <w:sz w:val="32"/>
          <w:szCs w:val="32"/>
        </w:rPr>
        <w:fldChar w:fldCharType="end"/>
      </w:r>
      <w:r w:rsidRPr="00667BC6">
        <w:rPr>
          <w:rFonts w:ascii="TH SarabunPSK" w:hAnsi="TH SarabunPSK" w:cs="TH SarabunPSK" w:hint="cs"/>
          <w:b/>
          <w:bCs/>
          <w:i w:val="0"/>
          <w:iCs w:val="0"/>
          <w:color w:val="000000" w:themeColor="text1"/>
          <w:sz w:val="32"/>
          <w:szCs w:val="32"/>
        </w:rPr>
        <w:t xml:space="preserve"> </w:t>
      </w:r>
      <w:r w:rsidRPr="00667BC6">
        <w:rPr>
          <w:rFonts w:ascii="TH SarabunPSK" w:hAnsi="TH SarabunPSK" w:cs="TH SarabunPSK" w:hint="cs"/>
          <w:b/>
          <w:bCs/>
          <w:i w:val="0"/>
          <w:iCs w:val="0"/>
          <w:color w:val="000000" w:themeColor="text1"/>
          <w:sz w:val="32"/>
          <w:szCs w:val="32"/>
          <w:cs/>
        </w:rPr>
        <w:t>ตารางแสดงอ็อบเจกต์ต่างๆ ในระบบเกม</w:t>
      </w:r>
      <w:bookmarkEnd w:id="210"/>
      <w:bookmarkEnd w:id="211"/>
    </w:p>
    <w:tbl>
      <w:tblPr>
        <w:tblStyle w:val="af4"/>
        <w:tblW w:w="5421" w:type="pct"/>
        <w:jc w:val="center"/>
        <w:tblLook w:val="04A0" w:firstRow="1" w:lastRow="0" w:firstColumn="1" w:lastColumn="0" w:noHBand="0" w:noVBand="1"/>
      </w:tblPr>
      <w:tblGrid>
        <w:gridCol w:w="2829"/>
        <w:gridCol w:w="2977"/>
        <w:gridCol w:w="3969"/>
      </w:tblGrid>
      <w:tr w:rsidR="009F7AC5" w:rsidRPr="009F7AC5" w14:paraId="5B6ED778" w14:textId="77777777" w:rsidTr="008944DB">
        <w:trPr>
          <w:trHeight w:val="581"/>
          <w:jc w:val="center"/>
        </w:trPr>
        <w:tc>
          <w:tcPr>
            <w:tcW w:w="1447" w:type="pct"/>
            <w:vAlign w:val="center"/>
          </w:tcPr>
          <w:p w14:paraId="3FB70BC5" w14:textId="24528C84" w:rsidR="00461DA4" w:rsidRPr="009F7AC5" w:rsidRDefault="00465BAF" w:rsidP="008944DB">
            <w:pPr>
              <w:ind w:right="512"/>
              <w:jc w:val="center"/>
              <w:rPr>
                <w:rFonts w:ascii="TH SarabunPSK" w:hAnsi="TH SarabunPSK" w:cs="TH SarabunPSK"/>
                <w:b/>
                <w:bCs/>
                <w:color w:val="0D0D0D" w:themeColor="text1" w:themeTint="F2"/>
                <w:sz w:val="32"/>
                <w:szCs w:val="32"/>
              </w:rPr>
            </w:pPr>
            <w:r w:rsidRPr="009F7AC5">
              <w:rPr>
                <w:rFonts w:ascii="TH SarabunPSK" w:hAnsi="TH SarabunPSK" w:cs="TH SarabunPSK" w:hint="cs"/>
                <w:b/>
                <w:bCs/>
                <w:color w:val="0D0D0D" w:themeColor="text1" w:themeTint="F2"/>
                <w:sz w:val="32"/>
                <w:szCs w:val="32"/>
              </w:rPr>
              <w:t>Object</w:t>
            </w:r>
          </w:p>
        </w:tc>
        <w:tc>
          <w:tcPr>
            <w:tcW w:w="1523" w:type="pct"/>
            <w:vAlign w:val="center"/>
          </w:tcPr>
          <w:p w14:paraId="6C4B6B84" w14:textId="5E52CF62" w:rsidR="00461DA4" w:rsidRPr="009F7AC5" w:rsidRDefault="008944DB" w:rsidP="008944DB">
            <w:pPr>
              <w:ind w:right="-1208"/>
              <w:rPr>
                <w:rFonts w:ascii="TH SarabunPSK" w:hAnsi="TH SarabunPSK" w:cs="TH SarabunPSK"/>
                <w:b/>
                <w:bCs/>
                <w:color w:val="0D0D0D" w:themeColor="text1" w:themeTint="F2"/>
                <w:sz w:val="32"/>
                <w:szCs w:val="32"/>
                <w:cs/>
              </w:rPr>
            </w:pPr>
            <w:r w:rsidRPr="009F7AC5">
              <w:rPr>
                <w:rFonts w:ascii="TH SarabunPSK" w:hAnsi="TH SarabunPSK" w:cs="TH SarabunPSK" w:hint="cs"/>
                <w:b/>
                <w:bCs/>
                <w:color w:val="0D0D0D" w:themeColor="text1" w:themeTint="F2"/>
                <w:sz w:val="32"/>
                <w:szCs w:val="32"/>
                <w:cs/>
              </w:rPr>
              <w:t xml:space="preserve">                </w:t>
            </w:r>
            <w:r w:rsidR="006B5C38" w:rsidRPr="009F7AC5">
              <w:rPr>
                <w:rFonts w:ascii="TH SarabunPSK" w:hAnsi="TH SarabunPSK" w:cs="TH SarabunPSK" w:hint="cs"/>
                <w:b/>
                <w:bCs/>
                <w:color w:val="0D0D0D" w:themeColor="text1" w:themeTint="F2"/>
                <w:sz w:val="32"/>
                <w:szCs w:val="32"/>
                <w:cs/>
              </w:rPr>
              <w:t>ชื่อ</w:t>
            </w:r>
          </w:p>
        </w:tc>
        <w:tc>
          <w:tcPr>
            <w:tcW w:w="2030" w:type="pct"/>
            <w:tcBorders>
              <w:bottom w:val="single" w:sz="4" w:space="0" w:color="auto"/>
            </w:tcBorders>
            <w:vAlign w:val="center"/>
          </w:tcPr>
          <w:p w14:paraId="246896D3" w14:textId="22361E8B" w:rsidR="00461DA4" w:rsidRPr="009F7AC5" w:rsidRDefault="009946F6" w:rsidP="008944DB">
            <w:pPr>
              <w:ind w:right="-109"/>
              <w:jc w:val="center"/>
              <w:rPr>
                <w:rFonts w:ascii="TH SarabunPSK" w:hAnsi="TH SarabunPSK" w:cs="TH SarabunPSK"/>
                <w:b/>
                <w:bCs/>
                <w:color w:val="0D0D0D" w:themeColor="text1" w:themeTint="F2"/>
                <w:sz w:val="32"/>
                <w:szCs w:val="32"/>
                <w:cs/>
              </w:rPr>
            </w:pPr>
            <w:r w:rsidRPr="009F7AC5">
              <w:rPr>
                <w:rFonts w:ascii="TH SarabunPSK" w:hAnsi="TH SarabunPSK" w:cs="TH SarabunPSK" w:hint="cs"/>
                <w:b/>
                <w:bCs/>
                <w:color w:val="0D0D0D" w:themeColor="text1" w:themeTint="F2"/>
                <w:sz w:val="32"/>
                <w:szCs w:val="32"/>
                <w:cs/>
              </w:rPr>
              <w:t>อธิบาย</w:t>
            </w:r>
          </w:p>
        </w:tc>
      </w:tr>
      <w:tr w:rsidR="009F7AC5" w:rsidRPr="009F7AC5" w14:paraId="4CABA9DF" w14:textId="77777777" w:rsidTr="008944DB">
        <w:trPr>
          <w:jc w:val="center"/>
        </w:trPr>
        <w:tc>
          <w:tcPr>
            <w:tcW w:w="1447" w:type="pct"/>
            <w:vAlign w:val="center"/>
          </w:tcPr>
          <w:p w14:paraId="179BEAA4" w14:textId="5548A592" w:rsidR="00461DA4" w:rsidRPr="009F7AC5" w:rsidRDefault="00CE5864"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14:ligatures w14:val="standardContextual"/>
              </w:rPr>
              <w:drawing>
                <wp:inline distT="0" distB="0" distL="0" distR="0" wp14:anchorId="5F04C294" wp14:editId="66EA9388">
                  <wp:extent cx="685800" cy="788565"/>
                  <wp:effectExtent l="0" t="0" r="0" b="0"/>
                  <wp:docPr id="1753420357"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20357" name="รูปภาพ 1753420357"/>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85800" cy="788565"/>
                          </a:xfrm>
                          <a:prstGeom prst="rect">
                            <a:avLst/>
                          </a:prstGeom>
                        </pic:spPr>
                      </pic:pic>
                    </a:graphicData>
                  </a:graphic>
                </wp:inline>
              </w:drawing>
            </w:r>
          </w:p>
        </w:tc>
        <w:tc>
          <w:tcPr>
            <w:tcW w:w="1523" w:type="pct"/>
            <w:vAlign w:val="center"/>
          </w:tcPr>
          <w:p w14:paraId="53855770" w14:textId="279CDAAE" w:rsidR="00461DA4" w:rsidRPr="009F7AC5" w:rsidRDefault="00A52B77"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ปุ่ม </w:t>
            </w:r>
            <w:r w:rsidRPr="009F7AC5">
              <w:rPr>
                <w:rFonts w:ascii="TH SarabunPSK" w:hAnsi="TH SarabunPSK" w:cs="TH SarabunPSK" w:hint="cs"/>
                <w:color w:val="0D0D0D" w:themeColor="text1" w:themeTint="F2"/>
                <w:sz w:val="28"/>
              </w:rPr>
              <w:t xml:space="preserve">Active Skills </w:t>
            </w:r>
            <w:r w:rsidRPr="009F7AC5">
              <w:rPr>
                <w:rFonts w:ascii="TH SarabunPSK" w:hAnsi="TH SarabunPSK" w:cs="TH SarabunPSK" w:hint="cs"/>
                <w:color w:val="0D0D0D" w:themeColor="text1" w:themeTint="F2"/>
                <w:sz w:val="28"/>
                <w:cs/>
              </w:rPr>
              <w:t>คลื่นอัมพาต</w:t>
            </w:r>
          </w:p>
        </w:tc>
        <w:tc>
          <w:tcPr>
            <w:tcW w:w="2030" w:type="pct"/>
            <w:tcBorders>
              <w:bottom w:val="single" w:sz="4" w:space="0" w:color="auto"/>
            </w:tcBorders>
            <w:vAlign w:val="center"/>
          </w:tcPr>
          <w:p w14:paraId="3D7856ED" w14:textId="31D21809" w:rsidR="00461DA4" w:rsidRPr="009F7AC5" w:rsidRDefault="00982F20"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ยิงคลื่นไฟฟ้า ระยะเวลาอัมพา</w:t>
            </w:r>
            <w:r w:rsidR="00750493" w:rsidRPr="009F7AC5">
              <w:rPr>
                <w:rFonts w:ascii="TH SarabunPSK" w:hAnsi="TH SarabunPSK" w:cs="TH SarabunPSK" w:hint="cs"/>
                <w:color w:val="0D0D0D" w:themeColor="text1" w:themeTint="F2"/>
                <w:sz w:val="28"/>
                <w:cs/>
              </w:rPr>
              <w:t>ต</w:t>
            </w:r>
            <w:r w:rsidRPr="009F7AC5">
              <w:rPr>
                <w:rFonts w:ascii="TH SarabunPSK" w:hAnsi="TH SarabunPSK" w:cs="TH SarabunPSK" w:hint="cs"/>
                <w:color w:val="0D0D0D" w:themeColor="text1" w:themeTint="F2"/>
                <w:sz w:val="28"/>
                <w:cs/>
              </w:rPr>
              <w:t>3 วินาที</w:t>
            </w:r>
          </w:p>
        </w:tc>
      </w:tr>
      <w:tr w:rsidR="009F7AC5" w:rsidRPr="009F7AC5" w14:paraId="3554A7D9" w14:textId="77777777" w:rsidTr="008944DB">
        <w:trPr>
          <w:trHeight w:val="1349"/>
          <w:jc w:val="center"/>
        </w:trPr>
        <w:tc>
          <w:tcPr>
            <w:tcW w:w="1447" w:type="pct"/>
            <w:vAlign w:val="center"/>
          </w:tcPr>
          <w:p w14:paraId="33DF8FAA" w14:textId="3A1CACC4" w:rsidR="00461DA4" w:rsidRPr="009F7AC5" w:rsidRDefault="00CC6689" w:rsidP="008944DB">
            <w:pPr>
              <w:ind w:right="512"/>
              <w:rPr>
                <w:rFonts w:ascii="TH SarabunPSK" w:hAnsi="TH SarabunPSK" w:cs="TH SarabunPSK"/>
                <w:color w:val="0D0D0D" w:themeColor="text1" w:themeTint="F2"/>
                <w:sz w:val="32"/>
                <w:szCs w:val="32"/>
                <w:cs/>
              </w:rPr>
            </w:pPr>
            <w:r w:rsidRPr="009F7AC5">
              <w:rPr>
                <w:rFonts w:ascii="TH SarabunPSK" w:hAnsi="TH SarabunPSK" w:cs="TH SarabunPSK" w:hint="cs"/>
                <w:noProof/>
                <w:color w:val="0D0D0D" w:themeColor="text1" w:themeTint="F2"/>
                <w:sz w:val="32"/>
                <w:szCs w:val="32"/>
                <w:lang w:val="th-TH"/>
                <w14:ligatures w14:val="standardContextual"/>
              </w:rPr>
              <w:drawing>
                <wp:inline distT="0" distB="0" distL="0" distR="0" wp14:anchorId="791CA7B4" wp14:editId="0ADA59BA">
                  <wp:extent cx="647700" cy="712864"/>
                  <wp:effectExtent l="0" t="0" r="0" b="0"/>
                  <wp:docPr id="40994307"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4307" name="รูปภาพ 40994307"/>
                          <pic:cNvPicPr/>
                        </pic:nvPicPr>
                        <pic:blipFill>
                          <a:blip r:embed="rId94" cstate="print">
                            <a:extLst>
                              <a:ext uri="{28A0092B-C50C-407E-A947-70E740481C1C}">
                                <a14:useLocalDpi xmlns:a14="http://schemas.microsoft.com/office/drawing/2010/main" val="0"/>
                              </a:ext>
                            </a:extLst>
                          </a:blip>
                          <a:stretch>
                            <a:fillRect/>
                          </a:stretch>
                        </pic:blipFill>
                        <pic:spPr>
                          <a:xfrm flipH="1">
                            <a:off x="0" y="0"/>
                            <a:ext cx="661955" cy="728553"/>
                          </a:xfrm>
                          <a:prstGeom prst="rect">
                            <a:avLst/>
                          </a:prstGeom>
                        </pic:spPr>
                      </pic:pic>
                    </a:graphicData>
                  </a:graphic>
                </wp:inline>
              </w:drawing>
            </w:r>
          </w:p>
        </w:tc>
        <w:tc>
          <w:tcPr>
            <w:tcW w:w="1523" w:type="pct"/>
            <w:vAlign w:val="center"/>
          </w:tcPr>
          <w:p w14:paraId="22974972" w14:textId="720D4824" w:rsidR="00461DA4" w:rsidRPr="009F7AC5" w:rsidRDefault="00A341FC"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ปุ่ม </w:t>
            </w:r>
            <w:r w:rsidRPr="009F7AC5">
              <w:rPr>
                <w:rFonts w:ascii="TH SarabunPSK" w:hAnsi="TH SarabunPSK" w:cs="TH SarabunPSK" w:hint="cs"/>
                <w:color w:val="0D0D0D" w:themeColor="text1" w:themeTint="F2"/>
                <w:sz w:val="28"/>
              </w:rPr>
              <w:t xml:space="preserve">Active Skills </w:t>
            </w:r>
            <w:r w:rsidRPr="009F7AC5">
              <w:rPr>
                <w:rFonts w:ascii="TH SarabunPSK" w:hAnsi="TH SarabunPSK" w:cs="TH SarabunPSK" w:hint="cs"/>
                <w:color w:val="0D0D0D" w:themeColor="text1" w:themeTint="F2"/>
                <w:sz w:val="28"/>
                <w:cs/>
              </w:rPr>
              <w:t>โล่อมตะ</w:t>
            </w:r>
          </w:p>
        </w:tc>
        <w:tc>
          <w:tcPr>
            <w:tcW w:w="2030" w:type="pct"/>
            <w:tcBorders>
              <w:top w:val="single" w:sz="4" w:space="0" w:color="auto"/>
            </w:tcBorders>
            <w:vAlign w:val="center"/>
          </w:tcPr>
          <w:p w14:paraId="20E96857" w14:textId="76600201" w:rsidR="00461DA4" w:rsidRPr="009F7AC5" w:rsidRDefault="00750493"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สร้างสนามพลังแม่เหล็กไฟฟ้ารอบตัวระยะเวลาการป้องกัน 2 วินาที</w:t>
            </w:r>
          </w:p>
        </w:tc>
      </w:tr>
      <w:tr w:rsidR="009F7AC5" w:rsidRPr="009F7AC5" w14:paraId="50149D31" w14:textId="77777777" w:rsidTr="008944DB">
        <w:trPr>
          <w:jc w:val="center"/>
        </w:trPr>
        <w:tc>
          <w:tcPr>
            <w:tcW w:w="1447" w:type="pct"/>
            <w:vAlign w:val="center"/>
          </w:tcPr>
          <w:p w14:paraId="30BD44F3" w14:textId="5E7FEAE6" w:rsidR="00461DA4" w:rsidRPr="009F7AC5" w:rsidRDefault="00E255C2"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43A432ED" wp14:editId="6043A613">
                  <wp:extent cx="708660" cy="673435"/>
                  <wp:effectExtent l="0" t="0" r="0" b="0"/>
                  <wp:docPr id="97710907"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715410" cy="679849"/>
                          </a:xfrm>
                          <a:prstGeom prst="rect">
                            <a:avLst/>
                          </a:prstGeom>
                          <a:noFill/>
                          <a:ln>
                            <a:noFill/>
                          </a:ln>
                        </pic:spPr>
                      </pic:pic>
                    </a:graphicData>
                  </a:graphic>
                </wp:inline>
              </w:drawing>
            </w:r>
          </w:p>
        </w:tc>
        <w:tc>
          <w:tcPr>
            <w:tcW w:w="1523" w:type="pct"/>
            <w:vAlign w:val="center"/>
          </w:tcPr>
          <w:p w14:paraId="680AF797" w14:textId="42C7C34F" w:rsidR="00461DA4" w:rsidRPr="009F7AC5" w:rsidRDefault="005D0036"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ปุ่ม </w:t>
            </w:r>
            <w:r w:rsidRPr="009F7AC5">
              <w:rPr>
                <w:rFonts w:ascii="TH SarabunPSK" w:hAnsi="TH SarabunPSK" w:cs="TH SarabunPSK" w:hint="cs"/>
                <w:color w:val="0D0D0D" w:themeColor="text1" w:themeTint="F2"/>
                <w:sz w:val="28"/>
              </w:rPr>
              <w:t xml:space="preserve">Active Skills </w:t>
            </w:r>
            <w:r w:rsidRPr="009F7AC5">
              <w:rPr>
                <w:rFonts w:ascii="TH SarabunPSK" w:hAnsi="TH SarabunPSK" w:cs="TH SarabunPSK" w:hint="cs"/>
                <w:color w:val="0D0D0D" w:themeColor="text1" w:themeTint="F2"/>
                <w:sz w:val="28"/>
                <w:cs/>
              </w:rPr>
              <w:t>ระเบิดอวกาศ</w:t>
            </w:r>
          </w:p>
        </w:tc>
        <w:tc>
          <w:tcPr>
            <w:tcW w:w="2030" w:type="pct"/>
            <w:vAlign w:val="center"/>
          </w:tcPr>
          <w:p w14:paraId="07C9497B" w14:textId="6D3DFD43" w:rsidR="00461DA4" w:rsidRPr="009F7AC5" w:rsidRDefault="00140549"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ผู้เล่นจะปล่อยระเบิดทิ้งไว้ ณ ตำแหน่งปัจจุบันของ ยาน หลังจากผ่านไป 1.5 วินาที</w:t>
            </w:r>
            <w:r w:rsidR="00E8282A" w:rsidRPr="009F7AC5">
              <w:rPr>
                <w:rFonts w:ascii="TH SarabunPSK" w:hAnsi="TH SarabunPSK" w:cs="TH SarabunPSK" w:hint="cs"/>
                <w:color w:val="0D0D0D" w:themeColor="text1" w:themeTint="F2"/>
                <w:sz w:val="28"/>
                <w:cs/>
              </w:rPr>
              <w:t xml:space="preserve">ความเสียหาย 50 </w:t>
            </w:r>
            <w:r w:rsidR="00E8282A" w:rsidRPr="009F7AC5">
              <w:rPr>
                <w:rFonts w:ascii="TH SarabunPSK" w:hAnsi="TH SarabunPSK" w:cs="TH SarabunPSK" w:hint="cs"/>
                <w:color w:val="0D0D0D" w:themeColor="text1" w:themeTint="F2"/>
                <w:sz w:val="28"/>
              </w:rPr>
              <w:t xml:space="preserve">HP </w:t>
            </w:r>
            <w:r w:rsidR="00E8282A" w:rsidRPr="009F7AC5">
              <w:rPr>
                <w:rFonts w:ascii="TH SarabunPSK" w:hAnsi="TH SarabunPSK" w:cs="TH SarabunPSK" w:hint="cs"/>
                <w:color w:val="0D0D0D" w:themeColor="text1" w:themeTint="F2"/>
                <w:sz w:val="28"/>
                <w:cs/>
              </w:rPr>
              <w:t xml:space="preserve">รัศมีการระเบิด 3 </w:t>
            </w:r>
            <w:r w:rsidR="00E8282A" w:rsidRPr="009F7AC5">
              <w:rPr>
                <w:rFonts w:ascii="TH SarabunPSK" w:hAnsi="TH SarabunPSK" w:cs="TH SarabunPSK" w:hint="cs"/>
                <w:color w:val="0D0D0D" w:themeColor="text1" w:themeTint="F2"/>
                <w:sz w:val="28"/>
              </w:rPr>
              <w:t>Unit</w:t>
            </w:r>
          </w:p>
        </w:tc>
      </w:tr>
      <w:tr w:rsidR="009F7AC5" w:rsidRPr="009F7AC5" w14:paraId="28E3AE09" w14:textId="77777777" w:rsidTr="008944DB">
        <w:trPr>
          <w:jc w:val="center"/>
        </w:trPr>
        <w:tc>
          <w:tcPr>
            <w:tcW w:w="1447" w:type="pct"/>
            <w:vAlign w:val="center"/>
          </w:tcPr>
          <w:p w14:paraId="4029B0D4" w14:textId="709C514D" w:rsidR="00461DA4" w:rsidRPr="009F7AC5" w:rsidRDefault="00D05EC4"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796BAEA8" wp14:editId="2602238E">
                  <wp:extent cx="647700" cy="752790"/>
                  <wp:effectExtent l="0" t="0" r="0" b="9525"/>
                  <wp:docPr id="1443051728"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653518" cy="759552"/>
                          </a:xfrm>
                          <a:prstGeom prst="rect">
                            <a:avLst/>
                          </a:prstGeom>
                          <a:noFill/>
                          <a:ln>
                            <a:noFill/>
                          </a:ln>
                        </pic:spPr>
                      </pic:pic>
                    </a:graphicData>
                  </a:graphic>
                </wp:inline>
              </w:drawing>
            </w:r>
          </w:p>
        </w:tc>
        <w:tc>
          <w:tcPr>
            <w:tcW w:w="1523" w:type="pct"/>
            <w:vAlign w:val="center"/>
          </w:tcPr>
          <w:p w14:paraId="1A717B87" w14:textId="1EA11881" w:rsidR="00461DA4" w:rsidRPr="009F7AC5" w:rsidRDefault="004A0A05"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ปุ่ม </w:t>
            </w:r>
            <w:r w:rsidRPr="009F7AC5">
              <w:rPr>
                <w:rFonts w:ascii="TH SarabunPSK" w:hAnsi="TH SarabunPSK" w:cs="TH SarabunPSK" w:hint="cs"/>
                <w:color w:val="0D0D0D" w:themeColor="text1" w:themeTint="F2"/>
                <w:sz w:val="28"/>
              </w:rPr>
              <w:t xml:space="preserve">Active Skills </w:t>
            </w:r>
            <w:r w:rsidRPr="009F7AC5">
              <w:rPr>
                <w:rFonts w:ascii="TH SarabunPSK" w:hAnsi="TH SarabunPSK" w:cs="TH SarabunPSK" w:hint="cs"/>
                <w:color w:val="0D0D0D" w:themeColor="text1" w:themeTint="F2"/>
                <w:sz w:val="28"/>
                <w:cs/>
              </w:rPr>
              <w:t>ขีปนาวุธติดตาม</w:t>
            </w:r>
          </w:p>
        </w:tc>
        <w:tc>
          <w:tcPr>
            <w:tcW w:w="2030" w:type="pct"/>
            <w:vAlign w:val="center"/>
          </w:tcPr>
          <w:p w14:paraId="0E9C9A9A" w14:textId="3C1BCC98" w:rsidR="00461DA4" w:rsidRPr="009F7AC5" w:rsidRDefault="00284993"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ยานจะทำการยิงขีปนาวุธจำนวน 1 นัด ที่มีระบบค้นหาเป้าหมายอัตโนมัติ</w:t>
            </w:r>
            <w:r w:rsidRPr="009F7AC5">
              <w:rPr>
                <w:rFonts w:ascii="TH SarabunPSK" w:hAnsi="TH SarabunPSK" w:cs="TH SarabunPSK" w:hint="cs"/>
                <w:color w:val="0D0D0D" w:themeColor="text1" w:themeTint="F2"/>
                <w:sz w:val="28"/>
              </w:rPr>
              <w:t xml:space="preserve"> </w:t>
            </w:r>
            <w:r w:rsidRPr="009F7AC5">
              <w:rPr>
                <w:rFonts w:ascii="TH SarabunPSK" w:hAnsi="TH SarabunPSK" w:cs="TH SarabunPSK" w:hint="cs"/>
                <w:color w:val="0D0D0D" w:themeColor="text1" w:themeTint="F2"/>
                <w:sz w:val="28"/>
                <w:cs/>
              </w:rPr>
              <w:t xml:space="preserve">ความเสียหาย 30 </w:t>
            </w:r>
            <w:r w:rsidRPr="009F7AC5">
              <w:rPr>
                <w:rFonts w:ascii="TH SarabunPSK" w:hAnsi="TH SarabunPSK" w:cs="TH SarabunPSK" w:hint="cs"/>
                <w:color w:val="0D0D0D" w:themeColor="text1" w:themeTint="F2"/>
                <w:sz w:val="28"/>
              </w:rPr>
              <w:t>HP</w:t>
            </w:r>
          </w:p>
        </w:tc>
      </w:tr>
      <w:tr w:rsidR="009F7AC5" w:rsidRPr="009F7AC5" w14:paraId="1537EA77" w14:textId="77777777" w:rsidTr="008944DB">
        <w:trPr>
          <w:jc w:val="center"/>
        </w:trPr>
        <w:tc>
          <w:tcPr>
            <w:tcW w:w="1447" w:type="pct"/>
            <w:vAlign w:val="center"/>
          </w:tcPr>
          <w:p w14:paraId="7E5ECBDC" w14:textId="140C585D" w:rsidR="00461DA4" w:rsidRPr="009F7AC5" w:rsidRDefault="0077006D"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17CD08E1" wp14:editId="3F07B6F1">
                  <wp:extent cx="601980" cy="716392"/>
                  <wp:effectExtent l="0" t="0" r="7620" b="7620"/>
                  <wp:docPr id="904139853"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flipH="1">
                            <a:off x="0" y="0"/>
                            <a:ext cx="614749" cy="731588"/>
                          </a:xfrm>
                          <a:prstGeom prst="rect">
                            <a:avLst/>
                          </a:prstGeom>
                          <a:noFill/>
                          <a:ln>
                            <a:noFill/>
                          </a:ln>
                        </pic:spPr>
                      </pic:pic>
                    </a:graphicData>
                  </a:graphic>
                </wp:inline>
              </w:drawing>
            </w:r>
          </w:p>
        </w:tc>
        <w:tc>
          <w:tcPr>
            <w:tcW w:w="1523" w:type="pct"/>
            <w:vAlign w:val="center"/>
          </w:tcPr>
          <w:p w14:paraId="15BFA1A0" w14:textId="0C2C6453" w:rsidR="00461DA4" w:rsidRPr="009F7AC5" w:rsidRDefault="0092690C"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ปุ่มสำหรับสั่งยิง</w:t>
            </w:r>
          </w:p>
        </w:tc>
        <w:tc>
          <w:tcPr>
            <w:tcW w:w="2030" w:type="pct"/>
            <w:vAlign w:val="center"/>
          </w:tcPr>
          <w:p w14:paraId="73A828F3" w14:textId="47FA718D" w:rsidR="00461DA4" w:rsidRPr="009F7AC5" w:rsidRDefault="00A7784A"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ปุ่มสำหรับสั่งการยิงอาวุธหลัก</w:t>
            </w:r>
          </w:p>
        </w:tc>
      </w:tr>
      <w:tr w:rsidR="009F7AC5" w:rsidRPr="009F7AC5" w14:paraId="4536BDA2" w14:textId="77777777" w:rsidTr="008944DB">
        <w:trPr>
          <w:jc w:val="center"/>
        </w:trPr>
        <w:tc>
          <w:tcPr>
            <w:tcW w:w="1447" w:type="pct"/>
            <w:vAlign w:val="center"/>
          </w:tcPr>
          <w:p w14:paraId="1D2A9832" w14:textId="4A6CE27D" w:rsidR="00461DA4" w:rsidRPr="009F7AC5" w:rsidRDefault="0077006D"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24C0BC12" wp14:editId="30A18212">
                  <wp:extent cx="632460" cy="654782"/>
                  <wp:effectExtent l="0" t="0" r="0" b="0"/>
                  <wp:docPr id="1920777186"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39225" cy="661786"/>
                          </a:xfrm>
                          <a:prstGeom prst="rect">
                            <a:avLst/>
                          </a:prstGeom>
                          <a:noFill/>
                          <a:ln>
                            <a:noFill/>
                          </a:ln>
                        </pic:spPr>
                      </pic:pic>
                    </a:graphicData>
                  </a:graphic>
                </wp:inline>
              </w:drawing>
            </w:r>
          </w:p>
        </w:tc>
        <w:tc>
          <w:tcPr>
            <w:tcW w:w="1523" w:type="pct"/>
            <w:vAlign w:val="center"/>
          </w:tcPr>
          <w:p w14:paraId="061D7C27" w14:textId="04741E69" w:rsidR="00461DA4" w:rsidRPr="009F7AC5" w:rsidRDefault="004F3EB4"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ปุ่มบังคับทิศทาง</w:t>
            </w:r>
          </w:p>
        </w:tc>
        <w:tc>
          <w:tcPr>
            <w:tcW w:w="2030" w:type="pct"/>
            <w:vAlign w:val="center"/>
          </w:tcPr>
          <w:p w14:paraId="34308A4F" w14:textId="3283FB1D" w:rsidR="00461DA4" w:rsidRPr="009F7AC5" w:rsidRDefault="00F62D3C"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ปุ่มบังคับทิศทางแบบจำลองบริเวณ มุมซ้ายล่างของหน้าจอ. ออกแบบมาให้รองรับการเคลื่อนที่อย่างอิสระ 360 องศา</w:t>
            </w:r>
          </w:p>
        </w:tc>
      </w:tr>
      <w:tr w:rsidR="009F7AC5" w:rsidRPr="009F7AC5" w14:paraId="7DC0FF69" w14:textId="77777777" w:rsidTr="008944DB">
        <w:trPr>
          <w:jc w:val="center"/>
        </w:trPr>
        <w:tc>
          <w:tcPr>
            <w:tcW w:w="1447" w:type="pct"/>
            <w:vAlign w:val="center"/>
          </w:tcPr>
          <w:p w14:paraId="6015CDE3" w14:textId="479F09CC" w:rsidR="00461DA4" w:rsidRPr="009F7AC5" w:rsidRDefault="00151E39"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lastRenderedPageBreak/>
              <w:drawing>
                <wp:inline distT="0" distB="0" distL="0" distR="0" wp14:anchorId="097FE632" wp14:editId="40C1A780">
                  <wp:extent cx="640080" cy="680085"/>
                  <wp:effectExtent l="0" t="0" r="7620" b="5715"/>
                  <wp:docPr id="1722267139"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5200" t="245" r="23600"/>
                          <a:stretch>
                            <a:fillRect/>
                          </a:stretch>
                        </pic:blipFill>
                        <pic:spPr bwMode="auto">
                          <a:xfrm>
                            <a:off x="0" y="0"/>
                            <a:ext cx="642152" cy="6822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23" w:type="pct"/>
            <w:vAlign w:val="center"/>
          </w:tcPr>
          <w:p w14:paraId="3F8855BB" w14:textId="2295AAEA" w:rsidR="00461DA4" w:rsidRPr="009F7AC5" w:rsidRDefault="00E30B26" w:rsidP="008944DB">
            <w:pPr>
              <w:ind w:right="-1208"/>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เหรียญ</w:t>
            </w:r>
            <w:r w:rsidR="00263D7C" w:rsidRPr="009F7AC5">
              <w:rPr>
                <w:rFonts w:ascii="TH SarabunPSK" w:hAnsi="TH SarabunPSK" w:cs="TH SarabunPSK" w:hint="cs"/>
                <w:color w:val="0D0D0D" w:themeColor="text1" w:themeTint="F2"/>
                <w:sz w:val="28"/>
                <w:cs/>
              </w:rPr>
              <w:t>แร่อาสโทรเนียม</w:t>
            </w:r>
          </w:p>
        </w:tc>
        <w:tc>
          <w:tcPr>
            <w:tcW w:w="2030" w:type="pct"/>
            <w:vAlign w:val="center"/>
          </w:tcPr>
          <w:p w14:paraId="6C4DBFB9" w14:textId="68B63B7B" w:rsidR="00461DA4" w:rsidRPr="009F7AC5" w:rsidRDefault="00263D7C"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ใช้เป็นเหรียญซื้อยาน</w:t>
            </w:r>
          </w:p>
        </w:tc>
      </w:tr>
      <w:tr w:rsidR="009F7AC5" w:rsidRPr="009F7AC5" w14:paraId="002E7562" w14:textId="77777777" w:rsidTr="008944DB">
        <w:trPr>
          <w:jc w:val="center"/>
        </w:trPr>
        <w:tc>
          <w:tcPr>
            <w:tcW w:w="1447" w:type="pct"/>
            <w:vAlign w:val="center"/>
          </w:tcPr>
          <w:p w14:paraId="70134BDD" w14:textId="6FFECF4A" w:rsidR="00461DA4" w:rsidRPr="009F7AC5" w:rsidRDefault="00D06F07"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6151DE3B" wp14:editId="42BB48C3">
                  <wp:extent cx="586740" cy="920462"/>
                  <wp:effectExtent l="0" t="0" r="3810" b="0"/>
                  <wp:docPr id="2130112626" name="รูปภาพ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l="20686" t="19733" r="21947" b="30097"/>
                          <a:stretch>
                            <a:fillRect/>
                          </a:stretch>
                        </pic:blipFill>
                        <pic:spPr bwMode="auto">
                          <a:xfrm>
                            <a:off x="0" y="0"/>
                            <a:ext cx="590127" cy="925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23" w:type="pct"/>
            <w:vAlign w:val="center"/>
          </w:tcPr>
          <w:p w14:paraId="2F524CB4" w14:textId="7BEBD5BE" w:rsidR="00461DA4" w:rsidRPr="009F7AC5" w:rsidRDefault="00A36A24"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ยาน</w:t>
            </w:r>
            <w:r w:rsidRPr="009F7AC5">
              <w:rPr>
                <w:rFonts w:ascii="TH SarabunPSK" w:hAnsi="TH SarabunPSK" w:cs="TH SarabunPSK" w:hint="cs"/>
                <w:color w:val="0D0D0D" w:themeColor="text1" w:themeTint="F2"/>
                <w:sz w:val="28"/>
              </w:rPr>
              <w:t xml:space="preserve"> Comet Crusher</w:t>
            </w:r>
          </w:p>
        </w:tc>
        <w:tc>
          <w:tcPr>
            <w:tcW w:w="2030" w:type="pct"/>
            <w:vAlign w:val="center"/>
          </w:tcPr>
          <w:p w14:paraId="03557321" w14:textId="25097DA5" w:rsidR="00461DA4" w:rsidRPr="009F7AC5" w:rsidRDefault="0042139E"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พลังชีวิต 150 </w:t>
            </w:r>
            <w:r w:rsidRPr="009F7AC5">
              <w:rPr>
                <w:rFonts w:ascii="TH SarabunPSK" w:hAnsi="TH SarabunPSK" w:cs="TH SarabunPSK" w:hint="cs"/>
                <w:color w:val="0D0D0D" w:themeColor="text1" w:themeTint="F2"/>
                <w:sz w:val="28"/>
              </w:rPr>
              <w:t>HP</w:t>
            </w:r>
            <w:r w:rsidRPr="009F7AC5">
              <w:rPr>
                <w:rFonts w:ascii="TH SarabunPSK" w:hAnsi="TH SarabunPSK" w:cs="TH SarabunPSK" w:hint="cs"/>
                <w:color w:val="0D0D0D" w:themeColor="text1" w:themeTint="F2"/>
                <w:sz w:val="28"/>
                <w:cs/>
              </w:rPr>
              <w:t xml:space="preserve">. ความเร็วในการเคลื่อนที่ 3.5 </w:t>
            </w:r>
            <w:r w:rsidRPr="009F7AC5">
              <w:rPr>
                <w:rFonts w:ascii="TH SarabunPSK" w:hAnsi="TH SarabunPSK" w:cs="TH SarabunPSK" w:hint="cs"/>
                <w:color w:val="0D0D0D" w:themeColor="text1" w:themeTint="F2"/>
                <w:sz w:val="28"/>
              </w:rPr>
              <w:t>Units</w:t>
            </w:r>
            <w:r w:rsidRPr="009F7AC5">
              <w:rPr>
                <w:rFonts w:ascii="TH SarabunPSK" w:hAnsi="TH SarabunPSK" w:cs="TH SarabunPSK" w:hint="cs"/>
                <w:color w:val="0D0D0D" w:themeColor="text1" w:themeTint="F2"/>
                <w:sz w:val="28"/>
                <w:cs/>
              </w:rPr>
              <w:t>/</w:t>
            </w:r>
            <w:r w:rsidRPr="009F7AC5">
              <w:rPr>
                <w:rFonts w:ascii="TH SarabunPSK" w:hAnsi="TH SarabunPSK" w:cs="TH SarabunPSK" w:hint="cs"/>
                <w:color w:val="0D0D0D" w:themeColor="text1" w:themeTint="F2"/>
                <w:sz w:val="28"/>
              </w:rPr>
              <w:t>Sec</w:t>
            </w:r>
            <w:r w:rsidRPr="009F7AC5">
              <w:rPr>
                <w:rFonts w:ascii="TH SarabunPSK" w:hAnsi="TH SarabunPSK" w:cs="TH SarabunPSK" w:hint="cs"/>
                <w:color w:val="0D0D0D" w:themeColor="text1" w:themeTint="F2"/>
                <w:sz w:val="28"/>
                <w:cs/>
              </w:rPr>
              <w:t xml:space="preserve">. อัตราการยิง 0.4 วินาที ต่อ การยิง 1 นัด ความเสียหาย ต่อการยิง 1 นัดลด </w:t>
            </w:r>
            <w:r w:rsidRPr="009F7AC5">
              <w:rPr>
                <w:rFonts w:ascii="TH SarabunPSK" w:hAnsi="TH SarabunPSK" w:cs="TH SarabunPSK" w:hint="cs"/>
                <w:color w:val="0D0D0D" w:themeColor="text1" w:themeTint="F2"/>
                <w:sz w:val="28"/>
              </w:rPr>
              <w:t xml:space="preserve">HP </w:t>
            </w:r>
            <w:r w:rsidRPr="009F7AC5">
              <w:rPr>
                <w:rFonts w:ascii="TH SarabunPSK" w:hAnsi="TH SarabunPSK" w:cs="TH SarabunPSK" w:hint="cs"/>
                <w:color w:val="0D0D0D" w:themeColor="text1" w:themeTint="F2"/>
                <w:sz w:val="28"/>
                <w:cs/>
              </w:rPr>
              <w:t>1.8 หน่วย</w:t>
            </w:r>
          </w:p>
        </w:tc>
      </w:tr>
      <w:tr w:rsidR="009F7AC5" w:rsidRPr="009F7AC5" w14:paraId="7D2A08FA" w14:textId="77777777" w:rsidTr="008944DB">
        <w:trPr>
          <w:jc w:val="center"/>
        </w:trPr>
        <w:tc>
          <w:tcPr>
            <w:tcW w:w="1447" w:type="pct"/>
            <w:vAlign w:val="center"/>
          </w:tcPr>
          <w:p w14:paraId="1159F384" w14:textId="01A1588E" w:rsidR="00461DA4" w:rsidRPr="009F7AC5" w:rsidRDefault="002D649B"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6EB6E836" wp14:editId="65748911">
                  <wp:extent cx="563880" cy="1064535"/>
                  <wp:effectExtent l="0" t="0" r="7620" b="2540"/>
                  <wp:docPr id="1091417335" name="รูปภาพ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30887" t="20654" r="31651" b="26076"/>
                          <a:stretch>
                            <a:fillRect/>
                          </a:stretch>
                        </pic:blipFill>
                        <pic:spPr bwMode="auto">
                          <a:xfrm>
                            <a:off x="0" y="0"/>
                            <a:ext cx="573991" cy="10836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23" w:type="pct"/>
            <w:vAlign w:val="center"/>
          </w:tcPr>
          <w:p w14:paraId="42DFCA4C" w14:textId="14F7353C" w:rsidR="00461DA4" w:rsidRPr="009F7AC5" w:rsidRDefault="00541A1C"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ยาน </w:t>
            </w:r>
            <w:r w:rsidRPr="009F7AC5">
              <w:rPr>
                <w:rFonts w:ascii="TH SarabunPSK" w:hAnsi="TH SarabunPSK" w:cs="TH SarabunPSK" w:hint="cs"/>
                <w:color w:val="0D0D0D" w:themeColor="text1" w:themeTint="F2"/>
                <w:sz w:val="28"/>
              </w:rPr>
              <w:t>Nebula Ghost</w:t>
            </w:r>
          </w:p>
        </w:tc>
        <w:tc>
          <w:tcPr>
            <w:tcW w:w="2030" w:type="pct"/>
            <w:vAlign w:val="center"/>
          </w:tcPr>
          <w:p w14:paraId="1E60A86C" w14:textId="33E67E9A" w:rsidR="00461DA4" w:rsidRPr="009F7AC5" w:rsidRDefault="00696359"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พลังชีวิต 70 </w:t>
            </w:r>
            <w:r w:rsidRPr="009F7AC5">
              <w:rPr>
                <w:rFonts w:ascii="TH SarabunPSK" w:hAnsi="TH SarabunPSK" w:cs="TH SarabunPSK" w:hint="cs"/>
                <w:color w:val="0D0D0D" w:themeColor="text1" w:themeTint="F2"/>
                <w:sz w:val="28"/>
              </w:rPr>
              <w:t>HP</w:t>
            </w:r>
            <w:r w:rsidRPr="009F7AC5">
              <w:rPr>
                <w:rFonts w:ascii="TH SarabunPSK" w:hAnsi="TH SarabunPSK" w:cs="TH SarabunPSK" w:hint="cs"/>
                <w:color w:val="0D0D0D" w:themeColor="text1" w:themeTint="F2"/>
                <w:sz w:val="28"/>
                <w:cs/>
              </w:rPr>
              <w:t xml:space="preserve">. ความเร็วในการเคลื่อนที่  7.5 </w:t>
            </w:r>
            <w:r w:rsidRPr="009F7AC5">
              <w:rPr>
                <w:rFonts w:ascii="TH SarabunPSK" w:hAnsi="TH SarabunPSK" w:cs="TH SarabunPSK" w:hint="cs"/>
                <w:color w:val="0D0D0D" w:themeColor="text1" w:themeTint="F2"/>
                <w:sz w:val="28"/>
              </w:rPr>
              <w:t>Units</w:t>
            </w:r>
            <w:r w:rsidRPr="009F7AC5">
              <w:rPr>
                <w:rFonts w:ascii="TH SarabunPSK" w:hAnsi="TH SarabunPSK" w:cs="TH SarabunPSK" w:hint="cs"/>
                <w:color w:val="0D0D0D" w:themeColor="text1" w:themeTint="F2"/>
                <w:sz w:val="28"/>
                <w:cs/>
              </w:rPr>
              <w:t>/</w:t>
            </w:r>
            <w:r w:rsidRPr="009F7AC5">
              <w:rPr>
                <w:rFonts w:ascii="TH SarabunPSK" w:hAnsi="TH SarabunPSK" w:cs="TH SarabunPSK" w:hint="cs"/>
                <w:color w:val="0D0D0D" w:themeColor="text1" w:themeTint="F2"/>
                <w:sz w:val="28"/>
              </w:rPr>
              <w:t>Sec</w:t>
            </w:r>
            <w:r w:rsidRPr="009F7AC5">
              <w:rPr>
                <w:rFonts w:ascii="TH SarabunPSK" w:hAnsi="TH SarabunPSK" w:cs="TH SarabunPSK" w:hint="cs"/>
                <w:color w:val="0D0D0D" w:themeColor="text1" w:themeTint="F2"/>
                <w:sz w:val="28"/>
                <w:cs/>
              </w:rPr>
              <w:t xml:space="preserve">. อัตราการยิง 0.15 วินาที ต่อ การยิง 1 นัด. ความเสียหายการยิง 1 นัดลด </w:t>
            </w:r>
            <w:r w:rsidRPr="009F7AC5">
              <w:rPr>
                <w:rFonts w:ascii="TH SarabunPSK" w:hAnsi="TH SarabunPSK" w:cs="TH SarabunPSK" w:hint="cs"/>
                <w:color w:val="0D0D0D" w:themeColor="text1" w:themeTint="F2"/>
                <w:sz w:val="28"/>
              </w:rPr>
              <w:t xml:space="preserve">HP </w:t>
            </w:r>
            <w:r w:rsidRPr="009F7AC5">
              <w:rPr>
                <w:rFonts w:ascii="TH SarabunPSK" w:hAnsi="TH SarabunPSK" w:cs="TH SarabunPSK" w:hint="cs"/>
                <w:color w:val="0D0D0D" w:themeColor="text1" w:themeTint="F2"/>
                <w:sz w:val="28"/>
                <w:cs/>
              </w:rPr>
              <w:t>0.8 หน่วย</w:t>
            </w:r>
          </w:p>
        </w:tc>
      </w:tr>
      <w:tr w:rsidR="009F7AC5" w:rsidRPr="009F7AC5" w14:paraId="2036CEC9" w14:textId="77777777" w:rsidTr="008944DB">
        <w:trPr>
          <w:jc w:val="center"/>
        </w:trPr>
        <w:tc>
          <w:tcPr>
            <w:tcW w:w="1447" w:type="pct"/>
            <w:vAlign w:val="center"/>
          </w:tcPr>
          <w:p w14:paraId="0F7B1785" w14:textId="56559C3C" w:rsidR="00461DA4" w:rsidRPr="009F7AC5" w:rsidRDefault="002D649B"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117AFD32" wp14:editId="085FFCDE">
                  <wp:extent cx="594360" cy="932641"/>
                  <wp:effectExtent l="0" t="0" r="0" b="1270"/>
                  <wp:docPr id="31809505" name="รูปภาพ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29204" t="20568" r="27982" b="26850"/>
                          <a:stretch>
                            <a:fillRect/>
                          </a:stretch>
                        </pic:blipFill>
                        <pic:spPr bwMode="auto">
                          <a:xfrm>
                            <a:off x="0" y="0"/>
                            <a:ext cx="597385" cy="93738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23" w:type="pct"/>
            <w:vAlign w:val="center"/>
          </w:tcPr>
          <w:p w14:paraId="00420976" w14:textId="1AB6A748" w:rsidR="00461DA4" w:rsidRPr="009F7AC5" w:rsidRDefault="00A84D00"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ยาน </w:t>
            </w:r>
            <w:r w:rsidRPr="009F7AC5">
              <w:rPr>
                <w:rFonts w:ascii="TH SarabunPSK" w:hAnsi="TH SarabunPSK" w:cs="TH SarabunPSK" w:hint="cs"/>
                <w:color w:val="0D0D0D" w:themeColor="text1" w:themeTint="F2"/>
                <w:sz w:val="28"/>
              </w:rPr>
              <w:t>Stellar Striker</w:t>
            </w:r>
          </w:p>
        </w:tc>
        <w:tc>
          <w:tcPr>
            <w:tcW w:w="2030" w:type="pct"/>
            <w:vAlign w:val="center"/>
          </w:tcPr>
          <w:p w14:paraId="00719391" w14:textId="68BA592C" w:rsidR="00461DA4" w:rsidRPr="009F7AC5" w:rsidRDefault="00865872"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พลังชีวิต 100 </w:t>
            </w:r>
            <w:r w:rsidRPr="009F7AC5">
              <w:rPr>
                <w:rFonts w:ascii="TH SarabunPSK" w:hAnsi="TH SarabunPSK" w:cs="TH SarabunPSK" w:hint="cs"/>
                <w:color w:val="0D0D0D" w:themeColor="text1" w:themeTint="F2"/>
                <w:sz w:val="28"/>
              </w:rPr>
              <w:t>HP</w:t>
            </w:r>
            <w:r w:rsidRPr="009F7AC5">
              <w:rPr>
                <w:rFonts w:ascii="TH SarabunPSK" w:hAnsi="TH SarabunPSK" w:cs="TH SarabunPSK" w:hint="cs"/>
                <w:color w:val="0D0D0D" w:themeColor="text1" w:themeTint="F2"/>
                <w:sz w:val="28"/>
                <w:cs/>
              </w:rPr>
              <w:t xml:space="preserve">. ความเร็วในการเคลื่อนที่ 5.0 </w:t>
            </w:r>
            <w:r w:rsidRPr="009F7AC5">
              <w:rPr>
                <w:rFonts w:ascii="TH SarabunPSK" w:hAnsi="TH SarabunPSK" w:cs="TH SarabunPSK" w:hint="cs"/>
                <w:color w:val="0D0D0D" w:themeColor="text1" w:themeTint="F2"/>
                <w:sz w:val="28"/>
              </w:rPr>
              <w:t>Units</w:t>
            </w:r>
            <w:r w:rsidRPr="009F7AC5">
              <w:rPr>
                <w:rFonts w:ascii="TH SarabunPSK" w:hAnsi="TH SarabunPSK" w:cs="TH SarabunPSK" w:hint="cs"/>
                <w:color w:val="0D0D0D" w:themeColor="text1" w:themeTint="F2"/>
                <w:sz w:val="28"/>
                <w:cs/>
              </w:rPr>
              <w:t>/</w:t>
            </w:r>
            <w:r w:rsidRPr="009F7AC5">
              <w:rPr>
                <w:rFonts w:ascii="TH SarabunPSK" w:hAnsi="TH SarabunPSK" w:cs="TH SarabunPSK" w:hint="cs"/>
                <w:color w:val="0D0D0D" w:themeColor="text1" w:themeTint="F2"/>
                <w:sz w:val="28"/>
              </w:rPr>
              <w:t>Sec</w:t>
            </w:r>
            <w:r w:rsidRPr="009F7AC5">
              <w:rPr>
                <w:rFonts w:ascii="TH SarabunPSK" w:hAnsi="TH SarabunPSK" w:cs="TH SarabunPSK" w:hint="cs"/>
                <w:color w:val="0D0D0D" w:themeColor="text1" w:themeTint="F2"/>
                <w:sz w:val="28"/>
                <w:cs/>
              </w:rPr>
              <w:t xml:space="preserve">. อัตราการยิง 0.2 วินาที ต่อ การยิง 1 นัด. ความเสียหายการยิง 1 นัดลด </w:t>
            </w:r>
            <w:r w:rsidRPr="009F7AC5">
              <w:rPr>
                <w:rFonts w:ascii="TH SarabunPSK" w:hAnsi="TH SarabunPSK" w:cs="TH SarabunPSK" w:hint="cs"/>
                <w:color w:val="0D0D0D" w:themeColor="text1" w:themeTint="F2"/>
                <w:sz w:val="28"/>
              </w:rPr>
              <w:t xml:space="preserve">HP </w:t>
            </w:r>
            <w:r w:rsidRPr="009F7AC5">
              <w:rPr>
                <w:rFonts w:ascii="TH SarabunPSK" w:hAnsi="TH SarabunPSK" w:cs="TH SarabunPSK" w:hint="cs"/>
                <w:color w:val="0D0D0D" w:themeColor="text1" w:themeTint="F2"/>
                <w:sz w:val="28"/>
                <w:cs/>
              </w:rPr>
              <w:t>1 หน่วย</w:t>
            </w:r>
          </w:p>
        </w:tc>
      </w:tr>
      <w:tr w:rsidR="009F7AC5" w:rsidRPr="009F7AC5" w14:paraId="02C571AB" w14:textId="77777777" w:rsidTr="008944DB">
        <w:trPr>
          <w:jc w:val="center"/>
        </w:trPr>
        <w:tc>
          <w:tcPr>
            <w:tcW w:w="1447" w:type="pct"/>
            <w:vAlign w:val="center"/>
          </w:tcPr>
          <w:p w14:paraId="71A7C434" w14:textId="24909406" w:rsidR="00461DA4" w:rsidRPr="009F7AC5" w:rsidRDefault="00912761"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7AA1FD3D" wp14:editId="29BE661C">
                  <wp:extent cx="501152" cy="800100"/>
                  <wp:effectExtent l="0" t="0" r="0" b="0"/>
                  <wp:docPr id="38944296" name="รูปภาพ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3669" t="14974" r="17125" b="13855"/>
                          <a:stretch>
                            <a:fillRect/>
                          </a:stretch>
                        </pic:blipFill>
                        <pic:spPr bwMode="auto">
                          <a:xfrm>
                            <a:off x="0" y="0"/>
                            <a:ext cx="509262" cy="81304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23" w:type="pct"/>
            <w:vAlign w:val="center"/>
          </w:tcPr>
          <w:p w14:paraId="4C1EF37B" w14:textId="5EB859C0" w:rsidR="00461DA4" w:rsidRPr="009F7AC5" w:rsidRDefault="00FA2365"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ตัวละครเอก</w:t>
            </w:r>
          </w:p>
        </w:tc>
        <w:tc>
          <w:tcPr>
            <w:tcW w:w="2030" w:type="pct"/>
            <w:vAlign w:val="center"/>
          </w:tcPr>
          <w:p w14:paraId="62F9C0C2" w14:textId="77777777" w:rsidR="00A06205" w:rsidRPr="009F7AC5" w:rsidRDefault="00A06205" w:rsidP="00A06205">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ชื่อ: ผู้บัญชาการเรย์ (</w:t>
            </w:r>
            <w:r w:rsidRPr="009F7AC5">
              <w:rPr>
                <w:rFonts w:ascii="TH SarabunPSK" w:hAnsi="TH SarabunPSK" w:cs="TH SarabunPSK" w:hint="cs"/>
                <w:color w:val="0D0D0D" w:themeColor="text1" w:themeTint="F2"/>
                <w:sz w:val="28"/>
              </w:rPr>
              <w:t>Commander Ray</w:t>
            </w:r>
            <w:r w:rsidRPr="009F7AC5">
              <w:rPr>
                <w:rFonts w:ascii="TH SarabunPSK" w:hAnsi="TH SarabunPSK" w:cs="TH SarabunPSK" w:hint="cs"/>
                <w:color w:val="0D0D0D" w:themeColor="text1" w:themeTint="F2"/>
                <w:sz w:val="28"/>
                <w:cs/>
              </w:rPr>
              <w:t xml:space="preserve">). </w:t>
            </w:r>
          </w:p>
          <w:p w14:paraId="5A6F816F" w14:textId="2264B10A" w:rsidR="00461DA4" w:rsidRPr="009F7AC5" w:rsidRDefault="00A06205" w:rsidP="00A06205">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สังกัด: กองกำลังรักษาความมั่นคงแห่งสหพันธ์โลก</w:t>
            </w:r>
          </w:p>
        </w:tc>
      </w:tr>
      <w:tr w:rsidR="009F7AC5" w:rsidRPr="009F7AC5" w14:paraId="6F7A71D0" w14:textId="77777777" w:rsidTr="008944DB">
        <w:trPr>
          <w:jc w:val="center"/>
        </w:trPr>
        <w:tc>
          <w:tcPr>
            <w:tcW w:w="1447" w:type="pct"/>
            <w:vAlign w:val="center"/>
          </w:tcPr>
          <w:p w14:paraId="6BA667A3" w14:textId="1A0750D9" w:rsidR="00461DA4" w:rsidRPr="009F7AC5" w:rsidRDefault="00FB0FF7"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34994E6E" wp14:editId="60F8B842">
                  <wp:extent cx="1287617" cy="838200"/>
                  <wp:effectExtent l="0" t="0" r="8255" b="0"/>
                  <wp:docPr id="316511063" name="รูปภาพ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311657" cy="853849"/>
                          </a:xfrm>
                          <a:prstGeom prst="rect">
                            <a:avLst/>
                          </a:prstGeom>
                          <a:noFill/>
                          <a:ln>
                            <a:noFill/>
                          </a:ln>
                        </pic:spPr>
                      </pic:pic>
                    </a:graphicData>
                  </a:graphic>
                </wp:inline>
              </w:drawing>
            </w:r>
          </w:p>
        </w:tc>
        <w:tc>
          <w:tcPr>
            <w:tcW w:w="1523" w:type="pct"/>
            <w:vAlign w:val="center"/>
          </w:tcPr>
          <w:p w14:paraId="69E2D319" w14:textId="2B924627" w:rsidR="00461DA4" w:rsidRPr="009F7AC5" w:rsidRDefault="00AC60D8"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แผนที่ </w:t>
            </w:r>
            <w:r w:rsidRPr="009F7AC5">
              <w:rPr>
                <w:rFonts w:ascii="TH SarabunPSK" w:hAnsi="TH SarabunPSK" w:cs="TH SarabunPSK" w:hint="cs"/>
                <w:color w:val="0D0D0D" w:themeColor="text1" w:themeTint="F2"/>
                <w:sz w:val="28"/>
              </w:rPr>
              <w:t>Electric Jellyfish Core</w:t>
            </w:r>
          </w:p>
        </w:tc>
        <w:tc>
          <w:tcPr>
            <w:tcW w:w="2030" w:type="pct"/>
            <w:vAlign w:val="center"/>
          </w:tcPr>
          <w:p w14:paraId="3DC952CE" w14:textId="7EF5CC56" w:rsidR="00461DA4" w:rsidRPr="009F7AC5" w:rsidRDefault="00A545CB"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พื้นที่ใจกลางพายุเนบิวลาที่มีสิ่งมีชีวิตกึ่งพลังงานรูปร่างคล้าย แมงกะพรุนยักษ์ลอยเด่นอยู่ตรงกลาง คอยปล่อยกระแสไฟฟ้าแรงสูงสีฟ้าออกมาเป็น ระยะ</w:t>
            </w:r>
          </w:p>
        </w:tc>
      </w:tr>
      <w:tr w:rsidR="009F7AC5" w:rsidRPr="009F7AC5" w14:paraId="6CF5B8CD" w14:textId="77777777" w:rsidTr="008944DB">
        <w:trPr>
          <w:jc w:val="center"/>
        </w:trPr>
        <w:tc>
          <w:tcPr>
            <w:tcW w:w="1447" w:type="pct"/>
            <w:vAlign w:val="center"/>
          </w:tcPr>
          <w:p w14:paraId="476D359E" w14:textId="6A2F2A20" w:rsidR="00461DA4" w:rsidRPr="009F7AC5" w:rsidRDefault="00CE21CC"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6681601B" wp14:editId="67410D62">
                  <wp:extent cx="1333535" cy="769620"/>
                  <wp:effectExtent l="0" t="0" r="0" b="0"/>
                  <wp:docPr id="345612844" name="รูปภาพ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flipH="1">
                            <a:off x="0" y="0"/>
                            <a:ext cx="1341781" cy="774379"/>
                          </a:xfrm>
                          <a:prstGeom prst="rect">
                            <a:avLst/>
                          </a:prstGeom>
                          <a:noFill/>
                          <a:ln>
                            <a:noFill/>
                          </a:ln>
                        </pic:spPr>
                      </pic:pic>
                    </a:graphicData>
                  </a:graphic>
                </wp:inline>
              </w:drawing>
            </w:r>
          </w:p>
        </w:tc>
        <w:tc>
          <w:tcPr>
            <w:tcW w:w="1523" w:type="pct"/>
            <w:vAlign w:val="center"/>
          </w:tcPr>
          <w:p w14:paraId="43AECE62" w14:textId="00241C43" w:rsidR="00461DA4" w:rsidRPr="009F7AC5" w:rsidRDefault="00600834"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แผนที่ </w:t>
            </w:r>
            <w:r w:rsidRPr="009F7AC5">
              <w:rPr>
                <w:rFonts w:ascii="TH SarabunPSK" w:hAnsi="TH SarabunPSK" w:cs="TH SarabunPSK" w:hint="cs"/>
                <w:color w:val="0D0D0D" w:themeColor="text1" w:themeTint="F2"/>
                <w:sz w:val="28"/>
              </w:rPr>
              <w:t>Obelisk Plains of Prism</w:t>
            </w:r>
          </w:p>
        </w:tc>
        <w:tc>
          <w:tcPr>
            <w:tcW w:w="2030" w:type="pct"/>
            <w:vAlign w:val="center"/>
          </w:tcPr>
          <w:p w14:paraId="2430533B" w14:textId="3F881F1A" w:rsidR="00461DA4" w:rsidRPr="009F7AC5" w:rsidRDefault="0069064A"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พื้นผิวของดาวเคราะห์ลึกลับที่มีเสาหินสีนิลขนาดใหญ่ ตั้งตระหง่านอยู่ทั่วไป โดยมีลวดลายเรืองแสงสีฟ้าพาดผ่าน ภายใต้ ท้องฟ้าสีม่วงอมชมพูที่สวยงาม.</w:t>
            </w:r>
          </w:p>
        </w:tc>
      </w:tr>
      <w:tr w:rsidR="009F7AC5" w:rsidRPr="009F7AC5" w14:paraId="377986A6" w14:textId="77777777" w:rsidTr="008944DB">
        <w:trPr>
          <w:jc w:val="center"/>
        </w:trPr>
        <w:tc>
          <w:tcPr>
            <w:tcW w:w="1447" w:type="pct"/>
            <w:vAlign w:val="center"/>
          </w:tcPr>
          <w:p w14:paraId="29BF7D6C" w14:textId="3E096B92" w:rsidR="00461DA4" w:rsidRPr="009F7AC5" w:rsidRDefault="00CE21CC"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12ECD919" wp14:editId="5AA0D610">
                  <wp:extent cx="1323340" cy="975360"/>
                  <wp:effectExtent l="0" t="0" r="0" b="0"/>
                  <wp:docPr id="132391575" name="รูปภาพ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330771" cy="980837"/>
                          </a:xfrm>
                          <a:prstGeom prst="rect">
                            <a:avLst/>
                          </a:prstGeom>
                          <a:noFill/>
                          <a:ln>
                            <a:noFill/>
                          </a:ln>
                        </pic:spPr>
                      </pic:pic>
                    </a:graphicData>
                  </a:graphic>
                </wp:inline>
              </w:drawing>
            </w:r>
          </w:p>
        </w:tc>
        <w:tc>
          <w:tcPr>
            <w:tcW w:w="1523" w:type="pct"/>
            <w:vAlign w:val="center"/>
          </w:tcPr>
          <w:p w14:paraId="323B4FE8" w14:textId="2FB73463" w:rsidR="00461DA4" w:rsidRPr="009F7AC5" w:rsidRDefault="001E7EEC"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แผนที่ </w:t>
            </w:r>
            <w:r w:rsidRPr="009F7AC5">
              <w:rPr>
                <w:rFonts w:ascii="TH SarabunPSK" w:hAnsi="TH SarabunPSK" w:cs="TH SarabunPSK" w:hint="cs"/>
                <w:color w:val="0D0D0D" w:themeColor="text1" w:themeTint="F2"/>
                <w:sz w:val="28"/>
              </w:rPr>
              <w:t>Abandoned Mech Warzone</w:t>
            </w:r>
          </w:p>
        </w:tc>
        <w:tc>
          <w:tcPr>
            <w:tcW w:w="2030" w:type="pct"/>
            <w:vAlign w:val="center"/>
          </w:tcPr>
          <w:p w14:paraId="28754F8C" w14:textId="58748AE2" w:rsidR="00461DA4" w:rsidRPr="009F7AC5" w:rsidRDefault="001E7EEC"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พื้นที่อวกาศที่เต็มไปด้วยเศษซากหินอุกกาบาตลาวา ที่มีพลังงานแร่ไหลเวียนอยู่ภายใน และมีหุ่นยนต์รบยักษ์รุ่น โบราณลอยเด่นเป็นฉากหลังท่ามกลางเนบิวลาสีม่วง.</w:t>
            </w:r>
          </w:p>
        </w:tc>
      </w:tr>
      <w:tr w:rsidR="009F7AC5" w:rsidRPr="009F7AC5" w14:paraId="646AE308" w14:textId="77777777" w:rsidTr="008944DB">
        <w:trPr>
          <w:jc w:val="center"/>
        </w:trPr>
        <w:tc>
          <w:tcPr>
            <w:tcW w:w="1447" w:type="pct"/>
            <w:vAlign w:val="center"/>
          </w:tcPr>
          <w:p w14:paraId="3198611B" w14:textId="1D6AC543" w:rsidR="00461DA4" w:rsidRPr="009F7AC5" w:rsidRDefault="00F20B0A"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cs/>
              </w:rPr>
              <w:lastRenderedPageBreak/>
              <w:drawing>
                <wp:inline distT="0" distB="0" distL="0" distR="0" wp14:anchorId="03D0757D" wp14:editId="51F95E26">
                  <wp:extent cx="982980" cy="533024"/>
                  <wp:effectExtent l="0" t="0" r="7620" b="635"/>
                  <wp:docPr id="1368187812" name="รูปภาพ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a:extLst>
                              <a:ext uri="{28A0092B-C50C-407E-A947-70E740481C1C}">
                                <a14:useLocalDpi xmlns:a14="http://schemas.microsoft.com/office/drawing/2010/main" val="0"/>
                              </a:ext>
                            </a:extLst>
                          </a:blip>
                          <a:srcRect l="35828" t="82618" r="31973"/>
                          <a:stretch>
                            <a:fillRect/>
                          </a:stretch>
                        </pic:blipFill>
                        <pic:spPr bwMode="auto">
                          <a:xfrm>
                            <a:off x="0" y="0"/>
                            <a:ext cx="985960" cy="5346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23" w:type="pct"/>
            <w:vAlign w:val="center"/>
          </w:tcPr>
          <w:p w14:paraId="3DD2166F" w14:textId="12AEC4D5" w:rsidR="00461DA4" w:rsidRPr="009F7AC5" w:rsidRDefault="00BB474E"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Lightning Strikes</w:t>
            </w:r>
          </w:p>
        </w:tc>
        <w:tc>
          <w:tcPr>
            <w:tcW w:w="2030" w:type="pct"/>
            <w:vAlign w:val="center"/>
          </w:tcPr>
          <w:p w14:paraId="3FB3810F" w14:textId="3B88F69E" w:rsidR="00461DA4" w:rsidRPr="009F7AC5" w:rsidRDefault="00A641E8"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พายุสายฟ้าใน ฉากจะสุ่มผ่าลงมาใส่ยานของผู้เล่น สร้างสถานะผิดปกติ (</w:t>
            </w:r>
            <w:r w:rsidRPr="009F7AC5">
              <w:rPr>
                <w:rFonts w:ascii="TH SarabunPSK" w:hAnsi="TH SarabunPSK" w:cs="TH SarabunPSK" w:hint="cs"/>
                <w:color w:val="0D0D0D" w:themeColor="text1" w:themeTint="F2"/>
                <w:sz w:val="28"/>
              </w:rPr>
              <w:t>Stun</w:t>
            </w:r>
            <w:r w:rsidRPr="009F7AC5">
              <w:rPr>
                <w:rFonts w:ascii="TH SarabunPSK" w:hAnsi="TH SarabunPSK" w:cs="TH SarabunPSK" w:hint="cs"/>
                <w:color w:val="0D0D0D" w:themeColor="text1" w:themeTint="F2"/>
                <w:sz w:val="28"/>
                <w:cs/>
              </w:rPr>
              <w:t>) ชั่วขณะ.</w:t>
            </w:r>
          </w:p>
        </w:tc>
      </w:tr>
      <w:tr w:rsidR="009F7AC5" w:rsidRPr="009F7AC5" w14:paraId="5B86F147" w14:textId="77777777" w:rsidTr="008944DB">
        <w:trPr>
          <w:jc w:val="center"/>
        </w:trPr>
        <w:tc>
          <w:tcPr>
            <w:tcW w:w="1447" w:type="pct"/>
            <w:vAlign w:val="center"/>
          </w:tcPr>
          <w:p w14:paraId="739487CA" w14:textId="6A2DD3BC" w:rsidR="00461DA4" w:rsidRPr="009F7AC5" w:rsidRDefault="00277ED7"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rPr>
              <w:drawing>
                <wp:inline distT="0" distB="0" distL="0" distR="0" wp14:anchorId="19B588C0" wp14:editId="7724FC87">
                  <wp:extent cx="525551" cy="655320"/>
                  <wp:effectExtent l="0" t="0" r="8255" b="0"/>
                  <wp:docPr id="1424243423" name="รูปภาพ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76062" t="15668" r="5056" b="29263"/>
                          <a:stretch>
                            <a:fillRect/>
                          </a:stretch>
                        </pic:blipFill>
                        <pic:spPr bwMode="auto">
                          <a:xfrm>
                            <a:off x="0" y="0"/>
                            <a:ext cx="531607" cy="6628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23" w:type="pct"/>
            <w:vAlign w:val="center"/>
          </w:tcPr>
          <w:p w14:paraId="242A4114" w14:textId="45345997" w:rsidR="00461DA4" w:rsidRPr="009F7AC5" w:rsidRDefault="00C16762"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Unbreakable Cover</w:t>
            </w:r>
          </w:p>
        </w:tc>
        <w:tc>
          <w:tcPr>
            <w:tcW w:w="2030" w:type="pct"/>
            <w:vAlign w:val="center"/>
          </w:tcPr>
          <w:p w14:paraId="040F56F0" w14:textId="324BFB82" w:rsidR="00461DA4" w:rsidRPr="009F7AC5" w:rsidRDefault="00C16762"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เสาหิน ปริซึมทำหน้าที่เป็นที่กำบังถาวรที่ไม่สามารถทำลายได้ ใช้สำหรับหลบขีปนาวุธ ติดตาม </w:t>
            </w:r>
          </w:p>
        </w:tc>
      </w:tr>
      <w:tr w:rsidR="009F7AC5" w:rsidRPr="009F7AC5" w14:paraId="759566EB" w14:textId="77777777" w:rsidTr="008944DB">
        <w:trPr>
          <w:jc w:val="center"/>
        </w:trPr>
        <w:tc>
          <w:tcPr>
            <w:tcW w:w="1447" w:type="pct"/>
            <w:vAlign w:val="center"/>
          </w:tcPr>
          <w:p w14:paraId="62E3248E" w14:textId="21468AC1" w:rsidR="00461DA4" w:rsidRPr="009F7AC5" w:rsidRDefault="003E2EC5" w:rsidP="008944DB">
            <w:pPr>
              <w:ind w:right="512"/>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rPr>
              <w:drawing>
                <wp:inline distT="0" distB="0" distL="0" distR="0" wp14:anchorId="3BC4212D" wp14:editId="0BD4B574">
                  <wp:extent cx="609600" cy="594360"/>
                  <wp:effectExtent l="0" t="0" r="0" b="0"/>
                  <wp:docPr id="469175452" name="รูปภาพ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0">
                            <a:extLst>
                              <a:ext uri="{28A0092B-C50C-407E-A947-70E740481C1C}">
                                <a14:useLocalDpi xmlns:a14="http://schemas.microsoft.com/office/drawing/2010/main" val="0"/>
                              </a:ext>
                            </a:extLst>
                          </a:blip>
                          <a:srcRect l="20000" t="40438" r="65047" b="44024"/>
                          <a:stretch>
                            <a:fillRect/>
                          </a:stretch>
                        </pic:blipFill>
                        <pic:spPr bwMode="auto">
                          <a:xfrm>
                            <a:off x="0" y="0"/>
                            <a:ext cx="609600" cy="5943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23" w:type="pct"/>
            <w:vAlign w:val="center"/>
          </w:tcPr>
          <w:p w14:paraId="3EFE4DC7" w14:textId="0A467FF6" w:rsidR="00461DA4" w:rsidRPr="009F7AC5" w:rsidRDefault="00DF66A8"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Molten Hazard</w:t>
            </w:r>
            <w:r w:rsidRPr="009F7AC5">
              <w:rPr>
                <w:rFonts w:ascii="TH SarabunPSK" w:hAnsi="TH SarabunPSK" w:cs="TH SarabunPSK" w:hint="cs"/>
                <w:color w:val="0D0D0D" w:themeColor="text1" w:themeTint="F2"/>
                <w:sz w:val="28"/>
                <w:cs/>
              </w:rPr>
              <w:t>:</w:t>
            </w:r>
          </w:p>
        </w:tc>
        <w:tc>
          <w:tcPr>
            <w:tcW w:w="2030" w:type="pct"/>
            <w:vAlign w:val="center"/>
          </w:tcPr>
          <w:p w14:paraId="3CFA9E3D" w14:textId="5A42D211" w:rsidR="00461DA4" w:rsidRPr="009F7AC5" w:rsidRDefault="00AE4058"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หินอุกกาบาต ลาวาจะสร้างความเสียหายหากยานเคลื่อนที่เข้าไปชน.</w:t>
            </w:r>
          </w:p>
        </w:tc>
      </w:tr>
      <w:tr w:rsidR="009F7AC5" w:rsidRPr="009F7AC5" w14:paraId="16919C68" w14:textId="77777777" w:rsidTr="008944DB">
        <w:trPr>
          <w:jc w:val="center"/>
        </w:trPr>
        <w:tc>
          <w:tcPr>
            <w:tcW w:w="1447" w:type="pct"/>
            <w:vAlign w:val="center"/>
          </w:tcPr>
          <w:p w14:paraId="7ABB4216" w14:textId="597AD246" w:rsidR="00CE1AB1" w:rsidRPr="009F7AC5" w:rsidRDefault="006C268A" w:rsidP="008944DB">
            <w:pPr>
              <w:ind w:right="512"/>
              <w:rPr>
                <w:rFonts w:ascii="TH SarabunPSK" w:hAnsi="TH SarabunPSK" w:cs="TH SarabunPSK"/>
                <w:noProof/>
                <w:color w:val="0D0D0D" w:themeColor="text1" w:themeTint="F2"/>
                <w:sz w:val="32"/>
                <w:szCs w:val="32"/>
              </w:rPr>
            </w:pPr>
            <w:r w:rsidRPr="009F7AC5">
              <w:rPr>
                <w:rFonts w:ascii="TH SarabunPSK" w:hAnsi="TH SarabunPSK" w:cs="TH SarabunPSK" w:hint="cs"/>
                <w:noProof/>
                <w:color w:val="0D0D0D" w:themeColor="text1" w:themeTint="F2"/>
                <w:sz w:val="32"/>
                <w:szCs w:val="32"/>
              </w:rPr>
              <w:drawing>
                <wp:inline distT="0" distB="0" distL="0" distR="0" wp14:anchorId="57E1C04A" wp14:editId="0A9AB033">
                  <wp:extent cx="1303020" cy="537210"/>
                  <wp:effectExtent l="0" t="0" r="0" b="0"/>
                  <wp:docPr id="47176535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65352" name=""/>
                          <pic:cNvPicPr/>
                        </pic:nvPicPr>
                        <pic:blipFill>
                          <a:blip r:embed="rId108"/>
                          <a:stretch>
                            <a:fillRect/>
                          </a:stretch>
                        </pic:blipFill>
                        <pic:spPr>
                          <a:xfrm>
                            <a:off x="0" y="0"/>
                            <a:ext cx="1303020" cy="537210"/>
                          </a:xfrm>
                          <a:prstGeom prst="rect">
                            <a:avLst/>
                          </a:prstGeom>
                        </pic:spPr>
                      </pic:pic>
                    </a:graphicData>
                  </a:graphic>
                </wp:inline>
              </w:drawing>
            </w:r>
          </w:p>
        </w:tc>
        <w:tc>
          <w:tcPr>
            <w:tcW w:w="1523" w:type="pct"/>
            <w:vAlign w:val="center"/>
          </w:tcPr>
          <w:p w14:paraId="7CE336FB" w14:textId="0D8F3FDF" w:rsidR="00CE1AB1" w:rsidRPr="009F7AC5" w:rsidRDefault="00B32A9C"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Player 1</w:t>
            </w:r>
          </w:p>
        </w:tc>
        <w:tc>
          <w:tcPr>
            <w:tcW w:w="2030" w:type="pct"/>
            <w:vAlign w:val="center"/>
          </w:tcPr>
          <w:p w14:paraId="33C13817" w14:textId="32E5ACF4" w:rsidR="00CE1AB1" w:rsidRPr="009F7AC5" w:rsidRDefault="003F77E8" w:rsidP="008944DB">
            <w:pPr>
              <w:ind w:right="-109"/>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ผู้เล่น</w:t>
            </w:r>
            <w:r w:rsidR="00387952" w:rsidRPr="009F7AC5">
              <w:rPr>
                <w:rFonts w:ascii="TH SarabunPSK" w:hAnsi="TH SarabunPSK" w:cs="TH SarabunPSK" w:hint="cs"/>
                <w:color w:val="0D0D0D" w:themeColor="text1" w:themeTint="F2"/>
                <w:sz w:val="28"/>
                <w:cs/>
              </w:rPr>
              <w:t>ฝั่งของตัวเอง</w:t>
            </w:r>
          </w:p>
        </w:tc>
      </w:tr>
      <w:tr w:rsidR="009F7AC5" w:rsidRPr="009F7AC5" w14:paraId="48D0AAE0" w14:textId="77777777" w:rsidTr="008944DB">
        <w:trPr>
          <w:jc w:val="center"/>
        </w:trPr>
        <w:tc>
          <w:tcPr>
            <w:tcW w:w="1447" w:type="pct"/>
            <w:vAlign w:val="center"/>
          </w:tcPr>
          <w:p w14:paraId="4436DB03" w14:textId="1B81B8FC" w:rsidR="00CE1AB1" w:rsidRPr="009F7AC5" w:rsidRDefault="008214D7" w:rsidP="008944DB">
            <w:pPr>
              <w:ind w:right="512"/>
              <w:rPr>
                <w:rFonts w:ascii="TH SarabunPSK" w:hAnsi="TH SarabunPSK" w:cs="TH SarabunPSK"/>
                <w:noProof/>
                <w:color w:val="0D0D0D" w:themeColor="text1" w:themeTint="F2"/>
                <w:sz w:val="32"/>
                <w:szCs w:val="32"/>
              </w:rPr>
            </w:pPr>
            <w:r w:rsidRPr="009F7AC5">
              <w:rPr>
                <w:rFonts w:ascii="TH SarabunPSK" w:hAnsi="TH SarabunPSK" w:cs="TH SarabunPSK" w:hint="cs"/>
                <w:noProof/>
                <w:color w:val="0D0D0D" w:themeColor="text1" w:themeTint="F2"/>
                <w:sz w:val="32"/>
                <w:szCs w:val="32"/>
              </w:rPr>
              <w:drawing>
                <wp:inline distT="0" distB="0" distL="0" distR="0" wp14:anchorId="51720CB4" wp14:editId="1F5E2E55">
                  <wp:extent cx="1303020" cy="405765"/>
                  <wp:effectExtent l="0" t="0" r="0" b="0"/>
                  <wp:docPr id="6383289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2894" name=""/>
                          <pic:cNvPicPr/>
                        </pic:nvPicPr>
                        <pic:blipFill>
                          <a:blip r:embed="rId109"/>
                          <a:stretch>
                            <a:fillRect/>
                          </a:stretch>
                        </pic:blipFill>
                        <pic:spPr>
                          <a:xfrm>
                            <a:off x="0" y="0"/>
                            <a:ext cx="1303020" cy="405765"/>
                          </a:xfrm>
                          <a:prstGeom prst="rect">
                            <a:avLst/>
                          </a:prstGeom>
                        </pic:spPr>
                      </pic:pic>
                    </a:graphicData>
                  </a:graphic>
                </wp:inline>
              </w:drawing>
            </w:r>
          </w:p>
        </w:tc>
        <w:tc>
          <w:tcPr>
            <w:tcW w:w="1523" w:type="pct"/>
            <w:vAlign w:val="center"/>
          </w:tcPr>
          <w:p w14:paraId="077CEAEB" w14:textId="3630A04A" w:rsidR="00CE1AB1" w:rsidRPr="009F7AC5" w:rsidRDefault="00182E8A" w:rsidP="00182E8A">
            <w:pPr>
              <w:pStyle w:val="Default"/>
              <w:rPr>
                <w:rFonts w:ascii="TH SarabunPSK" w:hAnsi="TH SarabunPSK" w:cs="TH SarabunPSK"/>
                <w:color w:val="0D0D0D" w:themeColor="text1" w:themeTint="F2"/>
                <w:sz w:val="28"/>
                <w:szCs w:val="28"/>
              </w:rPr>
            </w:pPr>
            <w:r w:rsidRPr="009F7AC5">
              <w:rPr>
                <w:rFonts w:ascii="TH SarabunPSK" w:hAnsi="TH SarabunPSK" w:cs="TH SarabunPSK" w:hint="cs"/>
                <w:color w:val="0D0D0D" w:themeColor="text1" w:themeTint="F2"/>
                <w:sz w:val="28"/>
                <w:szCs w:val="28"/>
              </w:rPr>
              <w:t xml:space="preserve">Health Bar </w:t>
            </w:r>
            <w:r w:rsidR="00514E90" w:rsidRPr="009F7AC5">
              <w:rPr>
                <w:rFonts w:ascii="TH SarabunPSK" w:hAnsi="TH SarabunPSK" w:cs="TH SarabunPSK" w:hint="cs"/>
                <w:color w:val="0D0D0D" w:themeColor="text1" w:themeTint="F2"/>
                <w:sz w:val="28"/>
                <w:szCs w:val="28"/>
              </w:rPr>
              <w:t>Player 1</w:t>
            </w:r>
          </w:p>
        </w:tc>
        <w:tc>
          <w:tcPr>
            <w:tcW w:w="2030" w:type="pct"/>
            <w:vAlign w:val="center"/>
          </w:tcPr>
          <w:p w14:paraId="0C4586FA" w14:textId="77777777" w:rsidR="00746B46" w:rsidRPr="009F7AC5" w:rsidRDefault="00746B46" w:rsidP="00746B46">
            <w:pPr>
              <w:pStyle w:val="Default"/>
              <w:rPr>
                <w:rFonts w:ascii="TH SarabunPSK" w:hAnsi="TH SarabunPSK" w:cs="TH SarabunPSK"/>
                <w:color w:val="0D0D0D" w:themeColor="text1" w:themeTint="F2"/>
                <w:sz w:val="28"/>
                <w:szCs w:val="28"/>
              </w:rPr>
            </w:pPr>
            <w:r w:rsidRPr="009F7AC5">
              <w:rPr>
                <w:rFonts w:ascii="TH SarabunPSK" w:hAnsi="TH SarabunPSK" w:cs="TH SarabunPSK" w:hint="cs"/>
                <w:color w:val="0D0D0D" w:themeColor="text1" w:themeTint="F2"/>
                <w:sz w:val="28"/>
                <w:szCs w:val="28"/>
                <w:cs/>
              </w:rPr>
              <w:t xml:space="preserve">แสดงผลหน้าจอเพื่อแสดงหลอดหลังชีวิตของผู้เล่น </w:t>
            </w:r>
          </w:p>
          <w:p w14:paraId="5E4CF144" w14:textId="77777777" w:rsidR="00CE1AB1" w:rsidRPr="009F7AC5" w:rsidRDefault="00CE1AB1" w:rsidP="008944DB">
            <w:pPr>
              <w:ind w:right="-109"/>
              <w:rPr>
                <w:rFonts w:ascii="TH SarabunPSK" w:hAnsi="TH SarabunPSK" w:cs="TH SarabunPSK"/>
                <w:color w:val="0D0D0D" w:themeColor="text1" w:themeTint="F2"/>
                <w:sz w:val="28"/>
                <w:cs/>
              </w:rPr>
            </w:pPr>
          </w:p>
        </w:tc>
      </w:tr>
      <w:tr w:rsidR="009F7AC5" w:rsidRPr="009F7AC5" w14:paraId="1E9A6E0A" w14:textId="77777777" w:rsidTr="008944DB">
        <w:trPr>
          <w:jc w:val="center"/>
        </w:trPr>
        <w:tc>
          <w:tcPr>
            <w:tcW w:w="1447" w:type="pct"/>
            <w:vAlign w:val="center"/>
          </w:tcPr>
          <w:p w14:paraId="1F8F94E4" w14:textId="55AB074B" w:rsidR="00387952" w:rsidRPr="009F7AC5" w:rsidRDefault="00387952" w:rsidP="008944DB">
            <w:pPr>
              <w:ind w:right="512"/>
              <w:rPr>
                <w:rFonts w:ascii="TH SarabunPSK" w:hAnsi="TH SarabunPSK" w:cs="TH SarabunPSK"/>
                <w:noProof/>
                <w:color w:val="0D0D0D" w:themeColor="text1" w:themeTint="F2"/>
                <w:sz w:val="32"/>
                <w:szCs w:val="32"/>
              </w:rPr>
            </w:pPr>
            <w:r w:rsidRPr="009F7AC5">
              <w:rPr>
                <w:rFonts w:ascii="TH SarabunPSK" w:hAnsi="TH SarabunPSK" w:cs="TH SarabunPSK" w:hint="cs"/>
                <w:noProof/>
                <w:color w:val="0D0D0D" w:themeColor="text1" w:themeTint="F2"/>
                <w:sz w:val="32"/>
                <w:szCs w:val="32"/>
              </w:rPr>
              <w:drawing>
                <wp:inline distT="0" distB="0" distL="0" distR="0" wp14:anchorId="1D43A22A" wp14:editId="46B0D789">
                  <wp:extent cx="1303020" cy="545465"/>
                  <wp:effectExtent l="0" t="0" r="0" b="6985"/>
                  <wp:docPr id="34908614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86141" name=""/>
                          <pic:cNvPicPr/>
                        </pic:nvPicPr>
                        <pic:blipFill>
                          <a:blip r:embed="rId110"/>
                          <a:stretch>
                            <a:fillRect/>
                          </a:stretch>
                        </pic:blipFill>
                        <pic:spPr>
                          <a:xfrm>
                            <a:off x="0" y="0"/>
                            <a:ext cx="1303020" cy="545465"/>
                          </a:xfrm>
                          <a:prstGeom prst="rect">
                            <a:avLst/>
                          </a:prstGeom>
                        </pic:spPr>
                      </pic:pic>
                    </a:graphicData>
                  </a:graphic>
                </wp:inline>
              </w:drawing>
            </w:r>
          </w:p>
        </w:tc>
        <w:tc>
          <w:tcPr>
            <w:tcW w:w="1523" w:type="pct"/>
            <w:vAlign w:val="center"/>
          </w:tcPr>
          <w:p w14:paraId="624FA3BA" w14:textId="6887CD1F" w:rsidR="00387952" w:rsidRPr="009F7AC5" w:rsidRDefault="00746B46"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Player 2</w:t>
            </w:r>
          </w:p>
        </w:tc>
        <w:tc>
          <w:tcPr>
            <w:tcW w:w="2030" w:type="pct"/>
            <w:vAlign w:val="center"/>
          </w:tcPr>
          <w:p w14:paraId="2448F98D" w14:textId="4D42005B" w:rsidR="00387952" w:rsidRPr="009F7AC5" w:rsidRDefault="00746B46" w:rsidP="008944DB">
            <w:pPr>
              <w:ind w:right="-109"/>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ผู้เล่นฝั่งขอ</w:t>
            </w:r>
            <w:r w:rsidR="00341F0E" w:rsidRPr="009F7AC5">
              <w:rPr>
                <w:rFonts w:ascii="TH SarabunPSK" w:hAnsi="TH SarabunPSK" w:cs="TH SarabunPSK" w:hint="cs"/>
                <w:color w:val="0D0D0D" w:themeColor="text1" w:themeTint="F2"/>
                <w:sz w:val="28"/>
                <w:cs/>
              </w:rPr>
              <w:t>ง</w:t>
            </w:r>
            <w:r w:rsidR="006477BD" w:rsidRPr="009F7AC5">
              <w:rPr>
                <w:rFonts w:ascii="TH SarabunPSK" w:hAnsi="TH SarabunPSK" w:cs="TH SarabunPSK" w:hint="cs"/>
                <w:color w:val="0D0D0D" w:themeColor="text1" w:themeTint="F2"/>
                <w:sz w:val="28"/>
                <w:cs/>
              </w:rPr>
              <w:t>ฝั่งตรงข้าม</w:t>
            </w:r>
          </w:p>
        </w:tc>
      </w:tr>
      <w:tr w:rsidR="009F7AC5" w:rsidRPr="009F7AC5" w14:paraId="54FEB122" w14:textId="77777777" w:rsidTr="008944DB">
        <w:trPr>
          <w:jc w:val="center"/>
        </w:trPr>
        <w:tc>
          <w:tcPr>
            <w:tcW w:w="1447" w:type="pct"/>
            <w:vAlign w:val="center"/>
          </w:tcPr>
          <w:p w14:paraId="6C920187" w14:textId="54AEBDDC" w:rsidR="00CE1AB1" w:rsidRPr="009F7AC5" w:rsidRDefault="008214D7" w:rsidP="008944DB">
            <w:pPr>
              <w:ind w:right="512"/>
              <w:rPr>
                <w:rFonts w:ascii="TH SarabunPSK" w:hAnsi="TH SarabunPSK" w:cs="TH SarabunPSK"/>
                <w:noProof/>
                <w:color w:val="0D0D0D" w:themeColor="text1" w:themeTint="F2"/>
                <w:sz w:val="32"/>
                <w:szCs w:val="32"/>
              </w:rPr>
            </w:pPr>
            <w:r w:rsidRPr="009F7AC5">
              <w:rPr>
                <w:rFonts w:ascii="TH SarabunPSK" w:hAnsi="TH SarabunPSK" w:cs="TH SarabunPSK" w:hint="cs"/>
                <w:noProof/>
                <w:color w:val="0D0D0D" w:themeColor="text1" w:themeTint="F2"/>
                <w14:ligatures w14:val="standardContextual"/>
              </w:rPr>
              <w:drawing>
                <wp:inline distT="0" distB="0" distL="0" distR="0" wp14:anchorId="4EB696EF" wp14:editId="4DC92BE2">
                  <wp:extent cx="1303020" cy="351155"/>
                  <wp:effectExtent l="0" t="0" r="0" b="0"/>
                  <wp:docPr id="283127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2734" name=""/>
                          <pic:cNvPicPr/>
                        </pic:nvPicPr>
                        <pic:blipFill>
                          <a:blip r:embed="rId111"/>
                          <a:stretch>
                            <a:fillRect/>
                          </a:stretch>
                        </pic:blipFill>
                        <pic:spPr>
                          <a:xfrm>
                            <a:off x="0" y="0"/>
                            <a:ext cx="1303020" cy="351155"/>
                          </a:xfrm>
                          <a:prstGeom prst="rect">
                            <a:avLst/>
                          </a:prstGeom>
                        </pic:spPr>
                      </pic:pic>
                    </a:graphicData>
                  </a:graphic>
                </wp:inline>
              </w:drawing>
            </w:r>
          </w:p>
        </w:tc>
        <w:tc>
          <w:tcPr>
            <w:tcW w:w="1523" w:type="pct"/>
            <w:vAlign w:val="center"/>
          </w:tcPr>
          <w:p w14:paraId="3851825E" w14:textId="302D3B9C" w:rsidR="00CE1AB1" w:rsidRPr="009F7AC5" w:rsidRDefault="00341F0E" w:rsidP="008944DB">
            <w:pPr>
              <w:ind w:right="-1208"/>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rPr>
              <w:t>Health Bar Player 2</w:t>
            </w:r>
          </w:p>
        </w:tc>
        <w:tc>
          <w:tcPr>
            <w:tcW w:w="2030" w:type="pct"/>
            <w:vAlign w:val="center"/>
          </w:tcPr>
          <w:p w14:paraId="4964ED47" w14:textId="64B0D995" w:rsidR="00746B46" w:rsidRPr="009F7AC5" w:rsidRDefault="00746B46" w:rsidP="00746B46">
            <w:pPr>
              <w:pStyle w:val="Default"/>
              <w:rPr>
                <w:rFonts w:ascii="TH SarabunPSK" w:hAnsi="TH SarabunPSK" w:cs="TH SarabunPSK"/>
                <w:color w:val="0D0D0D" w:themeColor="text1" w:themeTint="F2"/>
                <w:sz w:val="28"/>
                <w:szCs w:val="28"/>
              </w:rPr>
            </w:pPr>
            <w:r w:rsidRPr="009F7AC5">
              <w:rPr>
                <w:rFonts w:ascii="TH SarabunPSK" w:hAnsi="TH SarabunPSK" w:cs="TH SarabunPSK" w:hint="cs"/>
                <w:color w:val="0D0D0D" w:themeColor="text1" w:themeTint="F2"/>
                <w:sz w:val="28"/>
                <w:szCs w:val="28"/>
                <w:cs/>
              </w:rPr>
              <w:t>แสดงผลหน้าจอเพื่อแสดงหลอดหลังชีวิตของผู้เล่น</w:t>
            </w:r>
            <w:r w:rsidR="006477BD" w:rsidRPr="009F7AC5">
              <w:rPr>
                <w:rFonts w:ascii="TH SarabunPSK" w:hAnsi="TH SarabunPSK" w:cs="TH SarabunPSK" w:hint="cs"/>
                <w:color w:val="0D0D0D" w:themeColor="text1" w:themeTint="F2"/>
                <w:sz w:val="28"/>
                <w:szCs w:val="28"/>
                <w:cs/>
              </w:rPr>
              <w:t>ฝั่งตรงข้าม</w:t>
            </w:r>
          </w:p>
          <w:p w14:paraId="2A032066" w14:textId="77777777" w:rsidR="00CE1AB1" w:rsidRPr="009F7AC5" w:rsidRDefault="00CE1AB1" w:rsidP="008944DB">
            <w:pPr>
              <w:ind w:right="-109"/>
              <w:rPr>
                <w:rFonts w:ascii="TH SarabunPSK" w:hAnsi="TH SarabunPSK" w:cs="TH SarabunPSK"/>
                <w:color w:val="0D0D0D" w:themeColor="text1" w:themeTint="F2"/>
                <w:sz w:val="28"/>
              </w:rPr>
            </w:pPr>
          </w:p>
        </w:tc>
      </w:tr>
      <w:tr w:rsidR="009F7AC5" w:rsidRPr="009F7AC5" w14:paraId="786C61C2" w14:textId="77777777" w:rsidTr="008944DB">
        <w:trPr>
          <w:jc w:val="center"/>
        </w:trPr>
        <w:tc>
          <w:tcPr>
            <w:tcW w:w="1447" w:type="pct"/>
            <w:vAlign w:val="center"/>
          </w:tcPr>
          <w:p w14:paraId="53BD95F4" w14:textId="3C2417F8" w:rsidR="008214D7" w:rsidRPr="009F7AC5" w:rsidRDefault="004A6B83" w:rsidP="008944DB">
            <w:pPr>
              <w:ind w:right="512"/>
              <w:rPr>
                <w:rFonts w:ascii="TH SarabunPSK" w:hAnsi="TH SarabunPSK" w:cs="TH SarabunPSK"/>
                <w:noProof/>
                <w:color w:val="0D0D0D" w:themeColor="text1" w:themeTint="F2"/>
                <w:sz w:val="32"/>
                <w:szCs w:val="32"/>
              </w:rPr>
            </w:pPr>
            <w:r w:rsidRPr="009F7AC5">
              <w:rPr>
                <w:rFonts w:ascii="TH SarabunPSK" w:hAnsi="TH SarabunPSK" w:cs="TH SarabunPSK" w:hint="cs"/>
                <w:noProof/>
                <w:color w:val="0D0D0D" w:themeColor="text1" w:themeTint="F2"/>
                <w:sz w:val="32"/>
                <w:szCs w:val="32"/>
              </w:rPr>
              <w:drawing>
                <wp:inline distT="0" distB="0" distL="0" distR="0" wp14:anchorId="4FB8612E" wp14:editId="5684BA15">
                  <wp:extent cx="548640" cy="908683"/>
                  <wp:effectExtent l="0" t="0" r="3810" b="6350"/>
                  <wp:docPr id="151187984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79843" name=""/>
                          <pic:cNvPicPr/>
                        </pic:nvPicPr>
                        <pic:blipFill>
                          <a:blip r:embed="rId112"/>
                          <a:stretch>
                            <a:fillRect/>
                          </a:stretch>
                        </pic:blipFill>
                        <pic:spPr>
                          <a:xfrm>
                            <a:off x="0" y="0"/>
                            <a:ext cx="551679" cy="913717"/>
                          </a:xfrm>
                          <a:prstGeom prst="rect">
                            <a:avLst/>
                          </a:prstGeom>
                        </pic:spPr>
                      </pic:pic>
                    </a:graphicData>
                  </a:graphic>
                </wp:inline>
              </w:drawing>
            </w:r>
          </w:p>
        </w:tc>
        <w:tc>
          <w:tcPr>
            <w:tcW w:w="1523" w:type="pct"/>
            <w:vAlign w:val="center"/>
          </w:tcPr>
          <w:p w14:paraId="2B2E8F61" w14:textId="0754F446" w:rsidR="008214D7" w:rsidRPr="009F7AC5" w:rsidRDefault="006C432E" w:rsidP="008944DB">
            <w:pPr>
              <w:ind w:right="-1208"/>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กระสุนอาวุธหลัก</w:t>
            </w:r>
          </w:p>
        </w:tc>
        <w:tc>
          <w:tcPr>
            <w:tcW w:w="2030" w:type="pct"/>
            <w:vAlign w:val="center"/>
          </w:tcPr>
          <w:p w14:paraId="343F38A2" w14:textId="1638DA0F" w:rsidR="008214D7" w:rsidRPr="009F7AC5" w:rsidRDefault="006C432E" w:rsidP="00667BC6">
            <w:pPr>
              <w:keepNext/>
              <w:ind w:right="-109"/>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กระสุนเมื่อชนยานฝั่งตรงข้าม</w:t>
            </w:r>
            <w:r w:rsidR="006C5971" w:rsidRPr="009F7AC5">
              <w:rPr>
                <w:rFonts w:ascii="TH SarabunPSK" w:hAnsi="TH SarabunPSK" w:cs="TH SarabunPSK" w:hint="cs"/>
                <w:color w:val="0D0D0D" w:themeColor="text1" w:themeTint="F2"/>
                <w:sz w:val="28"/>
                <w:cs/>
              </w:rPr>
              <w:t xml:space="preserve">จะลด </w:t>
            </w:r>
            <w:r w:rsidR="006C5971" w:rsidRPr="009F7AC5">
              <w:rPr>
                <w:rFonts w:ascii="TH SarabunPSK" w:hAnsi="TH SarabunPSK" w:cs="TH SarabunPSK" w:hint="cs"/>
                <w:color w:val="0D0D0D" w:themeColor="text1" w:themeTint="F2"/>
                <w:sz w:val="28"/>
              </w:rPr>
              <w:t xml:space="preserve">HP </w:t>
            </w:r>
            <w:r w:rsidR="006C5971" w:rsidRPr="009F7AC5">
              <w:rPr>
                <w:rFonts w:ascii="TH SarabunPSK" w:hAnsi="TH SarabunPSK" w:cs="TH SarabunPSK" w:hint="cs"/>
                <w:color w:val="0D0D0D" w:themeColor="text1" w:themeTint="F2"/>
                <w:sz w:val="28"/>
                <w:cs/>
              </w:rPr>
              <w:t>ฝั่งตรงข้ามตามค่า</w:t>
            </w:r>
            <w:r w:rsidR="002A2265" w:rsidRPr="009F7AC5">
              <w:rPr>
                <w:rFonts w:ascii="TH SarabunPSK" w:hAnsi="TH SarabunPSK" w:cs="TH SarabunPSK" w:hint="cs"/>
                <w:color w:val="0D0D0D" w:themeColor="text1" w:themeTint="F2"/>
                <w:sz w:val="28"/>
                <w:cs/>
              </w:rPr>
              <w:t>ที่กำหนด</w:t>
            </w:r>
          </w:p>
        </w:tc>
      </w:tr>
    </w:tbl>
    <w:p w14:paraId="32EBE9FD" w14:textId="77777777" w:rsidR="00CD2EFD" w:rsidRPr="009F7AC5" w:rsidRDefault="00CD2EFD" w:rsidP="00B23E7D">
      <w:pPr>
        <w:rPr>
          <w:rFonts w:ascii="TH SarabunPSK" w:hAnsi="TH SarabunPSK" w:cs="TH SarabunPSK"/>
          <w:color w:val="0D0D0D" w:themeColor="text1" w:themeTint="F2"/>
        </w:rPr>
      </w:pPr>
    </w:p>
    <w:p w14:paraId="46E90BB2" w14:textId="77777777" w:rsidR="006C3C5D" w:rsidRPr="009F7AC5" w:rsidRDefault="006C3C5D" w:rsidP="00B23E7D">
      <w:pPr>
        <w:rPr>
          <w:rFonts w:ascii="TH SarabunPSK" w:hAnsi="TH SarabunPSK" w:cs="TH SarabunPSK"/>
          <w:color w:val="0D0D0D" w:themeColor="text1" w:themeTint="F2"/>
        </w:rPr>
      </w:pPr>
    </w:p>
    <w:p w14:paraId="471F0486" w14:textId="77777777" w:rsidR="006C3C5D" w:rsidRPr="009F7AC5" w:rsidRDefault="006C3C5D" w:rsidP="00B23E7D">
      <w:pPr>
        <w:rPr>
          <w:rFonts w:ascii="TH SarabunPSK" w:hAnsi="TH SarabunPSK" w:cs="TH SarabunPSK"/>
          <w:color w:val="0D0D0D" w:themeColor="text1" w:themeTint="F2"/>
        </w:rPr>
      </w:pPr>
    </w:p>
    <w:p w14:paraId="13DE8CCD" w14:textId="77777777" w:rsidR="006C3C5D" w:rsidRPr="009F7AC5" w:rsidRDefault="006C3C5D" w:rsidP="00B23E7D">
      <w:pPr>
        <w:rPr>
          <w:rFonts w:ascii="TH SarabunPSK" w:hAnsi="TH SarabunPSK" w:cs="TH SarabunPSK"/>
          <w:color w:val="0D0D0D" w:themeColor="text1" w:themeTint="F2"/>
        </w:rPr>
      </w:pPr>
    </w:p>
    <w:p w14:paraId="471F04E1" w14:textId="77777777" w:rsidR="006C3C5D" w:rsidRDefault="006C3C5D" w:rsidP="00B23E7D">
      <w:pPr>
        <w:rPr>
          <w:rFonts w:ascii="TH SarabunPSK" w:hAnsi="TH SarabunPSK" w:cs="TH SarabunPSK"/>
          <w:color w:val="0D0D0D" w:themeColor="text1" w:themeTint="F2"/>
        </w:rPr>
      </w:pPr>
    </w:p>
    <w:p w14:paraId="3F7E0621" w14:textId="77777777" w:rsidR="00E91751" w:rsidRPr="009F7AC5" w:rsidRDefault="00E91751" w:rsidP="00B23E7D">
      <w:pPr>
        <w:rPr>
          <w:rFonts w:ascii="TH SarabunPSK" w:hAnsi="TH SarabunPSK" w:cs="TH SarabunPSK"/>
          <w:color w:val="0D0D0D" w:themeColor="text1" w:themeTint="F2"/>
        </w:rPr>
      </w:pPr>
    </w:p>
    <w:p w14:paraId="1F6E7E98" w14:textId="77777777" w:rsidR="006C3C5D" w:rsidRPr="009F7AC5" w:rsidRDefault="006C3C5D" w:rsidP="00B23E7D">
      <w:pPr>
        <w:rPr>
          <w:rFonts w:ascii="TH SarabunPSK" w:hAnsi="TH SarabunPSK" w:cs="TH SarabunPSK"/>
          <w:color w:val="0D0D0D" w:themeColor="text1" w:themeTint="F2"/>
        </w:rPr>
      </w:pPr>
    </w:p>
    <w:p w14:paraId="6329CB60" w14:textId="4E81B547" w:rsidR="00E91751" w:rsidRPr="00E91751" w:rsidRDefault="00E91751" w:rsidP="00E91751">
      <w:pPr>
        <w:pStyle w:val="af3"/>
        <w:jc w:val="center"/>
        <w:rPr>
          <w:rFonts w:ascii="TH SarabunPSK" w:hAnsi="TH SarabunPSK" w:cs="TH SarabunPSK"/>
          <w:i w:val="0"/>
          <w:iCs w:val="0"/>
          <w:color w:val="000000" w:themeColor="text1"/>
          <w:sz w:val="32"/>
          <w:szCs w:val="32"/>
        </w:rPr>
      </w:pPr>
      <w:bookmarkStart w:id="212" w:name="_Toc241852558"/>
      <w:bookmarkStart w:id="213" w:name="_Toc241852950"/>
      <w:r w:rsidRPr="00E91751">
        <w:rPr>
          <w:rFonts w:ascii="TH SarabunPSK" w:hAnsi="TH SarabunPSK" w:cs="TH SarabunPSK" w:hint="cs"/>
          <w:i w:val="0"/>
          <w:iCs w:val="0"/>
          <w:color w:val="000000" w:themeColor="text1"/>
          <w:sz w:val="32"/>
          <w:szCs w:val="32"/>
          <w:cs/>
        </w:rPr>
        <w:lastRenderedPageBreak/>
        <w:t xml:space="preserve">ตารางที่ </w:t>
      </w:r>
      <w:r w:rsidRPr="00E91751">
        <w:rPr>
          <w:rFonts w:ascii="TH SarabunPSK" w:hAnsi="TH SarabunPSK" w:cs="TH SarabunPSK" w:hint="cs"/>
          <w:i w:val="0"/>
          <w:iCs w:val="0"/>
          <w:color w:val="000000" w:themeColor="text1"/>
          <w:sz w:val="32"/>
          <w:szCs w:val="32"/>
        </w:rPr>
        <w:t>3.</w:t>
      </w:r>
      <w:r w:rsidRPr="00E91751">
        <w:rPr>
          <w:rFonts w:ascii="TH SarabunPSK" w:hAnsi="TH SarabunPSK" w:cs="TH SarabunPSK" w:hint="cs"/>
          <w:i w:val="0"/>
          <w:iCs w:val="0"/>
          <w:color w:val="000000" w:themeColor="text1"/>
          <w:sz w:val="32"/>
          <w:szCs w:val="32"/>
        </w:rPr>
        <w:fldChar w:fldCharType="begin"/>
      </w:r>
      <w:r w:rsidRPr="00E91751">
        <w:rPr>
          <w:rFonts w:ascii="TH SarabunPSK" w:hAnsi="TH SarabunPSK" w:cs="TH SarabunPSK" w:hint="cs"/>
          <w:i w:val="0"/>
          <w:iCs w:val="0"/>
          <w:color w:val="000000" w:themeColor="text1"/>
          <w:sz w:val="32"/>
          <w:szCs w:val="32"/>
        </w:rPr>
        <w:instrText xml:space="preserve"> SEQ </w:instrText>
      </w:r>
      <w:r w:rsidRPr="00E91751">
        <w:rPr>
          <w:rFonts w:ascii="TH SarabunPSK" w:hAnsi="TH SarabunPSK" w:cs="TH SarabunPSK" w:hint="cs"/>
          <w:i w:val="0"/>
          <w:iCs w:val="0"/>
          <w:color w:val="000000" w:themeColor="text1"/>
          <w:sz w:val="32"/>
          <w:szCs w:val="32"/>
          <w:cs/>
        </w:rPr>
        <w:instrText>ตารางที่</w:instrText>
      </w:r>
      <w:r w:rsidRPr="00E91751">
        <w:rPr>
          <w:rFonts w:ascii="TH SarabunPSK" w:hAnsi="TH SarabunPSK" w:cs="TH SarabunPSK" w:hint="cs"/>
          <w:i w:val="0"/>
          <w:iCs w:val="0"/>
          <w:color w:val="000000" w:themeColor="text1"/>
          <w:sz w:val="32"/>
          <w:szCs w:val="32"/>
        </w:rPr>
        <w:instrText xml:space="preserve">_3. \* ARABIC </w:instrText>
      </w:r>
      <w:r w:rsidRPr="00E91751">
        <w:rPr>
          <w:rFonts w:ascii="TH SarabunPSK" w:hAnsi="TH SarabunPSK" w:cs="TH SarabunPSK" w:hint="cs"/>
          <w:i w:val="0"/>
          <w:iCs w:val="0"/>
          <w:color w:val="000000" w:themeColor="text1"/>
          <w:sz w:val="32"/>
          <w:szCs w:val="32"/>
        </w:rPr>
        <w:fldChar w:fldCharType="separate"/>
      </w:r>
      <w:r w:rsidR="00745CD2">
        <w:rPr>
          <w:rFonts w:ascii="TH SarabunPSK" w:hAnsi="TH SarabunPSK" w:cs="TH SarabunPSK"/>
          <w:i w:val="0"/>
          <w:iCs w:val="0"/>
          <w:noProof/>
          <w:color w:val="000000" w:themeColor="text1"/>
          <w:sz w:val="32"/>
          <w:szCs w:val="32"/>
        </w:rPr>
        <w:t>8</w:t>
      </w:r>
      <w:r w:rsidRPr="00E91751">
        <w:rPr>
          <w:rFonts w:ascii="TH SarabunPSK" w:hAnsi="TH SarabunPSK" w:cs="TH SarabunPSK" w:hint="cs"/>
          <w:i w:val="0"/>
          <w:iCs w:val="0"/>
          <w:color w:val="000000" w:themeColor="text1"/>
          <w:sz w:val="32"/>
          <w:szCs w:val="32"/>
        </w:rPr>
        <w:fldChar w:fldCharType="end"/>
      </w:r>
      <w:r w:rsidRPr="00E91751">
        <w:rPr>
          <w:rFonts w:ascii="TH SarabunPSK" w:hAnsi="TH SarabunPSK" w:cs="TH SarabunPSK" w:hint="cs"/>
          <w:i w:val="0"/>
          <w:iCs w:val="0"/>
          <w:color w:val="000000" w:themeColor="text1"/>
          <w:sz w:val="32"/>
          <w:szCs w:val="32"/>
        </w:rPr>
        <w:t xml:space="preserve"> </w:t>
      </w:r>
      <w:r w:rsidRPr="00E91751">
        <w:rPr>
          <w:rFonts w:ascii="TH SarabunPSK" w:hAnsi="TH SarabunPSK" w:cs="TH SarabunPSK" w:hint="cs"/>
          <w:i w:val="0"/>
          <w:iCs w:val="0"/>
          <w:color w:val="000000" w:themeColor="text1"/>
          <w:sz w:val="32"/>
          <w:szCs w:val="32"/>
          <w:cs/>
        </w:rPr>
        <w:t xml:space="preserve">แสดงอ็อบเจกต์และสตอรี่บอร์ด ซีนที่ </w:t>
      </w:r>
      <w:r w:rsidRPr="00E91751">
        <w:rPr>
          <w:rFonts w:ascii="TH SarabunPSK" w:hAnsi="TH SarabunPSK" w:cs="TH SarabunPSK" w:hint="cs"/>
          <w:i w:val="0"/>
          <w:iCs w:val="0"/>
          <w:color w:val="000000" w:themeColor="text1"/>
          <w:sz w:val="32"/>
          <w:szCs w:val="32"/>
        </w:rPr>
        <w:t>1</w:t>
      </w:r>
      <w:bookmarkEnd w:id="212"/>
      <w:bookmarkEnd w:id="213"/>
    </w:p>
    <w:tbl>
      <w:tblPr>
        <w:tblStyle w:val="af4"/>
        <w:tblW w:w="0" w:type="auto"/>
        <w:tblLook w:val="04A0" w:firstRow="1" w:lastRow="0" w:firstColumn="1" w:lastColumn="0" w:noHBand="0" w:noVBand="1"/>
      </w:tblPr>
      <w:tblGrid>
        <w:gridCol w:w="4508"/>
        <w:gridCol w:w="4508"/>
      </w:tblGrid>
      <w:tr w:rsidR="009F7AC5" w:rsidRPr="009F7AC5" w14:paraId="6AE567A0" w14:textId="77777777" w:rsidTr="007B6B22">
        <w:tc>
          <w:tcPr>
            <w:tcW w:w="4508" w:type="dxa"/>
          </w:tcPr>
          <w:p w14:paraId="62E592F5" w14:textId="70A52BFA" w:rsidR="007B6B22" w:rsidRPr="009F7AC5" w:rsidRDefault="007B6B22" w:rsidP="00113D35">
            <w:pPr>
              <w:jc w:val="center"/>
              <w:rPr>
                <w:rFonts w:ascii="TH SarabunPSK" w:hAnsi="TH SarabunPSK" w:cs="TH SarabunPSK"/>
                <w:color w:val="0D0D0D" w:themeColor="text1" w:themeTint="F2"/>
                <w:sz w:val="32"/>
                <w:szCs w:val="32"/>
                <w:cs/>
              </w:rPr>
            </w:pPr>
            <w:r w:rsidRPr="009F7AC5">
              <w:rPr>
                <w:rFonts w:ascii="TH SarabunPSK" w:hAnsi="TH SarabunPSK" w:cs="TH SarabunPSK" w:hint="cs"/>
                <w:color w:val="0D0D0D" w:themeColor="text1" w:themeTint="F2"/>
                <w:sz w:val="32"/>
                <w:szCs w:val="32"/>
                <w:cs/>
              </w:rPr>
              <w:t>เนื้อหาหน้าแรก</w:t>
            </w:r>
          </w:p>
        </w:tc>
        <w:tc>
          <w:tcPr>
            <w:tcW w:w="4508" w:type="dxa"/>
          </w:tcPr>
          <w:p w14:paraId="1C43AA35" w14:textId="067AF816" w:rsidR="007B6B22" w:rsidRPr="009F7AC5" w:rsidRDefault="00F4041B" w:rsidP="00113D35">
            <w:pPr>
              <w:jc w:val="cente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Scene 1</w:t>
            </w:r>
          </w:p>
        </w:tc>
      </w:tr>
      <w:tr w:rsidR="009F7AC5" w:rsidRPr="009F7AC5" w14:paraId="3CA4D781" w14:textId="77777777" w:rsidTr="007B6B22">
        <w:tc>
          <w:tcPr>
            <w:tcW w:w="4508" w:type="dxa"/>
          </w:tcPr>
          <w:p w14:paraId="7DC5640D" w14:textId="166BFEFB" w:rsidR="007B6B22" w:rsidRPr="009F7AC5" w:rsidRDefault="00C21255" w:rsidP="00113D35">
            <w:pPr>
              <w:jc w:val="center"/>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rPr>
              <w:drawing>
                <wp:inline distT="0" distB="0" distL="0" distR="0" wp14:anchorId="0EE2AC06" wp14:editId="549B98B4">
                  <wp:extent cx="1807210" cy="1524000"/>
                  <wp:effectExtent l="0" t="0" r="2540" b="0"/>
                  <wp:docPr id="1156017939"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17939" name="รูปภาพ 2"/>
                          <pic:cNvPicPr>
                            <a:picLocks noChangeAspect="1" noChangeArrowheads="1"/>
                          </pic:cNvPicPr>
                        </pic:nvPicPr>
                        <pic:blipFill>
                          <a:blip r:embed="rId113" cstate="print">
                            <a:extLst>
                              <a:ext uri="{28A0092B-C50C-407E-A947-70E740481C1C}">
                                <a14:useLocalDpi xmlns:a14="http://schemas.microsoft.com/office/drawing/2010/main" val="0"/>
                              </a:ext>
                            </a:extLst>
                          </a:blip>
                          <a:srcRect l="17135" r="17135"/>
                          <a:stretch>
                            <a:fillRect/>
                          </a:stretch>
                        </pic:blipFill>
                        <pic:spPr bwMode="auto">
                          <a:xfrm>
                            <a:off x="0" y="0"/>
                            <a:ext cx="1807210" cy="1524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8" w:type="dxa"/>
          </w:tcPr>
          <w:p w14:paraId="1E5DC8E6" w14:textId="49C13408" w:rsidR="007B6B22" w:rsidRPr="009F7AC5" w:rsidRDefault="002A5B96" w:rsidP="002A5B96">
            <w:p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สื่อและ</w:t>
            </w:r>
            <w:r w:rsidR="00370D9A" w:rsidRPr="009F7AC5">
              <w:rPr>
                <w:rFonts w:ascii="TH SarabunPSK" w:hAnsi="TH SarabunPSK" w:cs="TH SarabunPSK" w:hint="cs"/>
                <w:color w:val="0D0D0D" w:themeColor="text1" w:themeTint="F2"/>
                <w:sz w:val="28"/>
                <w:cs/>
              </w:rPr>
              <w:t>ปฏิสัมพันธ์</w:t>
            </w:r>
          </w:p>
          <w:p w14:paraId="32D33690" w14:textId="77777777" w:rsidR="008309B2" w:rsidRPr="009F7AC5" w:rsidRDefault="00AB621E">
            <w:pPr>
              <w:pStyle w:val="a9"/>
              <w:numPr>
                <w:ilvl w:val="0"/>
                <w:numId w:val="6"/>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พื้นหลัง-ภาพ</w:t>
            </w:r>
          </w:p>
          <w:p w14:paraId="7027AAE6" w14:textId="77777777" w:rsidR="00811B72" w:rsidRPr="009F7AC5" w:rsidRDefault="00811B72">
            <w:pPr>
              <w:pStyle w:val="a9"/>
              <w:numPr>
                <w:ilvl w:val="0"/>
                <w:numId w:val="6"/>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ข้อความ – ตามโครงร่าง</w:t>
            </w:r>
          </w:p>
          <w:p w14:paraId="189C3B8A" w14:textId="38A23CCD" w:rsidR="008309B2" w:rsidRPr="009F7AC5" w:rsidRDefault="00370D9A">
            <w:pPr>
              <w:pStyle w:val="a9"/>
              <w:numPr>
                <w:ilvl w:val="0"/>
                <w:numId w:val="6"/>
              </w:numP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รูปภาพ</w:t>
            </w:r>
          </w:p>
        </w:tc>
      </w:tr>
      <w:tr w:rsidR="009F7AC5" w:rsidRPr="009F7AC5" w14:paraId="3860014D" w14:textId="77777777" w:rsidTr="005C41F6">
        <w:trPr>
          <w:trHeight w:val="63"/>
        </w:trPr>
        <w:tc>
          <w:tcPr>
            <w:tcW w:w="4508" w:type="dxa"/>
          </w:tcPr>
          <w:p w14:paraId="79912555" w14:textId="77777777" w:rsidR="007B6B22" w:rsidRPr="009F7AC5" w:rsidRDefault="00370D9A" w:rsidP="00113D35">
            <w:pPr>
              <w:jc w:val="cente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ปฏิสัมพันธ์</w:t>
            </w:r>
            <w:r w:rsidRPr="009F7AC5">
              <w:rPr>
                <w:rFonts w:ascii="TH SarabunPSK" w:hAnsi="TH SarabunPSK" w:cs="TH SarabunPSK" w:hint="cs"/>
                <w:color w:val="0D0D0D" w:themeColor="text1" w:themeTint="F2"/>
                <w:sz w:val="28"/>
              </w:rPr>
              <w:t xml:space="preserve"> / </w:t>
            </w:r>
            <w:r w:rsidRPr="009F7AC5">
              <w:rPr>
                <w:rFonts w:ascii="TH SarabunPSK" w:hAnsi="TH SarabunPSK" w:cs="TH SarabunPSK" w:hint="cs"/>
                <w:color w:val="0D0D0D" w:themeColor="text1" w:themeTint="F2"/>
                <w:sz w:val="28"/>
                <w:cs/>
              </w:rPr>
              <w:t>การโต้ตอบ</w:t>
            </w:r>
          </w:p>
          <w:p w14:paraId="1F9EA1F4" w14:textId="2811FEF8" w:rsidR="00B16B35" w:rsidRPr="009F7AC5" w:rsidRDefault="002005C5">
            <w:pPr>
              <w:pStyle w:val="a9"/>
              <w:numPr>
                <w:ilvl w:val="0"/>
                <w:numId w:val="8"/>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w:t>
            </w:r>
            <w:r w:rsidRPr="009F7AC5">
              <w:rPr>
                <w:rFonts w:ascii="TH SarabunPSK" w:hAnsi="TH SarabunPSK" w:cs="TH SarabunPSK" w:hint="cs"/>
                <w:color w:val="0D0D0D" w:themeColor="text1" w:themeTint="F2"/>
                <w:sz w:val="28"/>
              </w:rPr>
              <w:t xml:space="preserve"> Login Google</w:t>
            </w:r>
            <w:r w:rsidR="00657F3F">
              <w:rPr>
                <w:rFonts w:ascii="TH SarabunPSK" w:hAnsi="TH SarabunPSK" w:cs="TH SarabunPSK"/>
                <w:color w:val="0D0D0D" w:themeColor="text1" w:themeTint="F2"/>
                <w:sz w:val="28"/>
              </w:rPr>
              <w:t xml:space="preserve"> </w:t>
            </w:r>
          </w:p>
          <w:p w14:paraId="1AEC3673" w14:textId="6A634A02" w:rsidR="007B6B22" w:rsidRPr="009F7AC5" w:rsidRDefault="002005C5">
            <w:pPr>
              <w:pStyle w:val="a9"/>
              <w:numPr>
                <w:ilvl w:val="0"/>
                <w:numId w:val="8"/>
              </w:num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28"/>
              </w:rPr>
              <w:t>Login Guest</w:t>
            </w:r>
          </w:p>
        </w:tc>
        <w:tc>
          <w:tcPr>
            <w:tcW w:w="4508" w:type="dxa"/>
          </w:tcPr>
          <w:p w14:paraId="30B84123" w14:textId="77777777" w:rsidR="007B6B22" w:rsidRPr="009F7AC5" w:rsidRDefault="004D1981" w:rsidP="00113D35">
            <w:pPr>
              <w:jc w:val="cente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การเชื่อมโยง</w:t>
            </w:r>
          </w:p>
          <w:p w14:paraId="56784092" w14:textId="77777777" w:rsidR="004D1981" w:rsidRPr="009F7AC5" w:rsidRDefault="004D1981">
            <w:pPr>
              <w:pStyle w:val="a9"/>
              <w:numPr>
                <w:ilvl w:val="0"/>
                <w:numId w:val="7"/>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กดปุ่ม </w:t>
            </w:r>
            <w:r w:rsidRPr="009F7AC5">
              <w:rPr>
                <w:rFonts w:ascii="TH SarabunPSK" w:hAnsi="TH SarabunPSK" w:cs="TH SarabunPSK" w:hint="cs"/>
                <w:color w:val="0D0D0D" w:themeColor="text1" w:themeTint="F2"/>
                <w:sz w:val="28"/>
              </w:rPr>
              <w:t xml:space="preserve">Login Google </w:t>
            </w:r>
            <w:r w:rsidRPr="009F7AC5">
              <w:rPr>
                <w:rFonts w:ascii="TH SarabunPSK" w:hAnsi="TH SarabunPSK" w:cs="TH SarabunPSK" w:hint="cs"/>
                <w:color w:val="0D0D0D" w:themeColor="text1" w:themeTint="F2"/>
                <w:sz w:val="28"/>
                <w:cs/>
              </w:rPr>
              <w:t xml:space="preserve">จะไปยัง </w:t>
            </w:r>
            <w:r w:rsidRPr="009F7AC5">
              <w:rPr>
                <w:rFonts w:ascii="TH SarabunPSK" w:hAnsi="TH SarabunPSK" w:cs="TH SarabunPSK" w:hint="cs"/>
                <w:color w:val="0D0D0D" w:themeColor="text1" w:themeTint="F2"/>
                <w:sz w:val="28"/>
              </w:rPr>
              <w:t>Scene 2</w:t>
            </w:r>
          </w:p>
          <w:p w14:paraId="72F1914C" w14:textId="7AA2188D" w:rsidR="007B6B22" w:rsidRPr="009F7AC5" w:rsidRDefault="00B16B35" w:rsidP="00E91751">
            <w:pPr>
              <w:pStyle w:val="a9"/>
              <w:keepNext/>
              <w:numPr>
                <w:ilvl w:val="0"/>
                <w:numId w:val="7"/>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กดปุ่ม </w:t>
            </w:r>
            <w:r w:rsidRPr="009F7AC5">
              <w:rPr>
                <w:rFonts w:ascii="TH SarabunPSK" w:hAnsi="TH SarabunPSK" w:cs="TH SarabunPSK" w:hint="cs"/>
                <w:color w:val="0D0D0D" w:themeColor="text1" w:themeTint="F2"/>
                <w:sz w:val="28"/>
              </w:rPr>
              <w:t xml:space="preserve">Login Guest </w:t>
            </w:r>
            <w:r w:rsidRPr="009F7AC5">
              <w:rPr>
                <w:rFonts w:ascii="TH SarabunPSK" w:hAnsi="TH SarabunPSK" w:cs="TH SarabunPSK" w:hint="cs"/>
                <w:color w:val="0D0D0D" w:themeColor="text1" w:themeTint="F2"/>
                <w:sz w:val="28"/>
                <w:cs/>
              </w:rPr>
              <w:t xml:space="preserve">จะไปยัง </w:t>
            </w:r>
            <w:r w:rsidRPr="009F7AC5">
              <w:rPr>
                <w:rFonts w:ascii="TH SarabunPSK" w:hAnsi="TH SarabunPSK" w:cs="TH SarabunPSK" w:hint="cs"/>
                <w:color w:val="0D0D0D" w:themeColor="text1" w:themeTint="F2"/>
                <w:sz w:val="28"/>
              </w:rPr>
              <w:t>Scene 2</w:t>
            </w:r>
          </w:p>
        </w:tc>
      </w:tr>
    </w:tbl>
    <w:p w14:paraId="4F91E1DF" w14:textId="5190C0C8" w:rsidR="002005C5" w:rsidRDefault="002005C5" w:rsidP="00113D35">
      <w:pPr>
        <w:jc w:val="center"/>
        <w:rPr>
          <w:rFonts w:ascii="TH SarabunPSK" w:hAnsi="TH SarabunPSK" w:cs="TH SarabunPSK"/>
          <w:color w:val="0D0D0D" w:themeColor="text1" w:themeTint="F2"/>
          <w:sz w:val="32"/>
          <w:szCs w:val="32"/>
        </w:rPr>
      </w:pPr>
    </w:p>
    <w:p w14:paraId="118C0746" w14:textId="67574162" w:rsidR="00E91751" w:rsidRPr="00E91751" w:rsidRDefault="00E91751" w:rsidP="00E91751">
      <w:pPr>
        <w:pStyle w:val="af3"/>
        <w:jc w:val="center"/>
        <w:rPr>
          <w:rFonts w:ascii="TH SarabunPSK" w:hAnsi="TH SarabunPSK" w:cs="TH SarabunPSK"/>
          <w:i w:val="0"/>
          <w:iCs w:val="0"/>
          <w:color w:val="000000" w:themeColor="text1"/>
          <w:sz w:val="32"/>
          <w:szCs w:val="32"/>
          <w:cs/>
        </w:rPr>
      </w:pPr>
      <w:bookmarkStart w:id="214" w:name="_Toc241852559"/>
      <w:bookmarkStart w:id="215" w:name="_Toc241852951"/>
      <w:r w:rsidRPr="00E91751">
        <w:rPr>
          <w:rFonts w:ascii="TH SarabunPSK" w:hAnsi="TH SarabunPSK" w:cs="TH SarabunPSK" w:hint="cs"/>
          <w:i w:val="0"/>
          <w:iCs w:val="0"/>
          <w:color w:val="000000" w:themeColor="text1"/>
          <w:sz w:val="32"/>
          <w:szCs w:val="32"/>
          <w:cs/>
        </w:rPr>
        <w:t xml:space="preserve">ตารางที่ </w:t>
      </w:r>
      <w:r w:rsidRPr="00E91751">
        <w:rPr>
          <w:rFonts w:ascii="TH SarabunPSK" w:hAnsi="TH SarabunPSK" w:cs="TH SarabunPSK" w:hint="cs"/>
          <w:i w:val="0"/>
          <w:iCs w:val="0"/>
          <w:color w:val="000000" w:themeColor="text1"/>
          <w:sz w:val="32"/>
          <w:szCs w:val="32"/>
        </w:rPr>
        <w:t>3.</w:t>
      </w:r>
      <w:r w:rsidRPr="00E91751">
        <w:rPr>
          <w:rFonts w:ascii="TH SarabunPSK" w:hAnsi="TH SarabunPSK" w:cs="TH SarabunPSK" w:hint="cs"/>
          <w:i w:val="0"/>
          <w:iCs w:val="0"/>
          <w:color w:val="000000" w:themeColor="text1"/>
          <w:sz w:val="32"/>
          <w:szCs w:val="32"/>
        </w:rPr>
        <w:fldChar w:fldCharType="begin"/>
      </w:r>
      <w:r w:rsidRPr="00E91751">
        <w:rPr>
          <w:rFonts w:ascii="TH SarabunPSK" w:hAnsi="TH SarabunPSK" w:cs="TH SarabunPSK" w:hint="cs"/>
          <w:i w:val="0"/>
          <w:iCs w:val="0"/>
          <w:color w:val="000000" w:themeColor="text1"/>
          <w:sz w:val="32"/>
          <w:szCs w:val="32"/>
        </w:rPr>
        <w:instrText xml:space="preserve"> SEQ </w:instrText>
      </w:r>
      <w:r w:rsidRPr="00E91751">
        <w:rPr>
          <w:rFonts w:ascii="TH SarabunPSK" w:hAnsi="TH SarabunPSK" w:cs="TH SarabunPSK" w:hint="cs"/>
          <w:i w:val="0"/>
          <w:iCs w:val="0"/>
          <w:color w:val="000000" w:themeColor="text1"/>
          <w:sz w:val="32"/>
          <w:szCs w:val="32"/>
          <w:cs/>
        </w:rPr>
        <w:instrText>ตารางที่</w:instrText>
      </w:r>
      <w:r w:rsidRPr="00E91751">
        <w:rPr>
          <w:rFonts w:ascii="TH SarabunPSK" w:hAnsi="TH SarabunPSK" w:cs="TH SarabunPSK" w:hint="cs"/>
          <w:i w:val="0"/>
          <w:iCs w:val="0"/>
          <w:color w:val="000000" w:themeColor="text1"/>
          <w:sz w:val="32"/>
          <w:szCs w:val="32"/>
        </w:rPr>
        <w:instrText xml:space="preserve">_3. \* ARABIC </w:instrText>
      </w:r>
      <w:r w:rsidRPr="00E91751">
        <w:rPr>
          <w:rFonts w:ascii="TH SarabunPSK" w:hAnsi="TH SarabunPSK" w:cs="TH SarabunPSK" w:hint="cs"/>
          <w:i w:val="0"/>
          <w:iCs w:val="0"/>
          <w:color w:val="000000" w:themeColor="text1"/>
          <w:sz w:val="32"/>
          <w:szCs w:val="32"/>
        </w:rPr>
        <w:fldChar w:fldCharType="separate"/>
      </w:r>
      <w:r w:rsidR="00745CD2">
        <w:rPr>
          <w:rFonts w:ascii="TH SarabunPSK" w:hAnsi="TH SarabunPSK" w:cs="TH SarabunPSK"/>
          <w:i w:val="0"/>
          <w:iCs w:val="0"/>
          <w:noProof/>
          <w:color w:val="000000" w:themeColor="text1"/>
          <w:sz w:val="32"/>
          <w:szCs w:val="32"/>
        </w:rPr>
        <w:t>9</w:t>
      </w:r>
      <w:r w:rsidRPr="00E91751">
        <w:rPr>
          <w:rFonts w:ascii="TH SarabunPSK" w:hAnsi="TH SarabunPSK" w:cs="TH SarabunPSK" w:hint="cs"/>
          <w:i w:val="0"/>
          <w:iCs w:val="0"/>
          <w:color w:val="000000" w:themeColor="text1"/>
          <w:sz w:val="32"/>
          <w:szCs w:val="32"/>
        </w:rPr>
        <w:fldChar w:fldCharType="end"/>
      </w:r>
      <w:r w:rsidRPr="00E91751">
        <w:rPr>
          <w:rFonts w:ascii="TH SarabunPSK" w:hAnsi="TH SarabunPSK" w:cs="TH SarabunPSK" w:hint="cs"/>
          <w:i w:val="0"/>
          <w:iCs w:val="0"/>
          <w:color w:val="000000" w:themeColor="text1"/>
          <w:sz w:val="32"/>
          <w:szCs w:val="32"/>
        </w:rPr>
        <w:t xml:space="preserve"> </w:t>
      </w:r>
      <w:r w:rsidRPr="00E91751">
        <w:rPr>
          <w:rFonts w:ascii="TH SarabunPSK" w:hAnsi="TH SarabunPSK" w:cs="TH SarabunPSK" w:hint="cs"/>
          <w:i w:val="0"/>
          <w:iCs w:val="0"/>
          <w:color w:val="000000" w:themeColor="text1"/>
          <w:sz w:val="32"/>
          <w:szCs w:val="32"/>
          <w:cs/>
        </w:rPr>
        <w:t xml:space="preserve">แสดงอ็อบเจกต์และสตอรี่บอร์ด ซีนที่ </w:t>
      </w:r>
      <w:r w:rsidRPr="00E91751">
        <w:rPr>
          <w:rFonts w:ascii="TH SarabunPSK" w:hAnsi="TH SarabunPSK" w:cs="TH SarabunPSK" w:hint="cs"/>
          <w:i w:val="0"/>
          <w:iCs w:val="0"/>
          <w:color w:val="000000" w:themeColor="text1"/>
          <w:sz w:val="32"/>
          <w:szCs w:val="32"/>
        </w:rPr>
        <w:t>2</w:t>
      </w:r>
      <w:bookmarkEnd w:id="214"/>
      <w:bookmarkEnd w:id="215"/>
    </w:p>
    <w:tbl>
      <w:tblPr>
        <w:tblStyle w:val="af4"/>
        <w:tblW w:w="0" w:type="auto"/>
        <w:tblLook w:val="04A0" w:firstRow="1" w:lastRow="0" w:firstColumn="1" w:lastColumn="0" w:noHBand="0" w:noVBand="1"/>
      </w:tblPr>
      <w:tblGrid>
        <w:gridCol w:w="4508"/>
        <w:gridCol w:w="4508"/>
      </w:tblGrid>
      <w:tr w:rsidR="009F7AC5" w:rsidRPr="009F7AC5" w14:paraId="66871CEA" w14:textId="77777777" w:rsidTr="004A7972">
        <w:tc>
          <w:tcPr>
            <w:tcW w:w="4508" w:type="dxa"/>
          </w:tcPr>
          <w:p w14:paraId="5478AAD6" w14:textId="5B8FBFAF" w:rsidR="004A7972" w:rsidRPr="009F7AC5" w:rsidRDefault="004A7972" w:rsidP="00740F29">
            <w:pPr>
              <w:jc w:val="cente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เนื้อหาหน้า</w:t>
            </w:r>
            <w:r w:rsidR="00F77D77" w:rsidRPr="009F7AC5">
              <w:rPr>
                <w:rFonts w:ascii="TH SarabunPSK" w:hAnsi="TH SarabunPSK" w:cs="TH SarabunPSK" w:hint="cs"/>
                <w:color w:val="0D0D0D" w:themeColor="text1" w:themeTint="F2"/>
                <w:sz w:val="32"/>
                <w:szCs w:val="32"/>
              </w:rPr>
              <w:t xml:space="preserve"> </w:t>
            </w:r>
            <w:r w:rsidR="00C821B7" w:rsidRPr="009F7AC5">
              <w:rPr>
                <w:rFonts w:ascii="TH SarabunPSK" w:hAnsi="TH SarabunPSK" w:cs="TH SarabunPSK" w:hint="cs"/>
                <w:color w:val="0D0D0D" w:themeColor="text1" w:themeTint="F2"/>
                <w:sz w:val="32"/>
                <w:szCs w:val="32"/>
              </w:rPr>
              <w:t>Lobby</w:t>
            </w:r>
          </w:p>
        </w:tc>
        <w:tc>
          <w:tcPr>
            <w:tcW w:w="4508" w:type="dxa"/>
          </w:tcPr>
          <w:p w14:paraId="343EC137" w14:textId="4CE08248" w:rsidR="004A7972" w:rsidRPr="009F7AC5" w:rsidRDefault="004A7972" w:rsidP="00740F29">
            <w:pPr>
              <w:jc w:val="center"/>
              <w:rPr>
                <w:rFonts w:ascii="TH SarabunPSK" w:hAnsi="TH SarabunPSK" w:cs="TH SarabunPSK"/>
                <w:color w:val="0D0D0D" w:themeColor="text1" w:themeTint="F2"/>
                <w:sz w:val="32"/>
                <w:szCs w:val="32"/>
                <w:cs/>
              </w:rPr>
            </w:pPr>
            <w:r w:rsidRPr="009F7AC5">
              <w:rPr>
                <w:rFonts w:ascii="TH SarabunPSK" w:hAnsi="TH SarabunPSK" w:cs="TH SarabunPSK" w:hint="cs"/>
                <w:color w:val="0D0D0D" w:themeColor="text1" w:themeTint="F2"/>
                <w:sz w:val="32"/>
                <w:szCs w:val="32"/>
              </w:rPr>
              <w:t>Scene 2</w:t>
            </w:r>
          </w:p>
        </w:tc>
      </w:tr>
      <w:tr w:rsidR="009F7AC5" w:rsidRPr="009F7AC5" w14:paraId="3D136305" w14:textId="77777777" w:rsidTr="004A7972">
        <w:tc>
          <w:tcPr>
            <w:tcW w:w="4508" w:type="dxa"/>
          </w:tcPr>
          <w:p w14:paraId="686D3737" w14:textId="56D1140F" w:rsidR="004A7972" w:rsidRPr="009F7AC5" w:rsidRDefault="00F82DD2" w:rsidP="00740F29">
            <w:pPr>
              <w:jc w:val="center"/>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rPr>
              <w:drawing>
                <wp:inline distT="0" distB="0" distL="0" distR="0" wp14:anchorId="440BF34D" wp14:editId="6005ABC5">
                  <wp:extent cx="2325369" cy="1307839"/>
                  <wp:effectExtent l="0" t="0" r="0" b="6985"/>
                  <wp:docPr id="981619033"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19033" name="รูปภาพ 17"/>
                          <pic:cNvPicPr>
                            <a:picLocks noChangeAspect="1" noChangeArrowheads="1"/>
                          </pic:cNvPicPr>
                        </pic:nvPicPr>
                        <pic:blipFill>
                          <a:blip r:embed="rId114" cstate="print">
                            <a:extLst>
                              <a:ext uri="{28A0092B-C50C-407E-A947-70E740481C1C}">
                                <a14:useLocalDpi xmlns:a14="http://schemas.microsoft.com/office/drawing/2010/main" val="0"/>
                              </a:ext>
                            </a:extLst>
                          </a:blip>
                          <a:stretch>
                            <a:fillRect/>
                          </a:stretch>
                        </pic:blipFill>
                        <pic:spPr bwMode="auto">
                          <a:xfrm>
                            <a:off x="0" y="0"/>
                            <a:ext cx="2325369" cy="1307839"/>
                          </a:xfrm>
                          <a:prstGeom prst="rect">
                            <a:avLst/>
                          </a:prstGeom>
                          <a:noFill/>
                          <a:ln>
                            <a:noFill/>
                          </a:ln>
                        </pic:spPr>
                      </pic:pic>
                    </a:graphicData>
                  </a:graphic>
                </wp:inline>
              </w:drawing>
            </w:r>
          </w:p>
        </w:tc>
        <w:tc>
          <w:tcPr>
            <w:tcW w:w="4508" w:type="dxa"/>
          </w:tcPr>
          <w:p w14:paraId="4600E70C" w14:textId="77777777" w:rsidR="003F2E57" w:rsidRPr="00657F3F" w:rsidRDefault="003F2E57" w:rsidP="003F2E57">
            <w:pPr>
              <w:rPr>
                <w:ins w:id="216" w:author="พานเพชร อนันรัมย์" w:date="2026-03-10T21:52:00Z"/>
                <w:rFonts w:ascii="TH SarabunPSK" w:hAnsi="TH SarabunPSK" w:cs="TH SarabunPSK"/>
                <w:sz w:val="28"/>
              </w:rPr>
            </w:pPr>
            <w:ins w:id="217" w:author="พานเพชร อนันรัมย์" w:date="2026-03-10T21:52:00Z">
              <w:r w:rsidRPr="00657F3F">
                <w:rPr>
                  <w:rFonts w:ascii="TH SarabunPSK" w:hAnsi="TH SarabunPSK" w:cs="TH SarabunPSK" w:hint="cs"/>
                  <w:sz w:val="28"/>
                  <w:cs/>
                </w:rPr>
                <w:t>สื่อและปฏิสัมพันธ์</w:t>
              </w:r>
            </w:ins>
          </w:p>
          <w:p w14:paraId="6E07E29A" w14:textId="77777777" w:rsidR="004A7972" w:rsidRPr="009F7AC5" w:rsidRDefault="00CB21EC">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พื้นหลัง</w:t>
            </w:r>
          </w:p>
          <w:p w14:paraId="1013BB72" w14:textId="77777777" w:rsidR="00CB21EC" w:rsidRPr="009F7AC5" w:rsidRDefault="00CB21EC">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ข้อความ – ตามโครงร่าง</w:t>
            </w:r>
          </w:p>
          <w:p w14:paraId="5289534D" w14:textId="77777777" w:rsidR="004A7972" w:rsidRPr="009F7AC5" w:rsidRDefault="00CB21EC">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รูปภาพ</w:t>
            </w:r>
          </w:p>
          <w:p w14:paraId="40EC1CA3" w14:textId="5A76E036" w:rsidR="006B654C" w:rsidRPr="009F7AC5" w:rsidRDefault="00061924">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เสียง - เสียงประกอบ</w:t>
            </w:r>
          </w:p>
        </w:tc>
      </w:tr>
      <w:tr w:rsidR="009F7AC5" w:rsidRPr="009F7AC5" w14:paraId="74305F7B" w14:textId="77777777" w:rsidTr="004A7972">
        <w:tc>
          <w:tcPr>
            <w:tcW w:w="4508" w:type="dxa"/>
          </w:tcPr>
          <w:p w14:paraId="71C9D242" w14:textId="77777777" w:rsidR="003F2E57" w:rsidRPr="009F7AC5" w:rsidRDefault="003F2E57" w:rsidP="003F2E57">
            <w:pPr>
              <w:jc w:val="center"/>
              <w:rPr>
                <w:rFonts w:ascii="TH SarabunPSK" w:hAnsi="TH SarabunPSK" w:cs="TH SarabunPSK"/>
                <w:color w:val="0D0D0D" w:themeColor="text1" w:themeTint="F2"/>
                <w:sz w:val="28"/>
              </w:rPr>
            </w:pPr>
            <w:ins w:id="218" w:author="พานเพชร อนันรัมย์" w:date="2026-03-10T21:52:00Z">
              <w:r w:rsidRPr="009F7AC5">
                <w:rPr>
                  <w:rFonts w:ascii="TH SarabunPSK" w:hAnsi="TH SarabunPSK" w:cs="TH SarabunPSK" w:hint="cs"/>
                  <w:color w:val="0D0D0D" w:themeColor="text1" w:themeTint="F2"/>
                  <w:sz w:val="28"/>
                  <w:cs/>
                </w:rPr>
                <w:t>ปฏิสัมพันธ์</w:t>
              </w:r>
              <w:r w:rsidRPr="009F7AC5">
                <w:rPr>
                  <w:rFonts w:ascii="TH SarabunPSK" w:hAnsi="TH SarabunPSK" w:cs="TH SarabunPSK" w:hint="cs"/>
                  <w:color w:val="0D0D0D" w:themeColor="text1" w:themeTint="F2"/>
                  <w:sz w:val="28"/>
                </w:rPr>
                <w:t xml:space="preserve"> / </w:t>
              </w:r>
              <w:r w:rsidRPr="009F7AC5">
                <w:rPr>
                  <w:rFonts w:ascii="TH SarabunPSK" w:hAnsi="TH SarabunPSK" w:cs="TH SarabunPSK" w:hint="cs"/>
                  <w:color w:val="0D0D0D" w:themeColor="text1" w:themeTint="F2"/>
                  <w:sz w:val="28"/>
                  <w:cs/>
                </w:rPr>
                <w:t>การโต้ตอบ</w:t>
              </w:r>
            </w:ins>
          </w:p>
          <w:p w14:paraId="55FF1A7A" w14:textId="77777777" w:rsidR="004A7972" w:rsidRPr="009F7AC5" w:rsidRDefault="00F927FE">
            <w:pPr>
              <w:pStyle w:val="a9"/>
              <w:numPr>
                <w:ilvl w:val="0"/>
                <w:numId w:val="10"/>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ปุ่มเล่นเกม</w:t>
            </w:r>
          </w:p>
          <w:p w14:paraId="5488DD00" w14:textId="77777777" w:rsidR="00F927FE" w:rsidRPr="009F7AC5" w:rsidRDefault="00F927FE">
            <w:pPr>
              <w:pStyle w:val="a9"/>
              <w:numPr>
                <w:ilvl w:val="0"/>
                <w:numId w:val="10"/>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ปุ่มสร้างห้อง</w:t>
            </w:r>
          </w:p>
          <w:p w14:paraId="66A903E8" w14:textId="77777777" w:rsidR="00F927FE" w:rsidRPr="009F7AC5" w:rsidRDefault="009443E8">
            <w:pPr>
              <w:pStyle w:val="a9"/>
              <w:numPr>
                <w:ilvl w:val="0"/>
                <w:numId w:val="10"/>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ปุ่มตั้งค่า</w:t>
            </w:r>
          </w:p>
          <w:p w14:paraId="2BCA8D6F" w14:textId="60130E46" w:rsidR="004A7972" w:rsidRPr="009F7AC5" w:rsidRDefault="009443E8">
            <w:pPr>
              <w:pStyle w:val="a9"/>
              <w:numPr>
                <w:ilvl w:val="0"/>
                <w:numId w:val="10"/>
              </w:num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28"/>
                <w:cs/>
              </w:rPr>
              <w:t>ปุ่มคลัง</w:t>
            </w:r>
          </w:p>
        </w:tc>
        <w:tc>
          <w:tcPr>
            <w:tcW w:w="4508" w:type="dxa"/>
          </w:tcPr>
          <w:p w14:paraId="42A17FF7" w14:textId="77777777" w:rsidR="003F2E57" w:rsidRPr="009F7AC5" w:rsidRDefault="003F2E57" w:rsidP="003F2E57">
            <w:pPr>
              <w:jc w:val="center"/>
              <w:rPr>
                <w:rFonts w:ascii="TH SarabunPSK" w:hAnsi="TH SarabunPSK" w:cs="TH SarabunPSK"/>
                <w:color w:val="0D0D0D" w:themeColor="text1" w:themeTint="F2"/>
                <w:sz w:val="28"/>
              </w:rPr>
            </w:pPr>
            <w:ins w:id="219" w:author="พานเพชร อนันรัมย์" w:date="2026-03-10T21:52:00Z">
              <w:r w:rsidRPr="009F7AC5">
                <w:rPr>
                  <w:rFonts w:ascii="TH SarabunPSK" w:hAnsi="TH SarabunPSK" w:cs="TH SarabunPSK" w:hint="cs"/>
                  <w:color w:val="0D0D0D" w:themeColor="text1" w:themeTint="F2"/>
                  <w:sz w:val="28"/>
                  <w:cs/>
                </w:rPr>
                <w:t>การเชื่อมโยง</w:t>
              </w:r>
            </w:ins>
          </w:p>
          <w:p w14:paraId="73540540" w14:textId="1F2A1A5B" w:rsidR="009443E8" w:rsidRPr="009F7AC5" w:rsidRDefault="00DF2011">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เมื่อกดปุ่ม</w:t>
            </w:r>
            <w:r w:rsidR="00CC7B05" w:rsidRPr="009F7AC5">
              <w:rPr>
                <w:rFonts w:ascii="TH SarabunPSK" w:hAnsi="TH SarabunPSK" w:cs="TH SarabunPSK" w:hint="cs"/>
                <w:color w:val="0D0D0D" w:themeColor="text1" w:themeTint="F2"/>
                <w:sz w:val="28"/>
                <w:cs/>
              </w:rPr>
              <w:t>คลัง</w:t>
            </w:r>
            <w:r w:rsidRPr="009F7AC5">
              <w:rPr>
                <w:rFonts w:ascii="TH SarabunPSK" w:hAnsi="TH SarabunPSK" w:cs="TH SarabunPSK" w:hint="cs"/>
                <w:color w:val="0D0D0D" w:themeColor="text1" w:themeTint="F2"/>
                <w:sz w:val="28"/>
                <w:cs/>
              </w:rPr>
              <w:t>จะเชื่อม</w:t>
            </w:r>
            <w:r w:rsidR="00832824" w:rsidRPr="009F7AC5">
              <w:rPr>
                <w:rFonts w:ascii="TH SarabunPSK" w:hAnsi="TH SarabunPSK" w:cs="TH SarabunPSK" w:hint="cs"/>
                <w:color w:val="0D0D0D" w:themeColor="text1" w:themeTint="F2"/>
                <w:sz w:val="28"/>
                <w:cs/>
              </w:rPr>
              <w:t xml:space="preserve">โยงไป </w:t>
            </w:r>
            <w:r w:rsidR="00CC7B05" w:rsidRPr="009F7AC5">
              <w:rPr>
                <w:rFonts w:ascii="TH SarabunPSK" w:hAnsi="TH SarabunPSK" w:cs="TH SarabunPSK" w:hint="cs"/>
                <w:color w:val="0D0D0D" w:themeColor="text1" w:themeTint="F2"/>
                <w:sz w:val="28"/>
              </w:rPr>
              <w:t xml:space="preserve">Scene </w:t>
            </w:r>
            <w:r w:rsidR="00832824" w:rsidRPr="009F7AC5">
              <w:rPr>
                <w:rFonts w:ascii="TH SarabunPSK" w:hAnsi="TH SarabunPSK" w:cs="TH SarabunPSK" w:hint="cs"/>
                <w:color w:val="0D0D0D" w:themeColor="text1" w:themeTint="F2"/>
                <w:sz w:val="28"/>
              </w:rPr>
              <w:t>3</w:t>
            </w:r>
          </w:p>
          <w:p w14:paraId="198E4B6B" w14:textId="24072B1F" w:rsidR="00FE0A42" w:rsidRPr="009F7AC5" w:rsidRDefault="00FE0A42">
            <w:pPr>
              <w:pStyle w:val="a9"/>
              <w:numPr>
                <w:ilvl w:val="0"/>
                <w:numId w:val="11"/>
              </w:numPr>
              <w:rPr>
                <w:ins w:id="220" w:author="พานเพชร อนันรัมย์" w:date="2026-03-10T21:52:00Z"/>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เมื่อกดปุ่มสร้างห้องจะเชื่อมโยงไป </w:t>
            </w:r>
            <w:r w:rsidRPr="009F7AC5">
              <w:rPr>
                <w:rFonts w:ascii="TH SarabunPSK" w:hAnsi="TH SarabunPSK" w:cs="TH SarabunPSK" w:hint="cs"/>
                <w:color w:val="0D0D0D" w:themeColor="text1" w:themeTint="F2"/>
                <w:sz w:val="28"/>
              </w:rPr>
              <w:t xml:space="preserve">Scene 4 </w:t>
            </w:r>
          </w:p>
          <w:p w14:paraId="35534473" w14:textId="420E133D" w:rsidR="00333279" w:rsidRPr="009F7AC5" w:rsidRDefault="00333279">
            <w:pPr>
              <w:pStyle w:val="a9"/>
              <w:numPr>
                <w:ilvl w:val="0"/>
                <w:numId w:val="11"/>
              </w:numPr>
              <w:rPr>
                <w:ins w:id="221" w:author="พานเพชร อนันรัมย์" w:date="2026-03-10T21:52:00Z"/>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เมื่อกดปุ่ม</w:t>
            </w:r>
            <w:r w:rsidR="00967497" w:rsidRPr="009F7AC5">
              <w:rPr>
                <w:rFonts w:ascii="TH SarabunPSK" w:hAnsi="TH SarabunPSK" w:cs="TH SarabunPSK" w:hint="cs"/>
                <w:color w:val="0D0D0D" w:themeColor="text1" w:themeTint="F2"/>
                <w:sz w:val="28"/>
                <w:cs/>
              </w:rPr>
              <w:t>เล่นเกม</w:t>
            </w:r>
            <w:r w:rsidRPr="009F7AC5">
              <w:rPr>
                <w:rFonts w:ascii="TH SarabunPSK" w:hAnsi="TH SarabunPSK" w:cs="TH SarabunPSK" w:hint="cs"/>
                <w:color w:val="0D0D0D" w:themeColor="text1" w:themeTint="F2"/>
                <w:sz w:val="28"/>
                <w:cs/>
              </w:rPr>
              <w:t xml:space="preserve">จะเชื่อมโยงไป </w:t>
            </w:r>
            <w:r w:rsidRPr="009F7AC5">
              <w:rPr>
                <w:rFonts w:ascii="TH SarabunPSK" w:hAnsi="TH SarabunPSK" w:cs="TH SarabunPSK" w:hint="cs"/>
                <w:color w:val="0D0D0D" w:themeColor="text1" w:themeTint="F2"/>
                <w:sz w:val="28"/>
              </w:rPr>
              <w:t xml:space="preserve">Scene </w:t>
            </w:r>
            <w:r w:rsidR="00FE0A42" w:rsidRPr="009F7AC5">
              <w:rPr>
                <w:rFonts w:ascii="TH SarabunPSK" w:hAnsi="TH SarabunPSK" w:cs="TH SarabunPSK" w:hint="cs"/>
                <w:color w:val="0D0D0D" w:themeColor="text1" w:themeTint="F2"/>
                <w:sz w:val="28"/>
              </w:rPr>
              <w:t>5</w:t>
            </w:r>
          </w:p>
          <w:p w14:paraId="14A0B444" w14:textId="77777777" w:rsidR="004A7972" w:rsidRPr="009F7AC5" w:rsidRDefault="004A7972" w:rsidP="00E91751">
            <w:pPr>
              <w:keepNext/>
              <w:jc w:val="center"/>
              <w:rPr>
                <w:rFonts w:ascii="TH SarabunPSK" w:hAnsi="TH SarabunPSK" w:cs="TH SarabunPSK"/>
                <w:color w:val="0D0D0D" w:themeColor="text1" w:themeTint="F2"/>
                <w:sz w:val="28"/>
              </w:rPr>
            </w:pPr>
          </w:p>
        </w:tc>
      </w:tr>
    </w:tbl>
    <w:p w14:paraId="2ECB13E1" w14:textId="0864212C" w:rsidR="00BC5D1F" w:rsidRDefault="00BC5D1F" w:rsidP="00BC5D1F">
      <w:pPr>
        <w:jc w:val="center"/>
        <w:rPr>
          <w:rFonts w:ascii="TH SarabunPSK" w:hAnsi="TH SarabunPSK" w:cs="TH SarabunPSK"/>
          <w:color w:val="0D0D0D" w:themeColor="text1" w:themeTint="F2"/>
          <w:sz w:val="32"/>
          <w:szCs w:val="32"/>
        </w:rPr>
      </w:pPr>
    </w:p>
    <w:p w14:paraId="6DED832D" w14:textId="734407A2" w:rsidR="00E91751" w:rsidRPr="00E91751" w:rsidRDefault="00E91751" w:rsidP="00E91751">
      <w:pPr>
        <w:pStyle w:val="af3"/>
        <w:jc w:val="center"/>
        <w:rPr>
          <w:rFonts w:ascii="TH SarabunPSK" w:hAnsi="TH SarabunPSK" w:cs="TH SarabunPSK"/>
          <w:i w:val="0"/>
          <w:iCs w:val="0"/>
          <w:color w:val="000000" w:themeColor="text1"/>
          <w:sz w:val="32"/>
          <w:szCs w:val="32"/>
          <w:cs/>
        </w:rPr>
      </w:pPr>
      <w:bookmarkStart w:id="222" w:name="_Toc241852560"/>
      <w:bookmarkStart w:id="223" w:name="_Toc241852952"/>
      <w:r w:rsidRPr="00E91751">
        <w:rPr>
          <w:rFonts w:ascii="TH SarabunPSK" w:hAnsi="TH SarabunPSK" w:cs="TH SarabunPSK" w:hint="cs"/>
          <w:i w:val="0"/>
          <w:iCs w:val="0"/>
          <w:color w:val="000000" w:themeColor="text1"/>
          <w:sz w:val="32"/>
          <w:szCs w:val="32"/>
          <w:cs/>
        </w:rPr>
        <w:lastRenderedPageBreak/>
        <w:t xml:space="preserve">ตารางที่ </w:t>
      </w:r>
      <w:r w:rsidRPr="00E91751">
        <w:rPr>
          <w:rFonts w:ascii="TH SarabunPSK" w:hAnsi="TH SarabunPSK" w:cs="TH SarabunPSK" w:hint="cs"/>
          <w:i w:val="0"/>
          <w:iCs w:val="0"/>
          <w:color w:val="000000" w:themeColor="text1"/>
          <w:sz w:val="32"/>
          <w:szCs w:val="32"/>
        </w:rPr>
        <w:t>3.</w:t>
      </w:r>
      <w:r w:rsidRPr="00E91751">
        <w:rPr>
          <w:rFonts w:ascii="TH SarabunPSK" w:hAnsi="TH SarabunPSK" w:cs="TH SarabunPSK" w:hint="cs"/>
          <w:i w:val="0"/>
          <w:iCs w:val="0"/>
          <w:color w:val="000000" w:themeColor="text1"/>
          <w:sz w:val="32"/>
          <w:szCs w:val="32"/>
        </w:rPr>
        <w:fldChar w:fldCharType="begin"/>
      </w:r>
      <w:r w:rsidRPr="00E91751">
        <w:rPr>
          <w:rFonts w:ascii="TH SarabunPSK" w:hAnsi="TH SarabunPSK" w:cs="TH SarabunPSK" w:hint="cs"/>
          <w:i w:val="0"/>
          <w:iCs w:val="0"/>
          <w:color w:val="000000" w:themeColor="text1"/>
          <w:sz w:val="32"/>
          <w:szCs w:val="32"/>
        </w:rPr>
        <w:instrText xml:space="preserve"> SEQ </w:instrText>
      </w:r>
      <w:r w:rsidRPr="00E91751">
        <w:rPr>
          <w:rFonts w:ascii="TH SarabunPSK" w:hAnsi="TH SarabunPSK" w:cs="TH SarabunPSK" w:hint="cs"/>
          <w:i w:val="0"/>
          <w:iCs w:val="0"/>
          <w:color w:val="000000" w:themeColor="text1"/>
          <w:sz w:val="32"/>
          <w:szCs w:val="32"/>
          <w:cs/>
        </w:rPr>
        <w:instrText>ตารางที่</w:instrText>
      </w:r>
      <w:r w:rsidRPr="00E91751">
        <w:rPr>
          <w:rFonts w:ascii="TH SarabunPSK" w:hAnsi="TH SarabunPSK" w:cs="TH SarabunPSK" w:hint="cs"/>
          <w:i w:val="0"/>
          <w:iCs w:val="0"/>
          <w:color w:val="000000" w:themeColor="text1"/>
          <w:sz w:val="32"/>
          <w:szCs w:val="32"/>
        </w:rPr>
        <w:instrText xml:space="preserve">_3. \* ARABIC </w:instrText>
      </w:r>
      <w:r w:rsidRPr="00E91751">
        <w:rPr>
          <w:rFonts w:ascii="TH SarabunPSK" w:hAnsi="TH SarabunPSK" w:cs="TH SarabunPSK" w:hint="cs"/>
          <w:i w:val="0"/>
          <w:iCs w:val="0"/>
          <w:color w:val="000000" w:themeColor="text1"/>
          <w:sz w:val="32"/>
          <w:szCs w:val="32"/>
        </w:rPr>
        <w:fldChar w:fldCharType="separate"/>
      </w:r>
      <w:r w:rsidR="00745CD2">
        <w:rPr>
          <w:rFonts w:ascii="TH SarabunPSK" w:hAnsi="TH SarabunPSK" w:cs="TH SarabunPSK"/>
          <w:i w:val="0"/>
          <w:iCs w:val="0"/>
          <w:noProof/>
          <w:color w:val="000000" w:themeColor="text1"/>
          <w:sz w:val="32"/>
          <w:szCs w:val="32"/>
        </w:rPr>
        <w:t>10</w:t>
      </w:r>
      <w:r w:rsidRPr="00E91751">
        <w:rPr>
          <w:rFonts w:ascii="TH SarabunPSK" w:hAnsi="TH SarabunPSK" w:cs="TH SarabunPSK" w:hint="cs"/>
          <w:i w:val="0"/>
          <w:iCs w:val="0"/>
          <w:color w:val="000000" w:themeColor="text1"/>
          <w:sz w:val="32"/>
          <w:szCs w:val="32"/>
        </w:rPr>
        <w:fldChar w:fldCharType="end"/>
      </w:r>
      <w:r w:rsidRPr="00E91751">
        <w:rPr>
          <w:rFonts w:ascii="TH SarabunPSK" w:hAnsi="TH SarabunPSK" w:cs="TH SarabunPSK" w:hint="cs"/>
          <w:i w:val="0"/>
          <w:iCs w:val="0"/>
          <w:color w:val="000000" w:themeColor="text1"/>
          <w:sz w:val="32"/>
          <w:szCs w:val="32"/>
        </w:rPr>
        <w:t xml:space="preserve"> </w:t>
      </w:r>
      <w:r w:rsidRPr="00E91751">
        <w:rPr>
          <w:rFonts w:ascii="TH SarabunPSK" w:hAnsi="TH SarabunPSK" w:cs="TH SarabunPSK" w:hint="cs"/>
          <w:i w:val="0"/>
          <w:iCs w:val="0"/>
          <w:color w:val="000000" w:themeColor="text1"/>
          <w:sz w:val="32"/>
          <w:szCs w:val="32"/>
          <w:cs/>
        </w:rPr>
        <w:t xml:space="preserve">แสดงอ็อบเจกต์และสตอรี่บอร์ด ซีนที่ </w:t>
      </w:r>
      <w:r w:rsidRPr="00E91751">
        <w:rPr>
          <w:rFonts w:ascii="TH SarabunPSK" w:hAnsi="TH SarabunPSK" w:cs="TH SarabunPSK" w:hint="cs"/>
          <w:i w:val="0"/>
          <w:iCs w:val="0"/>
          <w:color w:val="000000" w:themeColor="text1"/>
          <w:sz w:val="32"/>
          <w:szCs w:val="32"/>
        </w:rPr>
        <w:t>3</w:t>
      </w:r>
      <w:bookmarkEnd w:id="222"/>
      <w:bookmarkEnd w:id="223"/>
    </w:p>
    <w:tbl>
      <w:tblPr>
        <w:tblStyle w:val="af4"/>
        <w:tblW w:w="0" w:type="auto"/>
        <w:tblLook w:val="04A0" w:firstRow="1" w:lastRow="0" w:firstColumn="1" w:lastColumn="0" w:noHBand="0" w:noVBand="1"/>
      </w:tblPr>
      <w:tblGrid>
        <w:gridCol w:w="4508"/>
        <w:gridCol w:w="4508"/>
      </w:tblGrid>
      <w:tr w:rsidR="009F7AC5" w:rsidRPr="009F7AC5" w14:paraId="5FFF32A2" w14:textId="77777777" w:rsidTr="0081255B">
        <w:tc>
          <w:tcPr>
            <w:tcW w:w="4508" w:type="dxa"/>
          </w:tcPr>
          <w:p w14:paraId="3FC66F49" w14:textId="3070B6F2" w:rsidR="00BC5D1F" w:rsidRPr="009F7AC5" w:rsidRDefault="00BC5D1F" w:rsidP="0081255B">
            <w:pPr>
              <w:jc w:val="center"/>
              <w:rPr>
                <w:rFonts w:ascii="TH SarabunPSK" w:hAnsi="TH SarabunPSK" w:cs="TH SarabunPSK"/>
                <w:color w:val="0D0D0D" w:themeColor="text1" w:themeTint="F2"/>
                <w:sz w:val="32"/>
                <w:szCs w:val="32"/>
                <w:cs/>
              </w:rPr>
            </w:pPr>
            <w:r w:rsidRPr="009F7AC5">
              <w:rPr>
                <w:rFonts w:ascii="TH SarabunPSK" w:hAnsi="TH SarabunPSK" w:cs="TH SarabunPSK" w:hint="cs"/>
                <w:color w:val="0D0D0D" w:themeColor="text1" w:themeTint="F2"/>
                <w:sz w:val="32"/>
                <w:szCs w:val="32"/>
                <w:cs/>
              </w:rPr>
              <w:t>เนื้อหาหน้า</w:t>
            </w:r>
            <w:r w:rsidR="00921E72" w:rsidRPr="009F7AC5">
              <w:rPr>
                <w:rFonts w:ascii="TH SarabunPSK" w:hAnsi="TH SarabunPSK" w:cs="TH SarabunPSK" w:hint="cs"/>
                <w:color w:val="0D0D0D" w:themeColor="text1" w:themeTint="F2"/>
                <w:sz w:val="32"/>
                <w:szCs w:val="32"/>
                <w:cs/>
              </w:rPr>
              <w:t xml:space="preserve"> คลัง</w:t>
            </w:r>
          </w:p>
        </w:tc>
        <w:tc>
          <w:tcPr>
            <w:tcW w:w="4508" w:type="dxa"/>
          </w:tcPr>
          <w:p w14:paraId="3AA82779" w14:textId="5CBFF56A" w:rsidR="00BC5D1F" w:rsidRPr="009F7AC5" w:rsidRDefault="00BC5D1F" w:rsidP="0081255B">
            <w:pPr>
              <w:jc w:val="center"/>
              <w:rPr>
                <w:rFonts w:ascii="TH SarabunPSK" w:hAnsi="TH SarabunPSK" w:cs="TH SarabunPSK"/>
                <w:color w:val="0D0D0D" w:themeColor="text1" w:themeTint="F2"/>
                <w:sz w:val="32"/>
                <w:szCs w:val="32"/>
                <w:cs/>
              </w:rPr>
            </w:pPr>
            <w:r w:rsidRPr="009F7AC5">
              <w:rPr>
                <w:rFonts w:ascii="TH SarabunPSK" w:hAnsi="TH SarabunPSK" w:cs="TH SarabunPSK" w:hint="cs"/>
                <w:color w:val="0D0D0D" w:themeColor="text1" w:themeTint="F2"/>
                <w:sz w:val="32"/>
                <w:szCs w:val="32"/>
              </w:rPr>
              <w:t xml:space="preserve">Scene </w:t>
            </w:r>
            <w:r w:rsidR="001D4151" w:rsidRPr="009F7AC5">
              <w:rPr>
                <w:rFonts w:ascii="TH SarabunPSK" w:hAnsi="TH SarabunPSK" w:cs="TH SarabunPSK" w:hint="cs"/>
                <w:color w:val="0D0D0D" w:themeColor="text1" w:themeTint="F2"/>
                <w:sz w:val="32"/>
                <w:szCs w:val="32"/>
              </w:rPr>
              <w:t>3</w:t>
            </w:r>
          </w:p>
        </w:tc>
      </w:tr>
      <w:tr w:rsidR="009F7AC5" w:rsidRPr="009F7AC5" w14:paraId="0A0E2A93" w14:textId="77777777" w:rsidTr="0081255B">
        <w:tc>
          <w:tcPr>
            <w:tcW w:w="4508" w:type="dxa"/>
          </w:tcPr>
          <w:p w14:paraId="5C465D59" w14:textId="23D0A052" w:rsidR="00BC5D1F" w:rsidRPr="009F7AC5" w:rsidRDefault="005442B7" w:rsidP="0081255B">
            <w:pPr>
              <w:jc w:val="center"/>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rPr>
              <w:drawing>
                <wp:inline distT="0" distB="0" distL="0" distR="0" wp14:anchorId="21243B53" wp14:editId="2AE64C31">
                  <wp:extent cx="2266217" cy="1274304"/>
                  <wp:effectExtent l="0" t="0" r="1270" b="2540"/>
                  <wp:docPr id="163004396"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4396" name="รูปภาพ 18"/>
                          <pic:cNvPicPr>
                            <a:picLocks noChangeAspect="1" noChangeArrowheads="1"/>
                          </pic:cNvPicPr>
                        </pic:nvPicPr>
                        <pic:blipFill>
                          <a:blip r:embed="rId115" cstate="print">
                            <a:extLst>
                              <a:ext uri="{28A0092B-C50C-407E-A947-70E740481C1C}">
                                <a14:useLocalDpi xmlns:a14="http://schemas.microsoft.com/office/drawing/2010/main" val="0"/>
                              </a:ext>
                            </a:extLst>
                          </a:blip>
                          <a:stretch>
                            <a:fillRect/>
                          </a:stretch>
                        </pic:blipFill>
                        <pic:spPr bwMode="auto">
                          <a:xfrm>
                            <a:off x="0" y="0"/>
                            <a:ext cx="2266217" cy="1274304"/>
                          </a:xfrm>
                          <a:prstGeom prst="rect">
                            <a:avLst/>
                          </a:prstGeom>
                          <a:noFill/>
                          <a:ln>
                            <a:noFill/>
                          </a:ln>
                        </pic:spPr>
                      </pic:pic>
                    </a:graphicData>
                  </a:graphic>
                </wp:inline>
              </w:drawing>
            </w:r>
          </w:p>
        </w:tc>
        <w:tc>
          <w:tcPr>
            <w:tcW w:w="4508" w:type="dxa"/>
          </w:tcPr>
          <w:p w14:paraId="1277F9C6" w14:textId="77777777" w:rsidR="00BC5D1F" w:rsidRPr="009F7AC5" w:rsidRDefault="00BC5D1F" w:rsidP="0081255B">
            <w:pPr>
              <w:rPr>
                <w:ins w:id="224" w:author="พานเพชร อนันรัมย์" w:date="2026-03-10T21:52:00Z"/>
                <w:rFonts w:ascii="TH SarabunPSK" w:hAnsi="TH SarabunPSK" w:cs="TH SarabunPSK"/>
                <w:color w:val="0D0D0D" w:themeColor="text1" w:themeTint="F2"/>
                <w:sz w:val="28"/>
              </w:rPr>
            </w:pPr>
            <w:ins w:id="225" w:author="พานเพชร อนันรัมย์" w:date="2026-03-10T21:52:00Z">
              <w:r w:rsidRPr="009F7AC5">
                <w:rPr>
                  <w:rFonts w:ascii="TH SarabunPSK" w:hAnsi="TH SarabunPSK" w:cs="TH SarabunPSK" w:hint="cs"/>
                  <w:color w:val="0D0D0D" w:themeColor="text1" w:themeTint="F2"/>
                  <w:sz w:val="28"/>
                  <w:cs/>
                </w:rPr>
                <w:t>สื่อและปฏิสัมพันธ์</w:t>
              </w:r>
            </w:ins>
          </w:p>
          <w:p w14:paraId="1FB5DDA0" w14:textId="77777777" w:rsidR="00BC5D1F" w:rsidRPr="009F7AC5" w:rsidRDefault="00BC5D1F">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พื้นหลัง</w:t>
            </w:r>
          </w:p>
          <w:p w14:paraId="1F03FB8C" w14:textId="77777777" w:rsidR="00BC5D1F" w:rsidRPr="009F7AC5" w:rsidRDefault="00BC5D1F">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ข้อความ – ตามโครงร่าง</w:t>
            </w:r>
          </w:p>
          <w:p w14:paraId="17EDABB2" w14:textId="77777777" w:rsidR="00BC5D1F" w:rsidRPr="009F7AC5" w:rsidRDefault="00BC5D1F">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รูปภาพ</w:t>
            </w:r>
          </w:p>
          <w:p w14:paraId="76D5FB14" w14:textId="13E0934C" w:rsidR="00A04721" w:rsidRPr="009F7AC5" w:rsidRDefault="00A04721">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เสียง - เสียงประกอบ</w:t>
            </w:r>
          </w:p>
        </w:tc>
      </w:tr>
      <w:tr w:rsidR="009F7AC5" w:rsidRPr="009F7AC5" w14:paraId="18510D5B" w14:textId="77777777" w:rsidTr="0081255B">
        <w:tc>
          <w:tcPr>
            <w:tcW w:w="4508" w:type="dxa"/>
          </w:tcPr>
          <w:p w14:paraId="5C840A10" w14:textId="77777777" w:rsidR="00BC5D1F" w:rsidRPr="009F7AC5" w:rsidRDefault="00BC5D1F" w:rsidP="0081255B">
            <w:pPr>
              <w:jc w:val="center"/>
              <w:rPr>
                <w:rFonts w:ascii="TH SarabunPSK" w:hAnsi="TH SarabunPSK" w:cs="TH SarabunPSK"/>
                <w:color w:val="0D0D0D" w:themeColor="text1" w:themeTint="F2"/>
                <w:sz w:val="28"/>
              </w:rPr>
            </w:pPr>
            <w:ins w:id="226" w:author="พานเพชร อนันรัมย์" w:date="2026-03-10T21:52:00Z">
              <w:r w:rsidRPr="009F7AC5">
                <w:rPr>
                  <w:rFonts w:ascii="TH SarabunPSK" w:hAnsi="TH SarabunPSK" w:cs="TH SarabunPSK" w:hint="cs"/>
                  <w:color w:val="0D0D0D" w:themeColor="text1" w:themeTint="F2"/>
                  <w:sz w:val="28"/>
                  <w:cs/>
                </w:rPr>
                <w:t>ปฏิสัมพันธ์</w:t>
              </w:r>
              <w:r w:rsidRPr="009F7AC5">
                <w:rPr>
                  <w:rFonts w:ascii="TH SarabunPSK" w:hAnsi="TH SarabunPSK" w:cs="TH SarabunPSK" w:hint="cs"/>
                  <w:color w:val="0D0D0D" w:themeColor="text1" w:themeTint="F2"/>
                  <w:sz w:val="28"/>
                </w:rPr>
                <w:t xml:space="preserve"> / </w:t>
              </w:r>
              <w:r w:rsidRPr="009F7AC5">
                <w:rPr>
                  <w:rFonts w:ascii="TH SarabunPSK" w:hAnsi="TH SarabunPSK" w:cs="TH SarabunPSK" w:hint="cs"/>
                  <w:color w:val="0D0D0D" w:themeColor="text1" w:themeTint="F2"/>
                  <w:sz w:val="28"/>
                  <w:cs/>
                </w:rPr>
                <w:t>การโต้ตอบ</w:t>
              </w:r>
            </w:ins>
          </w:p>
          <w:p w14:paraId="0E580395" w14:textId="77777777" w:rsidR="00BC5D1F" w:rsidRPr="009F7AC5" w:rsidRDefault="0051251C">
            <w:pPr>
              <w:pStyle w:val="a9"/>
              <w:numPr>
                <w:ilvl w:val="0"/>
                <w:numId w:val="10"/>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ปุ่มย้อนกลับ</w:t>
            </w:r>
          </w:p>
          <w:p w14:paraId="4F49576F" w14:textId="77777777" w:rsidR="009139C9" w:rsidRPr="009F7AC5" w:rsidRDefault="009139C9">
            <w:pPr>
              <w:pStyle w:val="a9"/>
              <w:numPr>
                <w:ilvl w:val="0"/>
                <w:numId w:val="10"/>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ปุ่มเลือกยาน</w:t>
            </w:r>
          </w:p>
          <w:p w14:paraId="177B8EEC" w14:textId="77777777" w:rsidR="009139C9" w:rsidRPr="009F7AC5" w:rsidRDefault="009139C9">
            <w:pPr>
              <w:pStyle w:val="a9"/>
              <w:numPr>
                <w:ilvl w:val="0"/>
                <w:numId w:val="10"/>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ปุ่มเลือกความสามารถ </w:t>
            </w:r>
            <w:r w:rsidR="00A14F2A" w:rsidRPr="009F7AC5">
              <w:rPr>
                <w:rFonts w:ascii="TH SarabunPSK" w:hAnsi="TH SarabunPSK" w:cs="TH SarabunPSK" w:hint="cs"/>
                <w:color w:val="0D0D0D" w:themeColor="text1" w:themeTint="F2"/>
                <w:sz w:val="28"/>
              </w:rPr>
              <w:t>Skill</w:t>
            </w:r>
          </w:p>
          <w:p w14:paraId="76085A54" w14:textId="45B4CCE7" w:rsidR="00A14F2A" w:rsidRPr="009F7AC5" w:rsidRDefault="00A14F2A">
            <w:pPr>
              <w:pStyle w:val="a9"/>
              <w:numPr>
                <w:ilvl w:val="0"/>
                <w:numId w:val="10"/>
              </w:num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28"/>
                <w:cs/>
              </w:rPr>
              <w:t>ปุ่มยืนยันการเลือก</w:t>
            </w:r>
          </w:p>
        </w:tc>
        <w:tc>
          <w:tcPr>
            <w:tcW w:w="4508" w:type="dxa"/>
          </w:tcPr>
          <w:p w14:paraId="397E4CD7" w14:textId="77777777" w:rsidR="00BC5D1F" w:rsidRPr="009F7AC5" w:rsidRDefault="00BC5D1F" w:rsidP="0081255B">
            <w:pPr>
              <w:jc w:val="center"/>
              <w:rPr>
                <w:rFonts w:ascii="TH SarabunPSK" w:hAnsi="TH SarabunPSK" w:cs="TH SarabunPSK"/>
                <w:color w:val="0D0D0D" w:themeColor="text1" w:themeTint="F2"/>
                <w:sz w:val="28"/>
              </w:rPr>
            </w:pPr>
            <w:ins w:id="227" w:author="พานเพชร อนันรัมย์" w:date="2026-03-10T21:52:00Z">
              <w:r w:rsidRPr="009F7AC5">
                <w:rPr>
                  <w:rFonts w:ascii="TH SarabunPSK" w:hAnsi="TH SarabunPSK" w:cs="TH SarabunPSK" w:hint="cs"/>
                  <w:color w:val="0D0D0D" w:themeColor="text1" w:themeTint="F2"/>
                  <w:sz w:val="28"/>
                  <w:cs/>
                </w:rPr>
                <w:t>การเชื่อมโยง</w:t>
              </w:r>
            </w:ins>
          </w:p>
          <w:p w14:paraId="423C2480" w14:textId="1BBCBA82" w:rsidR="00BC5D1F" w:rsidRPr="009F7AC5" w:rsidRDefault="00144479" w:rsidP="00E91751">
            <w:pPr>
              <w:pStyle w:val="a9"/>
              <w:keepNext/>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เมื่อกดปุ่มย้อนกลับจะเชื่อมโยงไป </w:t>
            </w:r>
            <w:r w:rsidRPr="009F7AC5">
              <w:rPr>
                <w:rFonts w:ascii="TH SarabunPSK" w:hAnsi="TH SarabunPSK" w:cs="TH SarabunPSK" w:hint="cs"/>
                <w:color w:val="0D0D0D" w:themeColor="text1" w:themeTint="F2"/>
                <w:sz w:val="28"/>
              </w:rPr>
              <w:t>Scene 2</w:t>
            </w:r>
          </w:p>
        </w:tc>
      </w:tr>
    </w:tbl>
    <w:p w14:paraId="2204B0E3" w14:textId="2A6A2C70" w:rsidR="002B0EE7" w:rsidRDefault="002B0EE7" w:rsidP="002B0EE7">
      <w:pPr>
        <w:jc w:val="center"/>
        <w:rPr>
          <w:rFonts w:ascii="TH SarabunPSK" w:hAnsi="TH SarabunPSK" w:cs="TH SarabunPSK"/>
          <w:color w:val="0D0D0D" w:themeColor="text1" w:themeTint="F2"/>
          <w:sz w:val="32"/>
          <w:szCs w:val="32"/>
        </w:rPr>
      </w:pPr>
    </w:p>
    <w:p w14:paraId="032F5A71" w14:textId="00D34BB7" w:rsidR="00E91751" w:rsidRPr="00595CF1" w:rsidRDefault="00595CF1" w:rsidP="00595CF1">
      <w:pPr>
        <w:pStyle w:val="af3"/>
        <w:jc w:val="center"/>
        <w:rPr>
          <w:rFonts w:ascii="TH SarabunPSK" w:hAnsi="TH SarabunPSK" w:cs="TH SarabunPSK"/>
          <w:i w:val="0"/>
          <w:iCs w:val="0"/>
          <w:color w:val="000000" w:themeColor="text1"/>
          <w:sz w:val="32"/>
          <w:szCs w:val="32"/>
          <w:cs/>
        </w:rPr>
      </w:pPr>
      <w:bookmarkStart w:id="228" w:name="_Toc241852561"/>
      <w:bookmarkStart w:id="229" w:name="_Toc241852953"/>
      <w:r w:rsidRPr="00595CF1">
        <w:rPr>
          <w:rFonts w:ascii="TH SarabunPSK" w:hAnsi="TH SarabunPSK" w:cs="TH SarabunPSK" w:hint="cs"/>
          <w:i w:val="0"/>
          <w:iCs w:val="0"/>
          <w:color w:val="000000" w:themeColor="text1"/>
          <w:sz w:val="32"/>
          <w:szCs w:val="32"/>
          <w:cs/>
        </w:rPr>
        <w:t xml:space="preserve">ตารางที่ </w:t>
      </w:r>
      <w:r w:rsidRPr="00595CF1">
        <w:rPr>
          <w:rFonts w:ascii="TH SarabunPSK" w:hAnsi="TH SarabunPSK" w:cs="TH SarabunPSK" w:hint="cs"/>
          <w:i w:val="0"/>
          <w:iCs w:val="0"/>
          <w:color w:val="000000" w:themeColor="text1"/>
          <w:sz w:val="32"/>
          <w:szCs w:val="32"/>
        </w:rPr>
        <w:t>3.</w:t>
      </w:r>
      <w:r w:rsidRPr="00595CF1">
        <w:rPr>
          <w:rFonts w:ascii="TH SarabunPSK" w:hAnsi="TH SarabunPSK" w:cs="TH SarabunPSK" w:hint="cs"/>
          <w:i w:val="0"/>
          <w:iCs w:val="0"/>
          <w:color w:val="000000" w:themeColor="text1"/>
          <w:sz w:val="32"/>
          <w:szCs w:val="32"/>
        </w:rPr>
        <w:fldChar w:fldCharType="begin"/>
      </w:r>
      <w:r w:rsidRPr="00595CF1">
        <w:rPr>
          <w:rFonts w:ascii="TH SarabunPSK" w:hAnsi="TH SarabunPSK" w:cs="TH SarabunPSK" w:hint="cs"/>
          <w:i w:val="0"/>
          <w:iCs w:val="0"/>
          <w:color w:val="000000" w:themeColor="text1"/>
          <w:sz w:val="32"/>
          <w:szCs w:val="32"/>
        </w:rPr>
        <w:instrText xml:space="preserve"> SEQ </w:instrText>
      </w:r>
      <w:r w:rsidRPr="00595CF1">
        <w:rPr>
          <w:rFonts w:ascii="TH SarabunPSK" w:hAnsi="TH SarabunPSK" w:cs="TH SarabunPSK" w:hint="cs"/>
          <w:i w:val="0"/>
          <w:iCs w:val="0"/>
          <w:color w:val="000000" w:themeColor="text1"/>
          <w:sz w:val="32"/>
          <w:szCs w:val="32"/>
          <w:cs/>
        </w:rPr>
        <w:instrText>ตารางที่</w:instrText>
      </w:r>
      <w:r w:rsidRPr="00595CF1">
        <w:rPr>
          <w:rFonts w:ascii="TH SarabunPSK" w:hAnsi="TH SarabunPSK" w:cs="TH SarabunPSK" w:hint="cs"/>
          <w:i w:val="0"/>
          <w:iCs w:val="0"/>
          <w:color w:val="000000" w:themeColor="text1"/>
          <w:sz w:val="32"/>
          <w:szCs w:val="32"/>
        </w:rPr>
        <w:instrText xml:space="preserve">_3. \* ARABIC </w:instrText>
      </w:r>
      <w:r w:rsidRPr="00595CF1">
        <w:rPr>
          <w:rFonts w:ascii="TH SarabunPSK" w:hAnsi="TH SarabunPSK" w:cs="TH SarabunPSK" w:hint="cs"/>
          <w:i w:val="0"/>
          <w:iCs w:val="0"/>
          <w:color w:val="000000" w:themeColor="text1"/>
          <w:sz w:val="32"/>
          <w:szCs w:val="32"/>
        </w:rPr>
        <w:fldChar w:fldCharType="separate"/>
      </w:r>
      <w:r w:rsidR="00745CD2">
        <w:rPr>
          <w:rFonts w:ascii="TH SarabunPSK" w:hAnsi="TH SarabunPSK" w:cs="TH SarabunPSK"/>
          <w:i w:val="0"/>
          <w:iCs w:val="0"/>
          <w:noProof/>
          <w:color w:val="000000" w:themeColor="text1"/>
          <w:sz w:val="32"/>
          <w:szCs w:val="32"/>
        </w:rPr>
        <w:t>11</w:t>
      </w:r>
      <w:r w:rsidRPr="00595CF1">
        <w:rPr>
          <w:rFonts w:ascii="TH SarabunPSK" w:hAnsi="TH SarabunPSK" w:cs="TH SarabunPSK" w:hint="cs"/>
          <w:i w:val="0"/>
          <w:iCs w:val="0"/>
          <w:color w:val="000000" w:themeColor="text1"/>
          <w:sz w:val="32"/>
          <w:szCs w:val="32"/>
        </w:rPr>
        <w:fldChar w:fldCharType="end"/>
      </w:r>
      <w:r w:rsidRPr="00595CF1">
        <w:rPr>
          <w:rFonts w:ascii="TH SarabunPSK" w:hAnsi="TH SarabunPSK" w:cs="TH SarabunPSK" w:hint="cs"/>
          <w:i w:val="0"/>
          <w:iCs w:val="0"/>
          <w:color w:val="000000" w:themeColor="text1"/>
          <w:sz w:val="32"/>
          <w:szCs w:val="32"/>
        </w:rPr>
        <w:t xml:space="preserve"> </w:t>
      </w:r>
      <w:r w:rsidRPr="00595CF1">
        <w:rPr>
          <w:rFonts w:ascii="TH SarabunPSK" w:hAnsi="TH SarabunPSK" w:cs="TH SarabunPSK" w:hint="cs"/>
          <w:i w:val="0"/>
          <w:iCs w:val="0"/>
          <w:color w:val="000000" w:themeColor="text1"/>
          <w:sz w:val="32"/>
          <w:szCs w:val="32"/>
          <w:cs/>
        </w:rPr>
        <w:t xml:space="preserve">แสดงอ็อบเจกต์และสตอรี่บอร์ด ซีนที่ </w:t>
      </w:r>
      <w:r w:rsidRPr="00595CF1">
        <w:rPr>
          <w:rFonts w:ascii="TH SarabunPSK" w:hAnsi="TH SarabunPSK" w:cs="TH SarabunPSK" w:hint="cs"/>
          <w:i w:val="0"/>
          <w:iCs w:val="0"/>
          <w:color w:val="000000" w:themeColor="text1"/>
          <w:sz w:val="32"/>
          <w:szCs w:val="32"/>
        </w:rPr>
        <w:t>4</w:t>
      </w:r>
      <w:bookmarkEnd w:id="228"/>
      <w:bookmarkEnd w:id="229"/>
    </w:p>
    <w:tbl>
      <w:tblPr>
        <w:tblStyle w:val="af4"/>
        <w:tblW w:w="0" w:type="auto"/>
        <w:tblLook w:val="04A0" w:firstRow="1" w:lastRow="0" w:firstColumn="1" w:lastColumn="0" w:noHBand="0" w:noVBand="1"/>
      </w:tblPr>
      <w:tblGrid>
        <w:gridCol w:w="4508"/>
        <w:gridCol w:w="4508"/>
      </w:tblGrid>
      <w:tr w:rsidR="009F7AC5" w:rsidRPr="009F7AC5" w14:paraId="07D571EE" w14:textId="77777777" w:rsidTr="0081255B">
        <w:tc>
          <w:tcPr>
            <w:tcW w:w="4508" w:type="dxa"/>
          </w:tcPr>
          <w:p w14:paraId="2902C637" w14:textId="0C8AE646" w:rsidR="002B0EE7" w:rsidRPr="009F7AC5" w:rsidRDefault="002B0EE7" w:rsidP="0081255B">
            <w:pPr>
              <w:jc w:val="center"/>
              <w:rPr>
                <w:rFonts w:ascii="TH SarabunPSK" w:hAnsi="TH SarabunPSK" w:cs="TH SarabunPSK"/>
                <w:color w:val="0D0D0D" w:themeColor="text1" w:themeTint="F2"/>
                <w:sz w:val="32"/>
                <w:szCs w:val="32"/>
                <w:cs/>
              </w:rPr>
            </w:pPr>
            <w:r w:rsidRPr="009F7AC5">
              <w:rPr>
                <w:rFonts w:ascii="TH SarabunPSK" w:hAnsi="TH SarabunPSK" w:cs="TH SarabunPSK" w:hint="cs"/>
                <w:color w:val="0D0D0D" w:themeColor="text1" w:themeTint="F2"/>
                <w:sz w:val="32"/>
                <w:szCs w:val="32"/>
                <w:cs/>
              </w:rPr>
              <w:t xml:space="preserve">เนื้อหาหน้า </w:t>
            </w:r>
            <w:r w:rsidR="006E312F" w:rsidRPr="009F7AC5">
              <w:rPr>
                <w:rFonts w:ascii="TH SarabunPSK" w:hAnsi="TH SarabunPSK" w:cs="TH SarabunPSK" w:hint="cs"/>
                <w:color w:val="0D0D0D" w:themeColor="text1" w:themeTint="F2"/>
                <w:sz w:val="32"/>
                <w:szCs w:val="32"/>
                <w:cs/>
              </w:rPr>
              <w:t>สร้างห้อง</w:t>
            </w:r>
            <w:r w:rsidR="000F7624" w:rsidRPr="009F7AC5">
              <w:rPr>
                <w:rFonts w:ascii="TH SarabunPSK" w:hAnsi="TH SarabunPSK" w:cs="TH SarabunPSK" w:hint="cs"/>
                <w:color w:val="0D0D0D" w:themeColor="text1" w:themeTint="F2"/>
                <w:sz w:val="32"/>
                <w:szCs w:val="32"/>
                <w:cs/>
              </w:rPr>
              <w:t>และค้นหาห้อง</w:t>
            </w:r>
          </w:p>
        </w:tc>
        <w:tc>
          <w:tcPr>
            <w:tcW w:w="4508" w:type="dxa"/>
          </w:tcPr>
          <w:p w14:paraId="6A7AE5F9" w14:textId="0E444E6C" w:rsidR="002B0EE7" w:rsidRPr="009F7AC5" w:rsidRDefault="002B0EE7" w:rsidP="0081255B">
            <w:pPr>
              <w:jc w:val="center"/>
              <w:rPr>
                <w:rFonts w:ascii="TH SarabunPSK" w:hAnsi="TH SarabunPSK" w:cs="TH SarabunPSK"/>
                <w:color w:val="0D0D0D" w:themeColor="text1" w:themeTint="F2"/>
                <w:sz w:val="32"/>
                <w:szCs w:val="32"/>
                <w:cs/>
              </w:rPr>
            </w:pPr>
            <w:r w:rsidRPr="009F7AC5">
              <w:rPr>
                <w:rFonts w:ascii="TH SarabunPSK" w:hAnsi="TH SarabunPSK" w:cs="TH SarabunPSK" w:hint="cs"/>
                <w:color w:val="0D0D0D" w:themeColor="text1" w:themeTint="F2"/>
                <w:sz w:val="32"/>
                <w:szCs w:val="32"/>
              </w:rPr>
              <w:t xml:space="preserve">Scene </w:t>
            </w:r>
            <w:r w:rsidR="001D4151" w:rsidRPr="009F7AC5">
              <w:rPr>
                <w:rFonts w:ascii="TH SarabunPSK" w:hAnsi="TH SarabunPSK" w:cs="TH SarabunPSK" w:hint="cs"/>
                <w:color w:val="0D0D0D" w:themeColor="text1" w:themeTint="F2"/>
                <w:sz w:val="32"/>
                <w:szCs w:val="32"/>
              </w:rPr>
              <w:t>4</w:t>
            </w:r>
          </w:p>
        </w:tc>
      </w:tr>
      <w:tr w:rsidR="009F7AC5" w:rsidRPr="009F7AC5" w14:paraId="341B1D6B" w14:textId="77777777" w:rsidTr="0081255B">
        <w:tc>
          <w:tcPr>
            <w:tcW w:w="4508" w:type="dxa"/>
          </w:tcPr>
          <w:p w14:paraId="22805D3A" w14:textId="457512F1" w:rsidR="002B0EE7" w:rsidRPr="009F7AC5" w:rsidRDefault="006E6E57" w:rsidP="0081255B">
            <w:pPr>
              <w:jc w:val="center"/>
              <w:rPr>
                <w:rFonts w:ascii="TH SarabunPSK" w:hAnsi="TH SarabunPSK" w:cs="TH SarabunPSK"/>
                <w:color w:val="0D0D0D" w:themeColor="text1" w:themeTint="F2"/>
                <w:sz w:val="32"/>
                <w:szCs w:val="32"/>
              </w:rPr>
            </w:pPr>
            <w:r w:rsidRPr="009F7AC5">
              <w:rPr>
                <w:rFonts w:ascii="TH SarabunPSK" w:hAnsi="TH SarabunPSK" w:cs="TH SarabunPSK" w:hint="cs"/>
                <w:noProof/>
                <w:color w:val="0D0D0D" w:themeColor="text1" w:themeTint="F2"/>
                <w:sz w:val="32"/>
                <w:szCs w:val="32"/>
              </w:rPr>
              <w:drawing>
                <wp:inline distT="0" distB="0" distL="0" distR="0" wp14:anchorId="2C735199" wp14:editId="74BA51F0">
                  <wp:extent cx="2663657" cy="1493514"/>
                  <wp:effectExtent l="0" t="0" r="3810" b="0"/>
                  <wp:docPr id="729100402"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00402" name="รูปภาพ 19"/>
                          <pic:cNvPicPr>
                            <a:picLocks noChangeAspect="1" noChangeArrowheads="1"/>
                          </pic:cNvPicPr>
                        </pic:nvPicPr>
                        <pic:blipFill>
                          <a:blip r:embed="rId116" cstate="print">
                            <a:extLst>
                              <a:ext uri="{28A0092B-C50C-407E-A947-70E740481C1C}">
                                <a14:useLocalDpi xmlns:a14="http://schemas.microsoft.com/office/drawing/2010/main" val="0"/>
                              </a:ext>
                            </a:extLst>
                          </a:blip>
                          <a:stretch>
                            <a:fillRect/>
                          </a:stretch>
                        </pic:blipFill>
                        <pic:spPr bwMode="auto">
                          <a:xfrm>
                            <a:off x="0" y="0"/>
                            <a:ext cx="2663657" cy="1493514"/>
                          </a:xfrm>
                          <a:prstGeom prst="rect">
                            <a:avLst/>
                          </a:prstGeom>
                          <a:noFill/>
                          <a:ln>
                            <a:noFill/>
                          </a:ln>
                        </pic:spPr>
                      </pic:pic>
                    </a:graphicData>
                  </a:graphic>
                </wp:inline>
              </w:drawing>
            </w:r>
          </w:p>
        </w:tc>
        <w:tc>
          <w:tcPr>
            <w:tcW w:w="4508" w:type="dxa"/>
          </w:tcPr>
          <w:p w14:paraId="31854287" w14:textId="77777777" w:rsidR="002B0EE7" w:rsidRPr="009F7AC5" w:rsidRDefault="002B0EE7" w:rsidP="0081255B">
            <w:pPr>
              <w:rPr>
                <w:ins w:id="230" w:author="พานเพชร อนันรัมย์" w:date="2026-03-10T21:52:00Z"/>
                <w:rFonts w:ascii="TH SarabunPSK" w:hAnsi="TH SarabunPSK" w:cs="TH SarabunPSK"/>
                <w:color w:val="0D0D0D" w:themeColor="text1" w:themeTint="F2"/>
                <w:sz w:val="28"/>
              </w:rPr>
            </w:pPr>
            <w:ins w:id="231" w:author="พานเพชร อนันรัมย์" w:date="2026-03-10T21:52:00Z">
              <w:r w:rsidRPr="009F7AC5">
                <w:rPr>
                  <w:rFonts w:ascii="TH SarabunPSK" w:hAnsi="TH SarabunPSK" w:cs="TH SarabunPSK" w:hint="cs"/>
                  <w:color w:val="0D0D0D" w:themeColor="text1" w:themeTint="F2"/>
                  <w:sz w:val="28"/>
                  <w:cs/>
                </w:rPr>
                <w:t>สื่อและปฏิสัมพันธ์</w:t>
              </w:r>
            </w:ins>
          </w:p>
          <w:p w14:paraId="60560151" w14:textId="77777777" w:rsidR="002B0EE7" w:rsidRPr="009F7AC5" w:rsidRDefault="002B0EE7">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พื้นหลัง</w:t>
            </w:r>
          </w:p>
          <w:p w14:paraId="5E7D7D2E" w14:textId="77777777" w:rsidR="002B0EE7" w:rsidRPr="009F7AC5" w:rsidRDefault="002B0EE7">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ข้อความ – ตามโครงร่าง</w:t>
            </w:r>
          </w:p>
          <w:p w14:paraId="0F38381D" w14:textId="77777777" w:rsidR="002B0EE7" w:rsidRPr="009F7AC5" w:rsidRDefault="002B0EE7">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รูปภาพ</w:t>
            </w:r>
          </w:p>
          <w:p w14:paraId="7ACD614F" w14:textId="77777777" w:rsidR="002B0EE7" w:rsidRPr="009F7AC5" w:rsidRDefault="002B0EE7">
            <w:pPr>
              <w:pStyle w:val="a9"/>
              <w:numPr>
                <w:ilvl w:val="0"/>
                <w:numId w:val="9"/>
              </w:num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28"/>
                <w:cs/>
              </w:rPr>
              <w:t>เสียง - เสียงประกอบ</w:t>
            </w:r>
          </w:p>
        </w:tc>
      </w:tr>
      <w:tr w:rsidR="009F7AC5" w:rsidRPr="009F7AC5" w14:paraId="2309E5B8" w14:textId="77777777" w:rsidTr="0081255B">
        <w:tc>
          <w:tcPr>
            <w:tcW w:w="4508" w:type="dxa"/>
          </w:tcPr>
          <w:p w14:paraId="0F446652" w14:textId="77777777" w:rsidR="002B0EE7" w:rsidRPr="009F7AC5" w:rsidRDefault="002B0EE7" w:rsidP="0081255B">
            <w:pPr>
              <w:jc w:val="center"/>
              <w:rPr>
                <w:rFonts w:ascii="TH SarabunPSK" w:hAnsi="TH SarabunPSK" w:cs="TH SarabunPSK"/>
                <w:color w:val="0D0D0D" w:themeColor="text1" w:themeTint="F2"/>
                <w:sz w:val="28"/>
              </w:rPr>
            </w:pPr>
            <w:ins w:id="232" w:author="พานเพชร อนันรัมย์" w:date="2026-03-10T21:52:00Z">
              <w:r w:rsidRPr="009F7AC5">
                <w:rPr>
                  <w:rFonts w:ascii="TH SarabunPSK" w:hAnsi="TH SarabunPSK" w:cs="TH SarabunPSK" w:hint="cs"/>
                  <w:color w:val="0D0D0D" w:themeColor="text1" w:themeTint="F2"/>
                  <w:sz w:val="28"/>
                  <w:cs/>
                </w:rPr>
                <w:t>ปฏิสัมพันธ์</w:t>
              </w:r>
              <w:r w:rsidRPr="009F7AC5">
                <w:rPr>
                  <w:rFonts w:ascii="TH SarabunPSK" w:hAnsi="TH SarabunPSK" w:cs="TH SarabunPSK" w:hint="cs"/>
                  <w:color w:val="0D0D0D" w:themeColor="text1" w:themeTint="F2"/>
                  <w:sz w:val="28"/>
                </w:rPr>
                <w:t xml:space="preserve"> / </w:t>
              </w:r>
              <w:r w:rsidRPr="009F7AC5">
                <w:rPr>
                  <w:rFonts w:ascii="TH SarabunPSK" w:hAnsi="TH SarabunPSK" w:cs="TH SarabunPSK" w:hint="cs"/>
                  <w:color w:val="0D0D0D" w:themeColor="text1" w:themeTint="F2"/>
                  <w:sz w:val="28"/>
                  <w:cs/>
                </w:rPr>
                <w:t>การโต้ตอบ</w:t>
              </w:r>
            </w:ins>
          </w:p>
          <w:p w14:paraId="50F50FA7" w14:textId="0E4C7B43" w:rsidR="002B0EE7" w:rsidRPr="009F7AC5" w:rsidRDefault="00FC28A0">
            <w:pPr>
              <w:pStyle w:val="a9"/>
              <w:numPr>
                <w:ilvl w:val="0"/>
                <w:numId w:val="10"/>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ปุ่มเลือกแผนที่</w:t>
            </w:r>
          </w:p>
          <w:p w14:paraId="2EDA5375" w14:textId="77777777" w:rsidR="00FC28A0" w:rsidRPr="009F7AC5" w:rsidRDefault="00FC28A0">
            <w:pPr>
              <w:pStyle w:val="a9"/>
              <w:numPr>
                <w:ilvl w:val="0"/>
                <w:numId w:val="10"/>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w:t>
            </w:r>
            <w:r w:rsidR="000823E4" w:rsidRPr="009F7AC5">
              <w:rPr>
                <w:rFonts w:ascii="TH SarabunPSK" w:hAnsi="TH SarabunPSK" w:cs="TH SarabunPSK" w:hint="cs"/>
                <w:color w:val="0D0D0D" w:themeColor="text1" w:themeTint="F2"/>
                <w:sz w:val="28"/>
                <w:cs/>
              </w:rPr>
              <w:t>สร้างห้อง</w:t>
            </w:r>
          </w:p>
          <w:p w14:paraId="6E843C2F" w14:textId="77777777" w:rsidR="003F00FD" w:rsidRPr="009F7AC5" w:rsidRDefault="000823E4">
            <w:pPr>
              <w:pStyle w:val="a9"/>
              <w:numPr>
                <w:ilvl w:val="0"/>
                <w:numId w:val="10"/>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ปุ่มค้นหา</w:t>
            </w:r>
            <w:r w:rsidR="003F00FD" w:rsidRPr="009F7AC5">
              <w:rPr>
                <w:rFonts w:ascii="TH SarabunPSK" w:hAnsi="TH SarabunPSK" w:cs="TH SarabunPSK" w:hint="cs"/>
                <w:color w:val="0D0D0D" w:themeColor="text1" w:themeTint="F2"/>
                <w:sz w:val="28"/>
                <w:cs/>
              </w:rPr>
              <w:t>ห้อง</w:t>
            </w:r>
          </w:p>
          <w:p w14:paraId="0ABD471C" w14:textId="77777777" w:rsidR="003F00FD" w:rsidRPr="009F7AC5" w:rsidRDefault="003F00FD">
            <w:pPr>
              <w:pStyle w:val="a9"/>
              <w:numPr>
                <w:ilvl w:val="0"/>
                <w:numId w:val="10"/>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lastRenderedPageBreak/>
              <w:t>ปุ่ม</w:t>
            </w:r>
            <w:r w:rsidR="00A33221" w:rsidRPr="009F7AC5">
              <w:rPr>
                <w:rFonts w:ascii="TH SarabunPSK" w:hAnsi="TH SarabunPSK" w:cs="TH SarabunPSK" w:hint="cs"/>
                <w:color w:val="0D0D0D" w:themeColor="text1" w:themeTint="F2"/>
                <w:sz w:val="28"/>
                <w:cs/>
              </w:rPr>
              <w:t xml:space="preserve"> </w:t>
            </w:r>
            <w:r w:rsidR="00BF0C3D" w:rsidRPr="009F7AC5">
              <w:rPr>
                <w:rFonts w:ascii="TH SarabunPSK" w:hAnsi="TH SarabunPSK" w:cs="TH SarabunPSK" w:hint="cs"/>
                <w:color w:val="0D0D0D" w:themeColor="text1" w:themeTint="F2"/>
                <w:sz w:val="28"/>
              </w:rPr>
              <w:t>Join</w:t>
            </w:r>
            <w:r w:rsidR="00BF0C3D" w:rsidRPr="009F7AC5">
              <w:rPr>
                <w:rFonts w:ascii="TH SarabunPSK" w:hAnsi="TH SarabunPSK" w:cs="TH SarabunPSK" w:hint="cs"/>
                <w:color w:val="0D0D0D" w:themeColor="text1" w:themeTint="F2"/>
                <w:sz w:val="28"/>
                <w:cs/>
              </w:rPr>
              <w:t xml:space="preserve"> ห้อง</w:t>
            </w:r>
          </w:p>
          <w:p w14:paraId="4E16001A" w14:textId="2042DB0B" w:rsidR="00BF0C3D" w:rsidRPr="009F7AC5" w:rsidRDefault="00BF0C3D">
            <w:pPr>
              <w:pStyle w:val="a9"/>
              <w:numPr>
                <w:ilvl w:val="0"/>
                <w:numId w:val="10"/>
              </w:num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28"/>
                <w:cs/>
              </w:rPr>
              <w:t>ปุ่มย้อนกลับ</w:t>
            </w:r>
          </w:p>
        </w:tc>
        <w:tc>
          <w:tcPr>
            <w:tcW w:w="4508" w:type="dxa"/>
          </w:tcPr>
          <w:p w14:paraId="3D0EB4A5" w14:textId="77777777" w:rsidR="002B0EE7" w:rsidRPr="009F7AC5" w:rsidRDefault="002B0EE7" w:rsidP="0081255B">
            <w:pPr>
              <w:jc w:val="center"/>
              <w:rPr>
                <w:rFonts w:ascii="TH SarabunPSK" w:hAnsi="TH SarabunPSK" w:cs="TH SarabunPSK"/>
                <w:color w:val="0D0D0D" w:themeColor="text1" w:themeTint="F2"/>
                <w:sz w:val="32"/>
                <w:szCs w:val="32"/>
              </w:rPr>
            </w:pPr>
            <w:ins w:id="233" w:author="พานเพชร อนันรัมย์" w:date="2026-03-10T21:52:00Z">
              <w:r w:rsidRPr="009F7AC5">
                <w:rPr>
                  <w:rFonts w:ascii="TH SarabunPSK" w:hAnsi="TH SarabunPSK" w:cs="TH SarabunPSK" w:hint="cs"/>
                  <w:color w:val="0D0D0D" w:themeColor="text1" w:themeTint="F2"/>
                  <w:sz w:val="32"/>
                  <w:szCs w:val="32"/>
                  <w:cs/>
                </w:rPr>
                <w:lastRenderedPageBreak/>
                <w:t>การเชื่อมโยง</w:t>
              </w:r>
            </w:ins>
          </w:p>
          <w:p w14:paraId="469B1A01" w14:textId="77777777" w:rsidR="002B0EE7" w:rsidRPr="009F7AC5" w:rsidRDefault="006F449F">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เมื่อกดปุ่ม</w:t>
            </w:r>
            <w:r w:rsidR="006B60AF" w:rsidRPr="009F7AC5">
              <w:rPr>
                <w:rFonts w:ascii="TH SarabunPSK" w:hAnsi="TH SarabunPSK" w:cs="TH SarabunPSK" w:hint="cs"/>
                <w:color w:val="0D0D0D" w:themeColor="text1" w:themeTint="F2"/>
                <w:sz w:val="28"/>
                <w:cs/>
              </w:rPr>
              <w:t>สร้างห้องจะเชื่อมโยงไป</w:t>
            </w:r>
            <w:r w:rsidR="006B60AF" w:rsidRPr="009F7AC5">
              <w:rPr>
                <w:rFonts w:ascii="TH SarabunPSK" w:hAnsi="TH SarabunPSK" w:cs="TH SarabunPSK" w:hint="cs"/>
                <w:color w:val="0D0D0D" w:themeColor="text1" w:themeTint="F2"/>
                <w:sz w:val="28"/>
              </w:rPr>
              <w:t xml:space="preserve"> Scene</w:t>
            </w:r>
            <w:r w:rsidR="006B60AF" w:rsidRPr="009F7AC5">
              <w:rPr>
                <w:rFonts w:ascii="TH SarabunPSK" w:hAnsi="TH SarabunPSK" w:cs="TH SarabunPSK" w:hint="cs"/>
                <w:color w:val="0D0D0D" w:themeColor="text1" w:themeTint="F2"/>
                <w:sz w:val="28"/>
                <w:cs/>
              </w:rPr>
              <w:t xml:space="preserve"> 5</w:t>
            </w:r>
          </w:p>
          <w:p w14:paraId="79022B46" w14:textId="6FCE30A6" w:rsidR="00910429" w:rsidRPr="009F7AC5" w:rsidRDefault="00910429">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เมื่อกดปุ่ม </w:t>
            </w:r>
            <w:r w:rsidRPr="009F7AC5">
              <w:rPr>
                <w:rFonts w:ascii="TH SarabunPSK" w:hAnsi="TH SarabunPSK" w:cs="TH SarabunPSK" w:hint="cs"/>
                <w:color w:val="0D0D0D" w:themeColor="text1" w:themeTint="F2"/>
                <w:sz w:val="28"/>
              </w:rPr>
              <w:t xml:space="preserve">Join </w:t>
            </w:r>
            <w:r w:rsidRPr="009F7AC5">
              <w:rPr>
                <w:rFonts w:ascii="TH SarabunPSK" w:hAnsi="TH SarabunPSK" w:cs="TH SarabunPSK" w:hint="cs"/>
                <w:color w:val="0D0D0D" w:themeColor="text1" w:themeTint="F2"/>
                <w:sz w:val="28"/>
                <w:cs/>
              </w:rPr>
              <w:t>จะเชื่อมโยงไป</w:t>
            </w:r>
            <w:r w:rsidRPr="009F7AC5">
              <w:rPr>
                <w:rFonts w:ascii="TH SarabunPSK" w:hAnsi="TH SarabunPSK" w:cs="TH SarabunPSK" w:hint="cs"/>
                <w:color w:val="0D0D0D" w:themeColor="text1" w:themeTint="F2"/>
                <w:sz w:val="28"/>
              </w:rPr>
              <w:t xml:space="preserve"> Scene</w:t>
            </w:r>
            <w:r w:rsidRPr="009F7AC5">
              <w:rPr>
                <w:rFonts w:ascii="TH SarabunPSK" w:hAnsi="TH SarabunPSK" w:cs="TH SarabunPSK" w:hint="cs"/>
                <w:color w:val="0D0D0D" w:themeColor="text1" w:themeTint="F2"/>
                <w:sz w:val="28"/>
                <w:cs/>
              </w:rPr>
              <w:t xml:space="preserve"> 5</w:t>
            </w:r>
          </w:p>
          <w:p w14:paraId="7834F78D" w14:textId="6FC3F914" w:rsidR="006B60AF" w:rsidRPr="009F7AC5" w:rsidRDefault="001C19F8" w:rsidP="00E91751">
            <w:pPr>
              <w:pStyle w:val="a9"/>
              <w:keepNext/>
              <w:numPr>
                <w:ilvl w:val="0"/>
                <w:numId w:val="11"/>
              </w:num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28"/>
                <w:cs/>
              </w:rPr>
              <w:t>เมื่อกดปุ่มย้อนกลับ</w:t>
            </w:r>
            <w:r w:rsidR="00800DF2" w:rsidRPr="009F7AC5">
              <w:rPr>
                <w:rFonts w:ascii="TH SarabunPSK" w:hAnsi="TH SarabunPSK" w:cs="TH SarabunPSK" w:hint="cs"/>
                <w:color w:val="0D0D0D" w:themeColor="text1" w:themeTint="F2"/>
                <w:sz w:val="28"/>
                <w:cs/>
              </w:rPr>
              <w:t xml:space="preserve"> จะเชื่อมโยงไป</w:t>
            </w:r>
            <w:r w:rsidR="00800DF2" w:rsidRPr="009F7AC5">
              <w:rPr>
                <w:rFonts w:ascii="TH SarabunPSK" w:hAnsi="TH SarabunPSK" w:cs="TH SarabunPSK" w:hint="cs"/>
                <w:color w:val="0D0D0D" w:themeColor="text1" w:themeTint="F2"/>
                <w:sz w:val="28"/>
              </w:rPr>
              <w:t xml:space="preserve"> Scene 2</w:t>
            </w:r>
          </w:p>
        </w:tc>
      </w:tr>
    </w:tbl>
    <w:p w14:paraId="4DD21B50" w14:textId="77777777" w:rsidR="00E91751" w:rsidRDefault="00E91751" w:rsidP="006E6E57">
      <w:pPr>
        <w:jc w:val="center"/>
        <w:rPr>
          <w:rFonts w:ascii="TH SarabunPSK" w:hAnsi="TH SarabunPSK" w:cs="TH SarabunPSK"/>
          <w:b/>
          <w:bCs/>
          <w:color w:val="0D0D0D" w:themeColor="text1" w:themeTint="F2"/>
          <w:sz w:val="32"/>
          <w:szCs w:val="32"/>
        </w:rPr>
      </w:pPr>
    </w:p>
    <w:p w14:paraId="29D3A441" w14:textId="178D94C6" w:rsidR="006E6E57" w:rsidRPr="008175E2" w:rsidRDefault="008175E2" w:rsidP="008175E2">
      <w:pPr>
        <w:pStyle w:val="af3"/>
        <w:jc w:val="center"/>
        <w:rPr>
          <w:rFonts w:ascii="TH SarabunPSK" w:hAnsi="TH SarabunPSK" w:cs="TH SarabunPSK"/>
          <w:i w:val="0"/>
          <w:iCs w:val="0"/>
          <w:color w:val="000000" w:themeColor="text1"/>
          <w:sz w:val="32"/>
          <w:szCs w:val="32"/>
          <w:cs/>
        </w:rPr>
      </w:pPr>
      <w:bookmarkStart w:id="234" w:name="_Toc225436331"/>
      <w:bookmarkStart w:id="235" w:name="_Toc238559752"/>
      <w:bookmarkStart w:id="236" w:name="_Toc241850858"/>
      <w:bookmarkStart w:id="237" w:name="_Toc241852562"/>
      <w:bookmarkStart w:id="238" w:name="_Toc241852954"/>
      <w:r w:rsidRPr="008175E2">
        <w:rPr>
          <w:rFonts w:ascii="TH SarabunPSK" w:hAnsi="TH SarabunPSK" w:cs="TH SarabunPSK" w:hint="cs"/>
          <w:i w:val="0"/>
          <w:iCs w:val="0"/>
          <w:color w:val="000000" w:themeColor="text1"/>
          <w:sz w:val="32"/>
          <w:szCs w:val="32"/>
          <w:cs/>
        </w:rPr>
        <w:t xml:space="preserve">ตารางที่ </w:t>
      </w:r>
      <w:r w:rsidRPr="008175E2">
        <w:rPr>
          <w:rFonts w:ascii="TH SarabunPSK" w:hAnsi="TH SarabunPSK" w:cs="TH SarabunPSK" w:hint="cs"/>
          <w:i w:val="0"/>
          <w:iCs w:val="0"/>
          <w:color w:val="000000" w:themeColor="text1"/>
          <w:sz w:val="32"/>
          <w:szCs w:val="32"/>
        </w:rPr>
        <w:t>3.</w:t>
      </w:r>
      <w:r w:rsidRPr="008175E2">
        <w:rPr>
          <w:rFonts w:ascii="TH SarabunPSK" w:hAnsi="TH SarabunPSK" w:cs="TH SarabunPSK" w:hint="cs"/>
          <w:i w:val="0"/>
          <w:iCs w:val="0"/>
          <w:color w:val="000000" w:themeColor="text1"/>
          <w:sz w:val="32"/>
          <w:szCs w:val="32"/>
        </w:rPr>
        <w:fldChar w:fldCharType="begin"/>
      </w:r>
      <w:r w:rsidRPr="008175E2">
        <w:rPr>
          <w:rFonts w:ascii="TH SarabunPSK" w:hAnsi="TH SarabunPSK" w:cs="TH SarabunPSK" w:hint="cs"/>
          <w:i w:val="0"/>
          <w:iCs w:val="0"/>
          <w:color w:val="000000" w:themeColor="text1"/>
          <w:sz w:val="32"/>
          <w:szCs w:val="32"/>
        </w:rPr>
        <w:instrText xml:space="preserve"> SEQ </w:instrText>
      </w:r>
      <w:r w:rsidRPr="008175E2">
        <w:rPr>
          <w:rFonts w:ascii="TH SarabunPSK" w:hAnsi="TH SarabunPSK" w:cs="TH SarabunPSK" w:hint="cs"/>
          <w:i w:val="0"/>
          <w:iCs w:val="0"/>
          <w:color w:val="000000" w:themeColor="text1"/>
          <w:sz w:val="32"/>
          <w:szCs w:val="32"/>
          <w:cs/>
        </w:rPr>
        <w:instrText>ตารางที่</w:instrText>
      </w:r>
      <w:r w:rsidRPr="008175E2">
        <w:rPr>
          <w:rFonts w:ascii="TH SarabunPSK" w:hAnsi="TH SarabunPSK" w:cs="TH SarabunPSK" w:hint="cs"/>
          <w:i w:val="0"/>
          <w:iCs w:val="0"/>
          <w:color w:val="000000" w:themeColor="text1"/>
          <w:sz w:val="32"/>
          <w:szCs w:val="32"/>
        </w:rPr>
        <w:instrText xml:space="preserve">_3. \* ARABIC </w:instrText>
      </w:r>
      <w:r w:rsidRPr="008175E2">
        <w:rPr>
          <w:rFonts w:ascii="TH SarabunPSK" w:hAnsi="TH SarabunPSK" w:cs="TH SarabunPSK" w:hint="cs"/>
          <w:i w:val="0"/>
          <w:iCs w:val="0"/>
          <w:color w:val="000000" w:themeColor="text1"/>
          <w:sz w:val="32"/>
          <w:szCs w:val="32"/>
        </w:rPr>
        <w:fldChar w:fldCharType="separate"/>
      </w:r>
      <w:r w:rsidR="00745CD2">
        <w:rPr>
          <w:rFonts w:ascii="TH SarabunPSK" w:hAnsi="TH SarabunPSK" w:cs="TH SarabunPSK"/>
          <w:i w:val="0"/>
          <w:iCs w:val="0"/>
          <w:noProof/>
          <w:color w:val="000000" w:themeColor="text1"/>
          <w:sz w:val="32"/>
          <w:szCs w:val="32"/>
        </w:rPr>
        <w:t>12</w:t>
      </w:r>
      <w:r w:rsidRPr="008175E2">
        <w:rPr>
          <w:rFonts w:ascii="TH SarabunPSK" w:hAnsi="TH SarabunPSK" w:cs="TH SarabunPSK" w:hint="cs"/>
          <w:i w:val="0"/>
          <w:iCs w:val="0"/>
          <w:color w:val="000000" w:themeColor="text1"/>
          <w:sz w:val="32"/>
          <w:szCs w:val="32"/>
        </w:rPr>
        <w:fldChar w:fldCharType="end"/>
      </w:r>
      <w:r w:rsidRPr="008175E2">
        <w:rPr>
          <w:rFonts w:ascii="TH SarabunPSK" w:hAnsi="TH SarabunPSK" w:cs="TH SarabunPSK" w:hint="cs"/>
          <w:i w:val="0"/>
          <w:iCs w:val="0"/>
          <w:color w:val="000000" w:themeColor="text1"/>
          <w:sz w:val="32"/>
          <w:szCs w:val="32"/>
        </w:rPr>
        <w:t xml:space="preserve"> </w:t>
      </w:r>
      <w:r w:rsidRPr="008175E2">
        <w:rPr>
          <w:rFonts w:ascii="TH SarabunPSK" w:hAnsi="TH SarabunPSK" w:cs="TH SarabunPSK" w:hint="cs"/>
          <w:i w:val="0"/>
          <w:iCs w:val="0"/>
          <w:color w:val="000000" w:themeColor="text1"/>
          <w:sz w:val="32"/>
          <w:szCs w:val="32"/>
          <w:cs/>
        </w:rPr>
        <w:t xml:space="preserve">แสดงอ็อบเจกต์และสตอรี่บอร์ด ซีนที่ </w:t>
      </w:r>
      <w:r w:rsidRPr="008175E2">
        <w:rPr>
          <w:rFonts w:ascii="TH SarabunPSK" w:hAnsi="TH SarabunPSK" w:cs="TH SarabunPSK" w:hint="cs"/>
          <w:i w:val="0"/>
          <w:iCs w:val="0"/>
          <w:color w:val="000000" w:themeColor="text1"/>
          <w:sz w:val="32"/>
          <w:szCs w:val="32"/>
        </w:rPr>
        <w:t>5</w:t>
      </w:r>
      <w:bookmarkEnd w:id="234"/>
      <w:bookmarkEnd w:id="235"/>
      <w:bookmarkEnd w:id="236"/>
      <w:bookmarkEnd w:id="237"/>
      <w:bookmarkEnd w:id="238"/>
    </w:p>
    <w:tbl>
      <w:tblPr>
        <w:tblStyle w:val="af4"/>
        <w:tblW w:w="0" w:type="auto"/>
        <w:tblLook w:val="04A0" w:firstRow="1" w:lastRow="0" w:firstColumn="1" w:lastColumn="0" w:noHBand="0" w:noVBand="1"/>
      </w:tblPr>
      <w:tblGrid>
        <w:gridCol w:w="4626"/>
        <w:gridCol w:w="4390"/>
      </w:tblGrid>
      <w:tr w:rsidR="009F7AC5" w:rsidRPr="009F7AC5" w14:paraId="67808CAD" w14:textId="77777777" w:rsidTr="0081255B">
        <w:tc>
          <w:tcPr>
            <w:tcW w:w="4508" w:type="dxa"/>
          </w:tcPr>
          <w:p w14:paraId="37511B32" w14:textId="75C44CB4" w:rsidR="006E6E57" w:rsidRPr="009F7AC5" w:rsidRDefault="006E6E57" w:rsidP="0081255B">
            <w:pPr>
              <w:jc w:val="center"/>
              <w:rPr>
                <w:rFonts w:ascii="TH SarabunPSK" w:hAnsi="TH SarabunPSK" w:cs="TH SarabunPSK"/>
                <w:color w:val="0D0D0D" w:themeColor="text1" w:themeTint="F2"/>
                <w:sz w:val="32"/>
                <w:szCs w:val="32"/>
                <w:cs/>
              </w:rPr>
            </w:pPr>
            <w:r w:rsidRPr="009F7AC5">
              <w:rPr>
                <w:rFonts w:ascii="TH SarabunPSK" w:hAnsi="TH SarabunPSK" w:cs="TH SarabunPSK" w:hint="cs"/>
                <w:color w:val="0D0D0D" w:themeColor="text1" w:themeTint="F2"/>
                <w:sz w:val="32"/>
                <w:szCs w:val="32"/>
                <w:cs/>
              </w:rPr>
              <w:t xml:space="preserve">เนื้อหาหน้า </w:t>
            </w:r>
            <w:r w:rsidR="000F7624" w:rsidRPr="009F7AC5">
              <w:rPr>
                <w:rFonts w:ascii="TH SarabunPSK" w:hAnsi="TH SarabunPSK" w:cs="TH SarabunPSK" w:hint="cs"/>
                <w:color w:val="0D0D0D" w:themeColor="text1" w:themeTint="F2"/>
                <w:sz w:val="32"/>
                <w:szCs w:val="32"/>
                <w:cs/>
              </w:rPr>
              <w:t>รอจับคู่</w:t>
            </w:r>
          </w:p>
        </w:tc>
        <w:tc>
          <w:tcPr>
            <w:tcW w:w="4508" w:type="dxa"/>
          </w:tcPr>
          <w:p w14:paraId="3D8D0EE0" w14:textId="02E0F567" w:rsidR="006E6E57" w:rsidRPr="009F7AC5" w:rsidRDefault="006E6E57" w:rsidP="0081255B">
            <w:pPr>
              <w:jc w:val="center"/>
              <w:rPr>
                <w:rFonts w:ascii="TH SarabunPSK" w:hAnsi="TH SarabunPSK" w:cs="TH SarabunPSK"/>
                <w:color w:val="0D0D0D" w:themeColor="text1" w:themeTint="F2"/>
                <w:sz w:val="32"/>
                <w:szCs w:val="32"/>
                <w:cs/>
              </w:rPr>
            </w:pPr>
            <w:r w:rsidRPr="009F7AC5">
              <w:rPr>
                <w:rFonts w:ascii="TH SarabunPSK" w:hAnsi="TH SarabunPSK" w:cs="TH SarabunPSK" w:hint="cs"/>
                <w:color w:val="0D0D0D" w:themeColor="text1" w:themeTint="F2"/>
                <w:sz w:val="32"/>
                <w:szCs w:val="32"/>
              </w:rPr>
              <w:t xml:space="preserve">Scene </w:t>
            </w:r>
            <w:r w:rsidR="006E312F" w:rsidRPr="009F7AC5">
              <w:rPr>
                <w:rFonts w:ascii="TH SarabunPSK" w:hAnsi="TH SarabunPSK" w:cs="TH SarabunPSK" w:hint="cs"/>
                <w:color w:val="0D0D0D" w:themeColor="text1" w:themeTint="F2"/>
                <w:sz w:val="32"/>
                <w:szCs w:val="32"/>
              </w:rPr>
              <w:t>5</w:t>
            </w:r>
          </w:p>
        </w:tc>
      </w:tr>
      <w:tr w:rsidR="009F7AC5" w:rsidRPr="009F7AC5" w14:paraId="46391927" w14:textId="77777777" w:rsidTr="0081255B">
        <w:tc>
          <w:tcPr>
            <w:tcW w:w="4508" w:type="dxa"/>
          </w:tcPr>
          <w:p w14:paraId="49A1B8DD" w14:textId="6391D6D7" w:rsidR="006E6E57" w:rsidRPr="009F7AC5" w:rsidRDefault="001A0886" w:rsidP="0081255B">
            <w:pPr>
              <w:jc w:val="center"/>
              <w:rPr>
                <w:rFonts w:ascii="TH SarabunPSK" w:hAnsi="TH SarabunPSK" w:cs="TH SarabunPSK"/>
                <w:color w:val="0D0D0D" w:themeColor="text1" w:themeTint="F2"/>
                <w:sz w:val="32"/>
                <w:szCs w:val="32"/>
              </w:rPr>
            </w:pPr>
            <w:r w:rsidRPr="009F7AC5">
              <w:rPr>
                <w:rFonts w:ascii="TH SarabunPSK" w:hAnsi="TH SarabunPSK" w:cs="TH SarabunPSK" w:hint="cs"/>
                <w:b/>
                <w:bCs/>
                <w:noProof/>
                <w:color w:val="0D0D0D" w:themeColor="text1" w:themeTint="F2"/>
                <w:sz w:val="32"/>
                <w:szCs w:val="32"/>
                <w:cs/>
              </w:rPr>
              <w:drawing>
                <wp:inline distT="0" distB="0" distL="0" distR="0" wp14:anchorId="6CEBE00D" wp14:editId="2B7CFB1D">
                  <wp:extent cx="2791597" cy="1570492"/>
                  <wp:effectExtent l="0" t="0" r="8890" b="0"/>
                  <wp:docPr id="440129199"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29199" name="รูปภาพ 20"/>
                          <pic:cNvPicPr>
                            <a:picLocks noChangeAspect="1" noChangeArrowheads="1"/>
                          </pic:cNvPicPr>
                        </pic:nvPicPr>
                        <pic:blipFill>
                          <a:blip r:embed="rId117" cstate="print">
                            <a:extLst>
                              <a:ext uri="{28A0092B-C50C-407E-A947-70E740481C1C}">
                                <a14:useLocalDpi xmlns:a14="http://schemas.microsoft.com/office/drawing/2010/main" val="0"/>
                              </a:ext>
                            </a:extLst>
                          </a:blip>
                          <a:stretch>
                            <a:fillRect/>
                          </a:stretch>
                        </pic:blipFill>
                        <pic:spPr bwMode="auto">
                          <a:xfrm>
                            <a:off x="0" y="0"/>
                            <a:ext cx="2791597" cy="1570492"/>
                          </a:xfrm>
                          <a:prstGeom prst="rect">
                            <a:avLst/>
                          </a:prstGeom>
                          <a:noFill/>
                          <a:ln>
                            <a:noFill/>
                          </a:ln>
                        </pic:spPr>
                      </pic:pic>
                    </a:graphicData>
                  </a:graphic>
                </wp:inline>
              </w:drawing>
            </w:r>
          </w:p>
        </w:tc>
        <w:tc>
          <w:tcPr>
            <w:tcW w:w="4508" w:type="dxa"/>
          </w:tcPr>
          <w:p w14:paraId="5C3DE554" w14:textId="77777777" w:rsidR="006E6E57" w:rsidRPr="009F7AC5" w:rsidRDefault="006E6E57" w:rsidP="0081255B">
            <w:pPr>
              <w:rPr>
                <w:ins w:id="239" w:author="พานเพชร อนันรัมย์" w:date="2026-03-10T21:52:00Z"/>
                <w:rFonts w:ascii="TH SarabunPSK" w:hAnsi="TH SarabunPSK" w:cs="TH SarabunPSK"/>
                <w:color w:val="0D0D0D" w:themeColor="text1" w:themeTint="F2"/>
                <w:sz w:val="28"/>
              </w:rPr>
            </w:pPr>
            <w:ins w:id="240" w:author="พานเพชร อนันรัมย์" w:date="2026-03-10T21:52:00Z">
              <w:r w:rsidRPr="009F7AC5">
                <w:rPr>
                  <w:rFonts w:ascii="TH SarabunPSK" w:hAnsi="TH SarabunPSK" w:cs="TH SarabunPSK" w:hint="cs"/>
                  <w:color w:val="0D0D0D" w:themeColor="text1" w:themeTint="F2"/>
                  <w:sz w:val="28"/>
                  <w:cs/>
                </w:rPr>
                <w:t>สื่อและปฏิสัมพันธ์</w:t>
              </w:r>
            </w:ins>
          </w:p>
          <w:p w14:paraId="4D93A8B2" w14:textId="77777777" w:rsidR="006E6E57" w:rsidRPr="009F7AC5" w:rsidRDefault="006E6E57">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พื้นหลัง</w:t>
            </w:r>
          </w:p>
          <w:p w14:paraId="34BBA50F" w14:textId="77777777" w:rsidR="006E6E57" w:rsidRPr="009F7AC5" w:rsidRDefault="006E6E57">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ข้อความ – ตามโครงร่าง</w:t>
            </w:r>
          </w:p>
          <w:p w14:paraId="1DB7F59C" w14:textId="77777777" w:rsidR="006E6E57" w:rsidRPr="009F7AC5" w:rsidRDefault="006E6E57">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รูปภาพ</w:t>
            </w:r>
          </w:p>
          <w:p w14:paraId="35562E40" w14:textId="77777777" w:rsidR="006E6E57" w:rsidRPr="009F7AC5" w:rsidRDefault="006E6E57">
            <w:pPr>
              <w:pStyle w:val="a9"/>
              <w:numPr>
                <w:ilvl w:val="0"/>
                <w:numId w:val="9"/>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เสียง - เสียงประกอบ</w:t>
            </w:r>
          </w:p>
        </w:tc>
      </w:tr>
      <w:tr w:rsidR="009F7AC5" w:rsidRPr="009F7AC5" w14:paraId="274F6CB4" w14:textId="77777777" w:rsidTr="0081255B">
        <w:tc>
          <w:tcPr>
            <w:tcW w:w="4508" w:type="dxa"/>
          </w:tcPr>
          <w:p w14:paraId="1786C716" w14:textId="77777777" w:rsidR="006E6E57" w:rsidRPr="009F7AC5" w:rsidRDefault="006E6E57" w:rsidP="0081255B">
            <w:pPr>
              <w:jc w:val="center"/>
              <w:rPr>
                <w:rFonts w:ascii="TH SarabunPSK" w:hAnsi="TH SarabunPSK" w:cs="TH SarabunPSK"/>
                <w:color w:val="0D0D0D" w:themeColor="text1" w:themeTint="F2"/>
                <w:sz w:val="28"/>
              </w:rPr>
            </w:pPr>
            <w:ins w:id="241" w:author="พานเพชร อนันรัมย์" w:date="2026-03-10T21:52:00Z">
              <w:r w:rsidRPr="009F7AC5">
                <w:rPr>
                  <w:rFonts w:ascii="TH SarabunPSK" w:hAnsi="TH SarabunPSK" w:cs="TH SarabunPSK" w:hint="cs"/>
                  <w:color w:val="0D0D0D" w:themeColor="text1" w:themeTint="F2"/>
                  <w:sz w:val="28"/>
                  <w:cs/>
                </w:rPr>
                <w:t>ปฏิสัมพันธ์</w:t>
              </w:r>
              <w:r w:rsidRPr="009F7AC5">
                <w:rPr>
                  <w:rFonts w:ascii="TH SarabunPSK" w:hAnsi="TH SarabunPSK" w:cs="TH SarabunPSK" w:hint="cs"/>
                  <w:color w:val="0D0D0D" w:themeColor="text1" w:themeTint="F2"/>
                  <w:sz w:val="28"/>
                </w:rPr>
                <w:t xml:space="preserve"> / </w:t>
              </w:r>
              <w:r w:rsidRPr="009F7AC5">
                <w:rPr>
                  <w:rFonts w:ascii="TH SarabunPSK" w:hAnsi="TH SarabunPSK" w:cs="TH SarabunPSK" w:hint="cs"/>
                  <w:color w:val="0D0D0D" w:themeColor="text1" w:themeTint="F2"/>
                  <w:sz w:val="28"/>
                  <w:cs/>
                </w:rPr>
                <w:t>การโต้ตอบ</w:t>
              </w:r>
            </w:ins>
          </w:p>
          <w:p w14:paraId="3E5C88FE" w14:textId="77777777" w:rsidR="006E6E57" w:rsidRPr="009F7AC5" w:rsidRDefault="00582E28">
            <w:pPr>
              <w:pStyle w:val="a9"/>
              <w:numPr>
                <w:ilvl w:val="0"/>
                <w:numId w:val="10"/>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w:t>
            </w:r>
            <w:r w:rsidR="001C4028" w:rsidRPr="009F7AC5">
              <w:rPr>
                <w:rFonts w:ascii="TH SarabunPSK" w:hAnsi="TH SarabunPSK" w:cs="TH SarabunPSK" w:hint="cs"/>
                <w:color w:val="0D0D0D" w:themeColor="text1" w:themeTint="F2"/>
                <w:sz w:val="28"/>
                <w:cs/>
              </w:rPr>
              <w:t xml:space="preserve"> </w:t>
            </w:r>
            <w:r w:rsidR="000B196B" w:rsidRPr="009F7AC5">
              <w:rPr>
                <w:rFonts w:ascii="TH SarabunPSK" w:hAnsi="TH SarabunPSK" w:cs="TH SarabunPSK" w:hint="cs"/>
                <w:color w:val="0D0D0D" w:themeColor="text1" w:themeTint="F2"/>
                <w:sz w:val="28"/>
                <w:cs/>
              </w:rPr>
              <w:t>จับคู่/ยกเลิกการจับคู่</w:t>
            </w:r>
            <w:r w:rsidR="001C4028" w:rsidRPr="009F7AC5">
              <w:rPr>
                <w:rFonts w:ascii="TH SarabunPSK" w:hAnsi="TH SarabunPSK" w:cs="TH SarabunPSK" w:hint="cs"/>
                <w:color w:val="0D0D0D" w:themeColor="text1" w:themeTint="F2"/>
                <w:sz w:val="28"/>
                <w:cs/>
              </w:rPr>
              <w:t xml:space="preserve"> </w:t>
            </w:r>
            <w:r w:rsidR="000B196B" w:rsidRPr="009F7AC5">
              <w:rPr>
                <w:rFonts w:ascii="TH SarabunPSK" w:hAnsi="TH SarabunPSK" w:cs="TH SarabunPSK" w:hint="cs"/>
                <w:color w:val="0D0D0D" w:themeColor="text1" w:themeTint="F2"/>
                <w:sz w:val="28"/>
              </w:rPr>
              <w:t>(</w:t>
            </w:r>
            <w:r w:rsidR="000B196B" w:rsidRPr="009F7AC5">
              <w:rPr>
                <w:rFonts w:ascii="TH SarabunPSK" w:hAnsi="TH SarabunPSK" w:cs="TH SarabunPSK" w:hint="cs"/>
                <w:color w:val="0D0D0D" w:themeColor="text1" w:themeTint="F2"/>
                <w:sz w:val="28"/>
                <w:cs/>
              </w:rPr>
              <w:t>เตรียมพร้อม</w:t>
            </w:r>
            <w:r w:rsidR="000B196B" w:rsidRPr="009F7AC5">
              <w:rPr>
                <w:rFonts w:ascii="TH SarabunPSK" w:hAnsi="TH SarabunPSK" w:cs="TH SarabunPSK" w:hint="cs"/>
                <w:color w:val="0D0D0D" w:themeColor="text1" w:themeTint="F2"/>
                <w:sz w:val="28"/>
              </w:rPr>
              <w:t>)</w:t>
            </w:r>
          </w:p>
          <w:p w14:paraId="7D63EB3F" w14:textId="77777777" w:rsidR="00BE260E" w:rsidRPr="009F7AC5" w:rsidRDefault="00BE260E">
            <w:pPr>
              <w:pStyle w:val="a9"/>
              <w:numPr>
                <w:ilvl w:val="0"/>
                <w:numId w:val="10"/>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ปุ่มเริ่มเกม</w:t>
            </w:r>
          </w:p>
          <w:p w14:paraId="28904945" w14:textId="77BAAC02" w:rsidR="00526B3C" w:rsidRPr="009F7AC5" w:rsidRDefault="00526B3C">
            <w:pPr>
              <w:pStyle w:val="a9"/>
              <w:numPr>
                <w:ilvl w:val="0"/>
                <w:numId w:val="10"/>
              </w:num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28"/>
                <w:cs/>
              </w:rPr>
              <w:t>ปุ่มย้อนกลับ</w:t>
            </w:r>
          </w:p>
        </w:tc>
        <w:tc>
          <w:tcPr>
            <w:tcW w:w="4508" w:type="dxa"/>
          </w:tcPr>
          <w:p w14:paraId="4257B156" w14:textId="77777777" w:rsidR="006E6E57" w:rsidRPr="009F7AC5" w:rsidRDefault="006E6E57" w:rsidP="0081255B">
            <w:pPr>
              <w:jc w:val="center"/>
              <w:rPr>
                <w:rFonts w:ascii="TH SarabunPSK" w:hAnsi="TH SarabunPSK" w:cs="TH SarabunPSK"/>
                <w:color w:val="0D0D0D" w:themeColor="text1" w:themeTint="F2"/>
                <w:sz w:val="28"/>
              </w:rPr>
            </w:pPr>
            <w:ins w:id="242" w:author="พานเพชร อนันรัมย์" w:date="2026-03-10T21:52:00Z">
              <w:r w:rsidRPr="009F7AC5">
                <w:rPr>
                  <w:rFonts w:ascii="TH SarabunPSK" w:hAnsi="TH SarabunPSK" w:cs="TH SarabunPSK" w:hint="cs"/>
                  <w:color w:val="0D0D0D" w:themeColor="text1" w:themeTint="F2"/>
                  <w:sz w:val="28"/>
                  <w:cs/>
                </w:rPr>
                <w:t>การเชื่อมโยง</w:t>
              </w:r>
            </w:ins>
          </w:p>
          <w:p w14:paraId="623DFD95" w14:textId="77777777" w:rsidR="006E6E57" w:rsidRPr="009F7AC5" w:rsidRDefault="00526B3C">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เมื่อ</w:t>
            </w:r>
            <w:r w:rsidR="00B64B1D" w:rsidRPr="009F7AC5">
              <w:rPr>
                <w:rFonts w:ascii="TH SarabunPSK" w:hAnsi="TH SarabunPSK" w:cs="TH SarabunPSK" w:hint="cs"/>
                <w:color w:val="0D0D0D" w:themeColor="text1" w:themeTint="F2"/>
                <w:sz w:val="28"/>
                <w:cs/>
              </w:rPr>
              <w:t>ผู้เล่นทั้งสองกด</w:t>
            </w:r>
            <w:r w:rsidR="00966071" w:rsidRPr="009F7AC5">
              <w:rPr>
                <w:rFonts w:ascii="TH SarabunPSK" w:hAnsi="TH SarabunPSK" w:cs="TH SarabunPSK" w:hint="cs"/>
                <w:color w:val="0D0D0D" w:themeColor="text1" w:themeTint="F2"/>
                <w:sz w:val="28"/>
                <w:cs/>
              </w:rPr>
              <w:t xml:space="preserve"> เตรียมพร้อม </w:t>
            </w:r>
            <w:r w:rsidR="0040657E" w:rsidRPr="009F7AC5">
              <w:rPr>
                <w:rFonts w:ascii="TH SarabunPSK" w:hAnsi="TH SarabunPSK" w:cs="TH SarabunPSK" w:hint="cs"/>
                <w:color w:val="0D0D0D" w:themeColor="text1" w:themeTint="F2"/>
                <w:sz w:val="28"/>
                <w:cs/>
              </w:rPr>
              <w:t>และผู้เล่นที่สร้า</w:t>
            </w:r>
            <w:r w:rsidR="001B3687" w:rsidRPr="009F7AC5">
              <w:rPr>
                <w:rFonts w:ascii="TH SarabunPSK" w:hAnsi="TH SarabunPSK" w:cs="TH SarabunPSK" w:hint="cs"/>
                <w:color w:val="0D0D0D" w:themeColor="text1" w:themeTint="F2"/>
                <w:sz w:val="28"/>
                <w:cs/>
              </w:rPr>
              <w:t>งห้องกดเริ่มเกมจะโยงไป</w:t>
            </w:r>
            <w:r w:rsidR="001B3687" w:rsidRPr="009F7AC5">
              <w:rPr>
                <w:rFonts w:ascii="TH SarabunPSK" w:hAnsi="TH SarabunPSK" w:cs="TH SarabunPSK" w:hint="cs"/>
                <w:color w:val="0D0D0D" w:themeColor="text1" w:themeTint="F2"/>
                <w:sz w:val="28"/>
              </w:rPr>
              <w:t xml:space="preserve"> Scene6</w:t>
            </w:r>
          </w:p>
          <w:p w14:paraId="393AFED8" w14:textId="342B6FF2" w:rsidR="001B3687" w:rsidRPr="009F7AC5" w:rsidRDefault="001B3687" w:rsidP="008175E2">
            <w:pPr>
              <w:pStyle w:val="a9"/>
              <w:keepNext/>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 xml:space="preserve">เมื่อกดปุ่มย้อนกลับจะเชื่อมโยงไป </w:t>
            </w:r>
            <w:r w:rsidRPr="009F7AC5">
              <w:rPr>
                <w:rFonts w:ascii="TH SarabunPSK" w:hAnsi="TH SarabunPSK" w:cs="TH SarabunPSK" w:hint="cs"/>
                <w:color w:val="0D0D0D" w:themeColor="text1" w:themeTint="F2"/>
                <w:sz w:val="28"/>
              </w:rPr>
              <w:t>Scene 2</w:t>
            </w:r>
          </w:p>
        </w:tc>
      </w:tr>
    </w:tbl>
    <w:p w14:paraId="72926DE0" w14:textId="71B1710B" w:rsidR="00D26635" w:rsidRDefault="00D26635" w:rsidP="00D26635">
      <w:pPr>
        <w:jc w:val="center"/>
        <w:rPr>
          <w:rFonts w:ascii="TH SarabunPSK" w:hAnsi="TH SarabunPSK" w:cs="TH SarabunPSK"/>
          <w:color w:val="0D0D0D" w:themeColor="text1" w:themeTint="F2"/>
          <w:sz w:val="32"/>
          <w:szCs w:val="32"/>
        </w:rPr>
      </w:pPr>
    </w:p>
    <w:p w14:paraId="3BA20285" w14:textId="4DF85A5E" w:rsidR="008175E2" w:rsidRPr="008175E2" w:rsidRDefault="008175E2" w:rsidP="008175E2">
      <w:pPr>
        <w:pStyle w:val="af3"/>
        <w:jc w:val="center"/>
        <w:rPr>
          <w:rFonts w:ascii="TH SarabunPSK" w:hAnsi="TH SarabunPSK" w:cs="TH SarabunPSK"/>
          <w:i w:val="0"/>
          <w:iCs w:val="0"/>
          <w:color w:val="000000" w:themeColor="text1"/>
          <w:sz w:val="32"/>
          <w:szCs w:val="32"/>
        </w:rPr>
      </w:pPr>
      <w:bookmarkStart w:id="243" w:name="_Toc241852563"/>
      <w:bookmarkStart w:id="244" w:name="_Toc241852955"/>
      <w:r w:rsidRPr="008175E2">
        <w:rPr>
          <w:rFonts w:ascii="TH SarabunPSK" w:hAnsi="TH SarabunPSK" w:cs="TH SarabunPSK" w:hint="cs"/>
          <w:i w:val="0"/>
          <w:iCs w:val="0"/>
          <w:color w:val="000000" w:themeColor="text1"/>
          <w:sz w:val="32"/>
          <w:szCs w:val="32"/>
          <w:cs/>
        </w:rPr>
        <w:t xml:space="preserve">ตารางที่ </w:t>
      </w:r>
      <w:r w:rsidRPr="008175E2">
        <w:rPr>
          <w:rFonts w:ascii="TH SarabunPSK" w:hAnsi="TH SarabunPSK" w:cs="TH SarabunPSK" w:hint="cs"/>
          <w:i w:val="0"/>
          <w:iCs w:val="0"/>
          <w:color w:val="000000" w:themeColor="text1"/>
          <w:sz w:val="32"/>
          <w:szCs w:val="32"/>
        </w:rPr>
        <w:t>3.</w:t>
      </w:r>
      <w:r w:rsidRPr="008175E2">
        <w:rPr>
          <w:rFonts w:ascii="TH SarabunPSK" w:hAnsi="TH SarabunPSK" w:cs="TH SarabunPSK" w:hint="cs"/>
          <w:i w:val="0"/>
          <w:iCs w:val="0"/>
          <w:color w:val="000000" w:themeColor="text1"/>
          <w:sz w:val="32"/>
          <w:szCs w:val="32"/>
        </w:rPr>
        <w:fldChar w:fldCharType="begin"/>
      </w:r>
      <w:r w:rsidRPr="008175E2">
        <w:rPr>
          <w:rFonts w:ascii="TH SarabunPSK" w:hAnsi="TH SarabunPSK" w:cs="TH SarabunPSK" w:hint="cs"/>
          <w:i w:val="0"/>
          <w:iCs w:val="0"/>
          <w:color w:val="000000" w:themeColor="text1"/>
          <w:sz w:val="32"/>
          <w:szCs w:val="32"/>
        </w:rPr>
        <w:instrText xml:space="preserve"> SEQ </w:instrText>
      </w:r>
      <w:r w:rsidRPr="008175E2">
        <w:rPr>
          <w:rFonts w:ascii="TH SarabunPSK" w:hAnsi="TH SarabunPSK" w:cs="TH SarabunPSK" w:hint="cs"/>
          <w:i w:val="0"/>
          <w:iCs w:val="0"/>
          <w:color w:val="000000" w:themeColor="text1"/>
          <w:sz w:val="32"/>
          <w:szCs w:val="32"/>
          <w:cs/>
        </w:rPr>
        <w:instrText>ตารางที่</w:instrText>
      </w:r>
      <w:r w:rsidRPr="008175E2">
        <w:rPr>
          <w:rFonts w:ascii="TH SarabunPSK" w:hAnsi="TH SarabunPSK" w:cs="TH SarabunPSK" w:hint="cs"/>
          <w:i w:val="0"/>
          <w:iCs w:val="0"/>
          <w:color w:val="000000" w:themeColor="text1"/>
          <w:sz w:val="32"/>
          <w:szCs w:val="32"/>
        </w:rPr>
        <w:instrText xml:space="preserve">_3. \* ARABIC </w:instrText>
      </w:r>
      <w:r w:rsidRPr="008175E2">
        <w:rPr>
          <w:rFonts w:ascii="TH SarabunPSK" w:hAnsi="TH SarabunPSK" w:cs="TH SarabunPSK" w:hint="cs"/>
          <w:i w:val="0"/>
          <w:iCs w:val="0"/>
          <w:color w:val="000000" w:themeColor="text1"/>
          <w:sz w:val="32"/>
          <w:szCs w:val="32"/>
        </w:rPr>
        <w:fldChar w:fldCharType="separate"/>
      </w:r>
      <w:r w:rsidR="00745CD2">
        <w:rPr>
          <w:rFonts w:ascii="TH SarabunPSK" w:hAnsi="TH SarabunPSK" w:cs="TH SarabunPSK"/>
          <w:i w:val="0"/>
          <w:iCs w:val="0"/>
          <w:noProof/>
          <w:color w:val="000000" w:themeColor="text1"/>
          <w:sz w:val="32"/>
          <w:szCs w:val="32"/>
        </w:rPr>
        <w:t>13</w:t>
      </w:r>
      <w:r w:rsidRPr="008175E2">
        <w:rPr>
          <w:rFonts w:ascii="TH SarabunPSK" w:hAnsi="TH SarabunPSK" w:cs="TH SarabunPSK" w:hint="cs"/>
          <w:i w:val="0"/>
          <w:iCs w:val="0"/>
          <w:color w:val="000000" w:themeColor="text1"/>
          <w:sz w:val="32"/>
          <w:szCs w:val="32"/>
        </w:rPr>
        <w:fldChar w:fldCharType="end"/>
      </w:r>
      <w:r w:rsidRPr="008175E2">
        <w:rPr>
          <w:rFonts w:ascii="TH SarabunPSK" w:hAnsi="TH SarabunPSK" w:cs="TH SarabunPSK" w:hint="cs"/>
          <w:i w:val="0"/>
          <w:iCs w:val="0"/>
          <w:color w:val="000000" w:themeColor="text1"/>
          <w:sz w:val="32"/>
          <w:szCs w:val="32"/>
        </w:rPr>
        <w:t xml:space="preserve"> </w:t>
      </w:r>
      <w:r w:rsidRPr="008175E2">
        <w:rPr>
          <w:rFonts w:ascii="TH SarabunPSK" w:hAnsi="TH SarabunPSK" w:cs="TH SarabunPSK" w:hint="cs"/>
          <w:i w:val="0"/>
          <w:iCs w:val="0"/>
          <w:color w:val="000000" w:themeColor="text1"/>
          <w:sz w:val="32"/>
          <w:szCs w:val="32"/>
          <w:cs/>
        </w:rPr>
        <w:t xml:space="preserve">แสดงอ็อบเจกต์และสตอรี่บอร์ด ซีนที่ </w:t>
      </w:r>
      <w:r w:rsidRPr="008175E2">
        <w:rPr>
          <w:rFonts w:ascii="TH SarabunPSK" w:hAnsi="TH SarabunPSK" w:cs="TH SarabunPSK" w:hint="cs"/>
          <w:i w:val="0"/>
          <w:iCs w:val="0"/>
          <w:color w:val="000000" w:themeColor="text1"/>
          <w:sz w:val="32"/>
          <w:szCs w:val="32"/>
        </w:rPr>
        <w:t>6</w:t>
      </w:r>
      <w:bookmarkEnd w:id="243"/>
      <w:bookmarkEnd w:id="244"/>
    </w:p>
    <w:tbl>
      <w:tblPr>
        <w:tblStyle w:val="af4"/>
        <w:tblW w:w="9067" w:type="dxa"/>
        <w:tblLook w:val="04A0" w:firstRow="1" w:lastRow="0" w:firstColumn="1" w:lastColumn="0" w:noHBand="0" w:noVBand="1"/>
      </w:tblPr>
      <w:tblGrid>
        <w:gridCol w:w="4596"/>
        <w:gridCol w:w="4471"/>
      </w:tblGrid>
      <w:tr w:rsidR="009F7AC5" w:rsidRPr="009F7AC5" w14:paraId="4176D483" w14:textId="77777777" w:rsidTr="008175E2">
        <w:tc>
          <w:tcPr>
            <w:tcW w:w="4596" w:type="dxa"/>
          </w:tcPr>
          <w:p w14:paraId="456B92B8" w14:textId="36BD2279" w:rsidR="00D26635" w:rsidRPr="009F7AC5" w:rsidRDefault="00D26635" w:rsidP="00D26635">
            <w:pPr>
              <w:jc w:val="center"/>
              <w:rPr>
                <w:rFonts w:ascii="TH SarabunPSK" w:hAnsi="TH SarabunPSK" w:cs="TH SarabunPSK"/>
                <w:b/>
                <w:bCs/>
                <w:color w:val="0D0D0D" w:themeColor="text1" w:themeTint="F2"/>
                <w:sz w:val="32"/>
                <w:szCs w:val="32"/>
              </w:rPr>
            </w:pPr>
            <w:r w:rsidRPr="009F7AC5">
              <w:rPr>
                <w:rFonts w:ascii="TH SarabunPSK" w:hAnsi="TH SarabunPSK" w:cs="TH SarabunPSK" w:hint="cs"/>
                <w:color w:val="0D0D0D" w:themeColor="text1" w:themeTint="F2"/>
                <w:sz w:val="32"/>
                <w:szCs w:val="32"/>
                <w:cs/>
              </w:rPr>
              <w:t xml:space="preserve">เนื้อหาหน้า </w:t>
            </w:r>
            <w:r w:rsidR="00811176">
              <w:rPr>
                <w:rFonts w:ascii="TH SarabunPSK" w:hAnsi="TH SarabunPSK" w:cs="TH SarabunPSK" w:hint="cs"/>
                <w:color w:val="0D0D0D" w:themeColor="text1" w:themeTint="F2"/>
                <w:sz w:val="32"/>
                <w:szCs w:val="32"/>
                <w:cs/>
              </w:rPr>
              <w:t>เกมขณะเล่น</w:t>
            </w:r>
          </w:p>
        </w:tc>
        <w:tc>
          <w:tcPr>
            <w:tcW w:w="4471" w:type="dxa"/>
          </w:tcPr>
          <w:p w14:paraId="4AE87735" w14:textId="0BA140F1" w:rsidR="00D26635" w:rsidRPr="009F7AC5" w:rsidRDefault="00D26635" w:rsidP="00D26635">
            <w:pPr>
              <w:jc w:val="center"/>
              <w:rPr>
                <w:rFonts w:ascii="TH SarabunPSK" w:hAnsi="TH SarabunPSK" w:cs="TH SarabunPSK"/>
                <w:b/>
                <w:bCs/>
                <w:color w:val="0D0D0D" w:themeColor="text1" w:themeTint="F2"/>
                <w:sz w:val="32"/>
                <w:szCs w:val="32"/>
              </w:rPr>
            </w:pPr>
            <w:r w:rsidRPr="009F7AC5">
              <w:rPr>
                <w:rFonts w:ascii="TH SarabunPSK" w:hAnsi="TH SarabunPSK" w:cs="TH SarabunPSK" w:hint="cs"/>
                <w:color w:val="0D0D0D" w:themeColor="text1" w:themeTint="F2"/>
                <w:sz w:val="32"/>
                <w:szCs w:val="32"/>
              </w:rPr>
              <w:t xml:space="preserve">Scene </w:t>
            </w:r>
            <w:r w:rsidR="00E57564" w:rsidRPr="009F7AC5">
              <w:rPr>
                <w:rFonts w:ascii="TH SarabunPSK" w:hAnsi="TH SarabunPSK" w:cs="TH SarabunPSK" w:hint="cs"/>
                <w:color w:val="0D0D0D" w:themeColor="text1" w:themeTint="F2"/>
                <w:sz w:val="32"/>
                <w:szCs w:val="32"/>
              </w:rPr>
              <w:t>6</w:t>
            </w:r>
          </w:p>
        </w:tc>
      </w:tr>
      <w:tr w:rsidR="009F7AC5" w:rsidRPr="009F7AC5" w14:paraId="40E683D2" w14:textId="77777777" w:rsidTr="008175E2">
        <w:tc>
          <w:tcPr>
            <w:tcW w:w="4596" w:type="dxa"/>
          </w:tcPr>
          <w:p w14:paraId="38687F87" w14:textId="07634D6C" w:rsidR="00D26635" w:rsidRPr="009F7AC5" w:rsidRDefault="00E57564" w:rsidP="00467915">
            <w:pPr>
              <w:rPr>
                <w:rFonts w:ascii="TH SarabunPSK" w:hAnsi="TH SarabunPSK" w:cs="TH SarabunPSK"/>
                <w:b/>
                <w:bCs/>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079DE36F" wp14:editId="4316FDA3">
                  <wp:extent cx="2774947" cy="1554945"/>
                  <wp:effectExtent l="0" t="0" r="6985" b="7620"/>
                  <wp:docPr id="417327956"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27956" name="รูปภาพ 21"/>
                          <pic:cNvPicPr>
                            <a:picLocks noChangeAspect="1" noChangeArrowheads="1"/>
                          </pic:cNvPicPr>
                        </pic:nvPicPr>
                        <pic:blipFill>
                          <a:blip r:embed="rId118" cstate="print">
                            <a:extLst>
                              <a:ext uri="{28A0092B-C50C-407E-A947-70E740481C1C}">
                                <a14:useLocalDpi xmlns:a14="http://schemas.microsoft.com/office/drawing/2010/main" val="0"/>
                              </a:ext>
                            </a:extLst>
                          </a:blip>
                          <a:stretch>
                            <a:fillRect/>
                          </a:stretch>
                        </pic:blipFill>
                        <pic:spPr bwMode="auto">
                          <a:xfrm>
                            <a:off x="0" y="0"/>
                            <a:ext cx="2774947" cy="1554945"/>
                          </a:xfrm>
                          <a:prstGeom prst="rect">
                            <a:avLst/>
                          </a:prstGeom>
                          <a:noFill/>
                          <a:ln>
                            <a:noFill/>
                          </a:ln>
                        </pic:spPr>
                      </pic:pic>
                    </a:graphicData>
                  </a:graphic>
                </wp:inline>
              </w:drawing>
            </w:r>
          </w:p>
        </w:tc>
        <w:tc>
          <w:tcPr>
            <w:tcW w:w="4471" w:type="dxa"/>
          </w:tcPr>
          <w:p w14:paraId="0740E0A8" w14:textId="77777777" w:rsidR="00D26635" w:rsidRPr="009F7AC5" w:rsidRDefault="00014FF6" w:rsidP="00467915">
            <w:p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สื่อและปฏิสัมพันธ์</w:t>
            </w:r>
          </w:p>
          <w:p w14:paraId="04B091B5" w14:textId="77777777" w:rsidR="00470E30" w:rsidRPr="009F7AC5" w:rsidRDefault="00470E30">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พื้นหลัง</w:t>
            </w:r>
          </w:p>
          <w:p w14:paraId="04D27EBC" w14:textId="77777777" w:rsidR="00470E30" w:rsidRPr="009F7AC5" w:rsidRDefault="00470E30">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ข้อความ – ตามโครงร่าง</w:t>
            </w:r>
          </w:p>
          <w:p w14:paraId="1A54ABB2" w14:textId="77777777" w:rsidR="00470E30" w:rsidRPr="009F7AC5" w:rsidRDefault="00470E30">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รูปภาพ</w:t>
            </w:r>
          </w:p>
          <w:p w14:paraId="1BF13A48" w14:textId="3D4B8463" w:rsidR="00014FF6" w:rsidRPr="009F7AC5" w:rsidRDefault="00470E30">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เสียง - เสียงประกอบ</w:t>
            </w:r>
          </w:p>
        </w:tc>
      </w:tr>
      <w:tr w:rsidR="009F7AC5" w:rsidRPr="009F7AC5" w14:paraId="562C909B" w14:textId="77777777" w:rsidTr="008175E2">
        <w:tc>
          <w:tcPr>
            <w:tcW w:w="4596" w:type="dxa"/>
          </w:tcPr>
          <w:p w14:paraId="66672FD6" w14:textId="77777777" w:rsidR="00014FF6" w:rsidRPr="009F7AC5" w:rsidRDefault="00014FF6" w:rsidP="00014FF6">
            <w:pPr>
              <w:jc w:val="center"/>
              <w:rPr>
                <w:rFonts w:ascii="TH SarabunPSK" w:hAnsi="TH SarabunPSK" w:cs="TH SarabunPSK"/>
                <w:color w:val="0D0D0D" w:themeColor="text1" w:themeTint="F2"/>
                <w:sz w:val="28"/>
              </w:rPr>
            </w:pPr>
            <w:ins w:id="245" w:author="พานเพชร อนันรัมย์" w:date="2026-03-10T21:52:00Z">
              <w:r w:rsidRPr="009F7AC5">
                <w:rPr>
                  <w:rFonts w:ascii="TH SarabunPSK" w:hAnsi="TH SarabunPSK" w:cs="TH SarabunPSK" w:hint="cs"/>
                  <w:color w:val="0D0D0D" w:themeColor="text1" w:themeTint="F2"/>
                  <w:sz w:val="28"/>
                  <w:cs/>
                </w:rPr>
                <w:t>ปฏิสัมพันธ์</w:t>
              </w:r>
              <w:r w:rsidRPr="009F7AC5">
                <w:rPr>
                  <w:rFonts w:ascii="TH SarabunPSK" w:hAnsi="TH SarabunPSK" w:cs="TH SarabunPSK" w:hint="cs"/>
                  <w:color w:val="0D0D0D" w:themeColor="text1" w:themeTint="F2"/>
                  <w:sz w:val="28"/>
                </w:rPr>
                <w:t xml:space="preserve"> / </w:t>
              </w:r>
              <w:r w:rsidRPr="009F7AC5">
                <w:rPr>
                  <w:rFonts w:ascii="TH SarabunPSK" w:hAnsi="TH SarabunPSK" w:cs="TH SarabunPSK" w:hint="cs"/>
                  <w:color w:val="0D0D0D" w:themeColor="text1" w:themeTint="F2"/>
                  <w:sz w:val="28"/>
                  <w:cs/>
                </w:rPr>
                <w:t>การโต้ตอบ</w:t>
              </w:r>
            </w:ins>
          </w:p>
          <w:p w14:paraId="0537DAE8" w14:textId="77777777" w:rsidR="00014FF6" w:rsidRPr="009F7AC5" w:rsidRDefault="002D02AD">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lastRenderedPageBreak/>
              <w:t>ปุ่มเคลื่อนที่</w:t>
            </w:r>
          </w:p>
          <w:p w14:paraId="77914591" w14:textId="77777777" w:rsidR="002D02AD" w:rsidRPr="009F7AC5" w:rsidRDefault="002D02AD">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ปุ่มยิงหลัก</w:t>
            </w:r>
          </w:p>
          <w:p w14:paraId="64232F3B" w14:textId="09E6D8A0" w:rsidR="00F11C60" w:rsidRPr="009F7AC5" w:rsidRDefault="002D02AD">
            <w:pPr>
              <w:pStyle w:val="a9"/>
              <w:numPr>
                <w:ilvl w:val="0"/>
                <w:numId w:val="11"/>
              </w:num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28"/>
                <w:cs/>
              </w:rPr>
              <w:t>ปุ่ม</w:t>
            </w:r>
            <w:r w:rsidR="00FC6969" w:rsidRPr="009F7AC5">
              <w:rPr>
                <w:rFonts w:ascii="TH SarabunPSK" w:hAnsi="TH SarabunPSK" w:cs="TH SarabunPSK" w:hint="cs"/>
                <w:color w:val="0D0D0D" w:themeColor="text1" w:themeTint="F2"/>
                <w:sz w:val="28"/>
                <w:cs/>
              </w:rPr>
              <w:t>กดใช้ความสามารถพิเศษ</w:t>
            </w:r>
          </w:p>
        </w:tc>
        <w:tc>
          <w:tcPr>
            <w:tcW w:w="4471" w:type="dxa"/>
          </w:tcPr>
          <w:p w14:paraId="65045726" w14:textId="77777777" w:rsidR="00F11C60" w:rsidRPr="009F7AC5" w:rsidRDefault="00014FF6" w:rsidP="00F11C60">
            <w:pPr>
              <w:jc w:val="center"/>
              <w:rPr>
                <w:rFonts w:ascii="TH SarabunPSK" w:hAnsi="TH SarabunPSK" w:cs="TH SarabunPSK"/>
                <w:color w:val="0D0D0D" w:themeColor="text1" w:themeTint="F2"/>
                <w:sz w:val="28"/>
              </w:rPr>
            </w:pPr>
            <w:ins w:id="246" w:author="พานเพชร อนันรัมย์" w:date="2026-03-10T21:52:00Z">
              <w:r w:rsidRPr="009F7AC5">
                <w:rPr>
                  <w:rFonts w:ascii="TH SarabunPSK" w:hAnsi="TH SarabunPSK" w:cs="TH SarabunPSK" w:hint="cs"/>
                  <w:color w:val="0D0D0D" w:themeColor="text1" w:themeTint="F2"/>
                  <w:sz w:val="28"/>
                  <w:cs/>
                </w:rPr>
                <w:lastRenderedPageBreak/>
                <w:t>การเชื่อมโยง</w:t>
              </w:r>
            </w:ins>
          </w:p>
          <w:p w14:paraId="34D7CEFD" w14:textId="55851EDA" w:rsidR="00F11C60" w:rsidRPr="009F7AC5" w:rsidRDefault="00F11C60" w:rsidP="008175E2">
            <w:pPr>
              <w:pStyle w:val="a9"/>
              <w:keepNext/>
              <w:numPr>
                <w:ilvl w:val="0"/>
                <w:numId w:val="12"/>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lastRenderedPageBreak/>
              <w:t>เมื่อผู้เล่นฝ่ายใด</w:t>
            </w:r>
            <w:r w:rsidR="000F50A1" w:rsidRPr="009F7AC5">
              <w:rPr>
                <w:rFonts w:ascii="TH SarabunPSK" w:hAnsi="TH SarabunPSK" w:cs="TH SarabunPSK" w:hint="cs"/>
                <w:color w:val="0D0D0D" w:themeColor="text1" w:themeTint="F2"/>
                <w:sz w:val="28"/>
                <w:cs/>
              </w:rPr>
              <w:t>ฝ่ายนึงที่</w:t>
            </w:r>
            <w:r w:rsidR="000F50A1" w:rsidRPr="009F7AC5">
              <w:rPr>
                <w:rFonts w:ascii="TH SarabunPSK" w:hAnsi="TH SarabunPSK" w:cs="TH SarabunPSK" w:hint="cs"/>
                <w:color w:val="0D0D0D" w:themeColor="text1" w:themeTint="F2"/>
                <w:sz w:val="28"/>
              </w:rPr>
              <w:t xml:space="preserve"> HP </w:t>
            </w:r>
            <w:r w:rsidR="000F50A1" w:rsidRPr="009F7AC5">
              <w:rPr>
                <w:rFonts w:ascii="TH SarabunPSK" w:hAnsi="TH SarabunPSK" w:cs="TH SarabunPSK" w:hint="cs"/>
                <w:color w:val="0D0D0D" w:themeColor="text1" w:themeTint="F2"/>
                <w:sz w:val="28"/>
                <w:cs/>
              </w:rPr>
              <w:t xml:space="preserve">เหลือ 0 </w:t>
            </w:r>
            <w:r w:rsidR="0074475D" w:rsidRPr="009F7AC5">
              <w:rPr>
                <w:rFonts w:ascii="TH SarabunPSK" w:hAnsi="TH SarabunPSK" w:cs="TH SarabunPSK" w:hint="cs"/>
                <w:color w:val="0D0D0D" w:themeColor="text1" w:themeTint="F2"/>
                <w:sz w:val="28"/>
                <w:cs/>
              </w:rPr>
              <w:t xml:space="preserve">จะเชื่อมโยงไป </w:t>
            </w:r>
            <w:r w:rsidR="0074475D" w:rsidRPr="009F7AC5">
              <w:rPr>
                <w:rFonts w:ascii="TH SarabunPSK" w:hAnsi="TH SarabunPSK" w:cs="TH SarabunPSK" w:hint="cs"/>
                <w:color w:val="0D0D0D" w:themeColor="text1" w:themeTint="F2"/>
                <w:sz w:val="28"/>
              </w:rPr>
              <w:t>Scene 7</w:t>
            </w:r>
          </w:p>
        </w:tc>
      </w:tr>
    </w:tbl>
    <w:p w14:paraId="285CE54D" w14:textId="77777777" w:rsidR="008175E2" w:rsidRDefault="008175E2" w:rsidP="008175E2">
      <w:pPr>
        <w:pStyle w:val="af3"/>
        <w:jc w:val="center"/>
        <w:rPr>
          <w:rFonts w:ascii="TH SarabunPSK" w:hAnsi="TH SarabunPSK" w:cs="TH SarabunPSK"/>
          <w:i w:val="0"/>
          <w:iCs w:val="0"/>
          <w:color w:val="000000" w:themeColor="text1"/>
          <w:sz w:val="32"/>
          <w:szCs w:val="32"/>
        </w:rPr>
      </w:pPr>
    </w:p>
    <w:p w14:paraId="10E9D1E9" w14:textId="185BB101" w:rsidR="008175E2" w:rsidRPr="008175E2" w:rsidRDefault="008175E2" w:rsidP="008175E2">
      <w:pPr>
        <w:pStyle w:val="af3"/>
        <w:jc w:val="center"/>
        <w:rPr>
          <w:rFonts w:ascii="TH SarabunPSK" w:hAnsi="TH SarabunPSK" w:cs="TH SarabunPSK"/>
          <w:i w:val="0"/>
          <w:iCs w:val="0"/>
          <w:color w:val="000000" w:themeColor="text1"/>
          <w:sz w:val="32"/>
          <w:szCs w:val="32"/>
        </w:rPr>
      </w:pPr>
      <w:bookmarkStart w:id="247" w:name="_Toc241852564"/>
      <w:bookmarkStart w:id="248" w:name="_Toc241852956"/>
      <w:r w:rsidRPr="008175E2">
        <w:rPr>
          <w:rFonts w:ascii="TH SarabunPSK" w:hAnsi="TH SarabunPSK" w:cs="TH SarabunPSK" w:hint="cs"/>
          <w:i w:val="0"/>
          <w:iCs w:val="0"/>
          <w:color w:val="000000" w:themeColor="text1"/>
          <w:sz w:val="32"/>
          <w:szCs w:val="32"/>
          <w:cs/>
        </w:rPr>
        <w:t xml:space="preserve">ตารางที่ </w:t>
      </w:r>
      <w:r w:rsidRPr="008175E2">
        <w:rPr>
          <w:rFonts w:ascii="TH SarabunPSK" w:hAnsi="TH SarabunPSK" w:cs="TH SarabunPSK" w:hint="cs"/>
          <w:i w:val="0"/>
          <w:iCs w:val="0"/>
          <w:color w:val="000000" w:themeColor="text1"/>
          <w:sz w:val="32"/>
          <w:szCs w:val="32"/>
        </w:rPr>
        <w:t>3.</w:t>
      </w:r>
      <w:r w:rsidRPr="008175E2">
        <w:rPr>
          <w:rFonts w:ascii="TH SarabunPSK" w:hAnsi="TH SarabunPSK" w:cs="TH SarabunPSK" w:hint="cs"/>
          <w:i w:val="0"/>
          <w:iCs w:val="0"/>
          <w:color w:val="000000" w:themeColor="text1"/>
          <w:sz w:val="32"/>
          <w:szCs w:val="32"/>
        </w:rPr>
        <w:fldChar w:fldCharType="begin"/>
      </w:r>
      <w:r w:rsidRPr="008175E2">
        <w:rPr>
          <w:rFonts w:ascii="TH SarabunPSK" w:hAnsi="TH SarabunPSK" w:cs="TH SarabunPSK" w:hint="cs"/>
          <w:i w:val="0"/>
          <w:iCs w:val="0"/>
          <w:color w:val="000000" w:themeColor="text1"/>
          <w:sz w:val="32"/>
          <w:szCs w:val="32"/>
        </w:rPr>
        <w:instrText xml:space="preserve"> SEQ </w:instrText>
      </w:r>
      <w:r w:rsidRPr="008175E2">
        <w:rPr>
          <w:rFonts w:ascii="TH SarabunPSK" w:hAnsi="TH SarabunPSK" w:cs="TH SarabunPSK" w:hint="cs"/>
          <w:i w:val="0"/>
          <w:iCs w:val="0"/>
          <w:color w:val="000000" w:themeColor="text1"/>
          <w:sz w:val="32"/>
          <w:szCs w:val="32"/>
          <w:cs/>
        </w:rPr>
        <w:instrText>ตารางที่</w:instrText>
      </w:r>
      <w:r w:rsidRPr="008175E2">
        <w:rPr>
          <w:rFonts w:ascii="TH SarabunPSK" w:hAnsi="TH SarabunPSK" w:cs="TH SarabunPSK" w:hint="cs"/>
          <w:i w:val="0"/>
          <w:iCs w:val="0"/>
          <w:color w:val="000000" w:themeColor="text1"/>
          <w:sz w:val="32"/>
          <w:szCs w:val="32"/>
        </w:rPr>
        <w:instrText xml:space="preserve">_3. \* ARABIC </w:instrText>
      </w:r>
      <w:r w:rsidRPr="008175E2">
        <w:rPr>
          <w:rFonts w:ascii="TH SarabunPSK" w:hAnsi="TH SarabunPSK" w:cs="TH SarabunPSK" w:hint="cs"/>
          <w:i w:val="0"/>
          <w:iCs w:val="0"/>
          <w:color w:val="000000" w:themeColor="text1"/>
          <w:sz w:val="32"/>
          <w:szCs w:val="32"/>
        </w:rPr>
        <w:fldChar w:fldCharType="separate"/>
      </w:r>
      <w:r w:rsidR="00745CD2">
        <w:rPr>
          <w:rFonts w:ascii="TH SarabunPSK" w:hAnsi="TH SarabunPSK" w:cs="TH SarabunPSK"/>
          <w:i w:val="0"/>
          <w:iCs w:val="0"/>
          <w:noProof/>
          <w:color w:val="000000" w:themeColor="text1"/>
          <w:sz w:val="32"/>
          <w:szCs w:val="32"/>
        </w:rPr>
        <w:t>14</w:t>
      </w:r>
      <w:r w:rsidRPr="008175E2">
        <w:rPr>
          <w:rFonts w:ascii="TH SarabunPSK" w:hAnsi="TH SarabunPSK" w:cs="TH SarabunPSK" w:hint="cs"/>
          <w:i w:val="0"/>
          <w:iCs w:val="0"/>
          <w:color w:val="000000" w:themeColor="text1"/>
          <w:sz w:val="32"/>
          <w:szCs w:val="32"/>
        </w:rPr>
        <w:fldChar w:fldCharType="end"/>
      </w:r>
      <w:r w:rsidRPr="008175E2">
        <w:rPr>
          <w:rFonts w:ascii="TH SarabunPSK" w:hAnsi="TH SarabunPSK" w:cs="TH SarabunPSK" w:hint="cs"/>
          <w:i w:val="0"/>
          <w:iCs w:val="0"/>
          <w:color w:val="000000" w:themeColor="text1"/>
          <w:sz w:val="32"/>
          <w:szCs w:val="32"/>
        </w:rPr>
        <w:t xml:space="preserve"> </w:t>
      </w:r>
      <w:r w:rsidRPr="008175E2">
        <w:rPr>
          <w:rFonts w:ascii="TH SarabunPSK" w:hAnsi="TH SarabunPSK" w:cs="TH SarabunPSK" w:hint="cs"/>
          <w:i w:val="0"/>
          <w:iCs w:val="0"/>
          <w:color w:val="000000" w:themeColor="text1"/>
          <w:sz w:val="32"/>
          <w:szCs w:val="32"/>
          <w:cs/>
        </w:rPr>
        <w:t xml:space="preserve">แสดงอ็อบเจกต์และสตอรี่บอร์ด ซีนที่ </w:t>
      </w:r>
      <w:r w:rsidRPr="008175E2">
        <w:rPr>
          <w:rFonts w:ascii="TH SarabunPSK" w:hAnsi="TH SarabunPSK" w:cs="TH SarabunPSK" w:hint="cs"/>
          <w:i w:val="0"/>
          <w:iCs w:val="0"/>
          <w:color w:val="000000" w:themeColor="text1"/>
          <w:sz w:val="32"/>
          <w:szCs w:val="32"/>
        </w:rPr>
        <w:t>7</w:t>
      </w:r>
      <w:bookmarkEnd w:id="247"/>
      <w:bookmarkEnd w:id="248"/>
    </w:p>
    <w:tbl>
      <w:tblPr>
        <w:tblStyle w:val="af4"/>
        <w:tblW w:w="9067" w:type="dxa"/>
        <w:tblLook w:val="04A0" w:firstRow="1" w:lastRow="0" w:firstColumn="1" w:lastColumn="0" w:noHBand="0" w:noVBand="1"/>
      </w:tblPr>
      <w:tblGrid>
        <w:gridCol w:w="4609"/>
        <w:gridCol w:w="4458"/>
      </w:tblGrid>
      <w:tr w:rsidR="009F7AC5" w:rsidRPr="009F7AC5" w14:paraId="1BAA1270" w14:textId="77777777" w:rsidTr="008175E2">
        <w:tc>
          <w:tcPr>
            <w:tcW w:w="4609" w:type="dxa"/>
          </w:tcPr>
          <w:p w14:paraId="2D9F2D3D" w14:textId="68E396DE" w:rsidR="00E57564" w:rsidRPr="009F7AC5" w:rsidRDefault="00E57564" w:rsidP="0081255B">
            <w:pPr>
              <w:jc w:val="center"/>
              <w:rPr>
                <w:rFonts w:ascii="TH SarabunPSK" w:hAnsi="TH SarabunPSK" w:cs="TH SarabunPSK"/>
                <w:b/>
                <w:bCs/>
                <w:color w:val="0D0D0D" w:themeColor="text1" w:themeTint="F2"/>
                <w:sz w:val="32"/>
                <w:szCs w:val="32"/>
              </w:rPr>
            </w:pPr>
            <w:r w:rsidRPr="009F7AC5">
              <w:rPr>
                <w:rFonts w:ascii="TH SarabunPSK" w:hAnsi="TH SarabunPSK" w:cs="TH SarabunPSK" w:hint="cs"/>
                <w:color w:val="0D0D0D" w:themeColor="text1" w:themeTint="F2"/>
                <w:sz w:val="32"/>
                <w:szCs w:val="32"/>
                <w:cs/>
              </w:rPr>
              <w:t xml:space="preserve">เนื้อหาหน้า </w:t>
            </w:r>
            <w:r w:rsidR="00811176">
              <w:rPr>
                <w:rFonts w:ascii="TH SarabunPSK" w:hAnsi="TH SarabunPSK" w:cs="TH SarabunPSK" w:hint="cs"/>
                <w:color w:val="0D0D0D" w:themeColor="text1" w:themeTint="F2"/>
                <w:sz w:val="32"/>
                <w:szCs w:val="32"/>
                <w:cs/>
              </w:rPr>
              <w:t>สรุปผล</w:t>
            </w:r>
          </w:p>
        </w:tc>
        <w:tc>
          <w:tcPr>
            <w:tcW w:w="4458" w:type="dxa"/>
          </w:tcPr>
          <w:p w14:paraId="4E97411F" w14:textId="061D51FB" w:rsidR="00E57564" w:rsidRPr="009F7AC5" w:rsidRDefault="00E57564" w:rsidP="0081255B">
            <w:pPr>
              <w:jc w:val="center"/>
              <w:rPr>
                <w:rFonts w:ascii="TH SarabunPSK" w:hAnsi="TH SarabunPSK" w:cs="TH SarabunPSK"/>
                <w:b/>
                <w:bCs/>
                <w:color w:val="0D0D0D" w:themeColor="text1" w:themeTint="F2"/>
                <w:sz w:val="32"/>
                <w:szCs w:val="32"/>
              </w:rPr>
            </w:pPr>
            <w:r w:rsidRPr="009F7AC5">
              <w:rPr>
                <w:rFonts w:ascii="TH SarabunPSK" w:hAnsi="TH SarabunPSK" w:cs="TH SarabunPSK" w:hint="cs"/>
                <w:color w:val="0D0D0D" w:themeColor="text1" w:themeTint="F2"/>
                <w:sz w:val="32"/>
                <w:szCs w:val="32"/>
              </w:rPr>
              <w:t xml:space="preserve">Scene </w:t>
            </w:r>
            <w:r w:rsidR="00FE0A42" w:rsidRPr="009F7AC5">
              <w:rPr>
                <w:rFonts w:ascii="TH SarabunPSK" w:hAnsi="TH SarabunPSK" w:cs="TH SarabunPSK" w:hint="cs"/>
                <w:color w:val="0D0D0D" w:themeColor="text1" w:themeTint="F2"/>
                <w:sz w:val="32"/>
                <w:szCs w:val="32"/>
              </w:rPr>
              <w:t>7</w:t>
            </w:r>
          </w:p>
        </w:tc>
      </w:tr>
      <w:tr w:rsidR="009F7AC5" w:rsidRPr="009F7AC5" w14:paraId="50B72F53" w14:textId="77777777" w:rsidTr="008175E2">
        <w:tc>
          <w:tcPr>
            <w:tcW w:w="4609" w:type="dxa"/>
          </w:tcPr>
          <w:p w14:paraId="669213CC" w14:textId="77777777" w:rsidR="00E57564" w:rsidRPr="009F7AC5" w:rsidRDefault="00E57564" w:rsidP="0081255B">
            <w:pPr>
              <w:rPr>
                <w:rFonts w:ascii="TH SarabunPSK" w:hAnsi="TH SarabunPSK" w:cs="TH SarabunPSK"/>
                <w:b/>
                <w:bCs/>
                <w:color w:val="0D0D0D" w:themeColor="text1" w:themeTint="F2"/>
                <w:sz w:val="32"/>
                <w:szCs w:val="32"/>
              </w:rPr>
            </w:pPr>
            <w:r w:rsidRPr="009F7AC5">
              <w:rPr>
                <w:rFonts w:ascii="TH SarabunPSK" w:hAnsi="TH SarabunPSK" w:cs="TH SarabunPSK" w:hint="cs"/>
                <w:noProof/>
                <w:color w:val="0D0D0D" w:themeColor="text1" w:themeTint="F2"/>
                <w:sz w:val="32"/>
                <w:szCs w:val="32"/>
                <w:cs/>
              </w:rPr>
              <w:drawing>
                <wp:inline distT="0" distB="0" distL="0" distR="0" wp14:anchorId="43722B85" wp14:editId="609B5BA0">
                  <wp:extent cx="2789614" cy="1554330"/>
                  <wp:effectExtent l="0" t="0" r="0" b="8255"/>
                  <wp:docPr id="845240897"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40897" name="รูปภาพ 21"/>
                          <pic:cNvPicPr>
                            <a:picLocks noChangeAspect="1" noChangeArrowheads="1"/>
                          </pic:cNvPicPr>
                        </pic:nvPicPr>
                        <pic:blipFill>
                          <a:blip r:embed="rId119" cstate="print">
                            <a:extLst>
                              <a:ext uri="{28A0092B-C50C-407E-A947-70E740481C1C}">
                                <a14:useLocalDpi xmlns:a14="http://schemas.microsoft.com/office/drawing/2010/main" val="0"/>
                              </a:ext>
                            </a:extLst>
                          </a:blip>
                          <a:stretch>
                            <a:fillRect/>
                          </a:stretch>
                        </pic:blipFill>
                        <pic:spPr bwMode="auto">
                          <a:xfrm>
                            <a:off x="0" y="0"/>
                            <a:ext cx="2789614" cy="1554330"/>
                          </a:xfrm>
                          <a:prstGeom prst="rect">
                            <a:avLst/>
                          </a:prstGeom>
                          <a:noFill/>
                          <a:ln>
                            <a:noFill/>
                          </a:ln>
                        </pic:spPr>
                      </pic:pic>
                    </a:graphicData>
                  </a:graphic>
                </wp:inline>
              </w:drawing>
            </w:r>
          </w:p>
        </w:tc>
        <w:tc>
          <w:tcPr>
            <w:tcW w:w="4458" w:type="dxa"/>
          </w:tcPr>
          <w:p w14:paraId="0D0E7365" w14:textId="77777777" w:rsidR="00E57564" w:rsidRPr="009F7AC5" w:rsidRDefault="00E57564" w:rsidP="0081255B">
            <w:p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สื่อและปฏิสัมพันธ์</w:t>
            </w:r>
          </w:p>
          <w:p w14:paraId="0D165F09" w14:textId="77777777" w:rsidR="0074475D" w:rsidRPr="009F7AC5" w:rsidRDefault="0074475D">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พื้นหลัง</w:t>
            </w:r>
          </w:p>
          <w:p w14:paraId="2E489D02" w14:textId="77777777" w:rsidR="0074475D" w:rsidRPr="009F7AC5" w:rsidRDefault="0074475D">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ข้อความ – ตามโครงร่าง</w:t>
            </w:r>
          </w:p>
          <w:p w14:paraId="32BC2D2B" w14:textId="77777777" w:rsidR="0074475D" w:rsidRPr="009F7AC5" w:rsidRDefault="0074475D">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รูปภาพ</w:t>
            </w:r>
          </w:p>
          <w:p w14:paraId="7E6DADF3" w14:textId="781DA37C" w:rsidR="00E57564" w:rsidRPr="009F7AC5" w:rsidRDefault="0074475D">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เสียง - เสียงประกอบ</w:t>
            </w:r>
          </w:p>
        </w:tc>
      </w:tr>
      <w:tr w:rsidR="009F7AC5" w:rsidRPr="009F7AC5" w14:paraId="3EFB22C8" w14:textId="77777777" w:rsidTr="008175E2">
        <w:tc>
          <w:tcPr>
            <w:tcW w:w="4609" w:type="dxa"/>
          </w:tcPr>
          <w:p w14:paraId="1E9F5A4C" w14:textId="77777777" w:rsidR="00E57564" w:rsidRPr="009F7AC5" w:rsidRDefault="00E57564" w:rsidP="0081255B">
            <w:pPr>
              <w:jc w:val="center"/>
              <w:rPr>
                <w:rFonts w:ascii="TH SarabunPSK" w:hAnsi="TH SarabunPSK" w:cs="TH SarabunPSK"/>
                <w:color w:val="0D0D0D" w:themeColor="text1" w:themeTint="F2"/>
                <w:sz w:val="28"/>
              </w:rPr>
            </w:pPr>
            <w:ins w:id="249" w:author="พานเพชร อนันรัมย์" w:date="2026-03-10T21:52:00Z">
              <w:r w:rsidRPr="009F7AC5">
                <w:rPr>
                  <w:rFonts w:ascii="TH SarabunPSK" w:hAnsi="TH SarabunPSK" w:cs="TH SarabunPSK" w:hint="cs"/>
                  <w:color w:val="0D0D0D" w:themeColor="text1" w:themeTint="F2"/>
                  <w:sz w:val="28"/>
                  <w:cs/>
                </w:rPr>
                <w:t>ปฏิสัมพันธ์</w:t>
              </w:r>
              <w:r w:rsidRPr="009F7AC5">
                <w:rPr>
                  <w:rFonts w:ascii="TH SarabunPSK" w:hAnsi="TH SarabunPSK" w:cs="TH SarabunPSK" w:hint="cs"/>
                  <w:color w:val="0D0D0D" w:themeColor="text1" w:themeTint="F2"/>
                  <w:sz w:val="28"/>
                </w:rPr>
                <w:t xml:space="preserve"> / </w:t>
              </w:r>
              <w:r w:rsidRPr="009F7AC5">
                <w:rPr>
                  <w:rFonts w:ascii="TH SarabunPSK" w:hAnsi="TH SarabunPSK" w:cs="TH SarabunPSK" w:hint="cs"/>
                  <w:color w:val="0D0D0D" w:themeColor="text1" w:themeTint="F2"/>
                  <w:sz w:val="28"/>
                  <w:cs/>
                </w:rPr>
                <w:t>การโต้ตอบ</w:t>
              </w:r>
            </w:ins>
          </w:p>
          <w:p w14:paraId="6257D299" w14:textId="757841C3" w:rsidR="00E57564" w:rsidRPr="009F7AC5" w:rsidRDefault="007837A3">
            <w:pPr>
              <w:pStyle w:val="a9"/>
              <w:numPr>
                <w:ilvl w:val="0"/>
                <w:numId w:val="11"/>
              </w:num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28"/>
                <w:cs/>
              </w:rPr>
              <w:t>ปุ่ม</w:t>
            </w:r>
            <w:r w:rsidR="00264817" w:rsidRPr="009F7AC5">
              <w:rPr>
                <w:rFonts w:ascii="TH SarabunPSK" w:hAnsi="TH SarabunPSK" w:cs="TH SarabunPSK" w:hint="cs"/>
                <w:color w:val="0D0D0D" w:themeColor="text1" w:themeTint="F2"/>
                <w:sz w:val="28"/>
                <w:cs/>
              </w:rPr>
              <w:t>กลับหน้าเมนูหลัก</w:t>
            </w:r>
          </w:p>
        </w:tc>
        <w:tc>
          <w:tcPr>
            <w:tcW w:w="4458" w:type="dxa"/>
          </w:tcPr>
          <w:p w14:paraId="5E37323D" w14:textId="77777777" w:rsidR="00E57564" w:rsidRPr="009F7AC5" w:rsidRDefault="00E57564" w:rsidP="0081255B">
            <w:pPr>
              <w:jc w:val="center"/>
              <w:rPr>
                <w:rFonts w:ascii="TH SarabunPSK" w:hAnsi="TH SarabunPSK" w:cs="TH SarabunPSK"/>
                <w:color w:val="0D0D0D" w:themeColor="text1" w:themeTint="F2"/>
                <w:sz w:val="28"/>
              </w:rPr>
            </w:pPr>
            <w:ins w:id="250" w:author="พานเพชร อนันรัมย์" w:date="2026-03-10T21:52:00Z">
              <w:r w:rsidRPr="009F7AC5">
                <w:rPr>
                  <w:rFonts w:ascii="TH SarabunPSK" w:hAnsi="TH SarabunPSK" w:cs="TH SarabunPSK" w:hint="cs"/>
                  <w:color w:val="0D0D0D" w:themeColor="text1" w:themeTint="F2"/>
                  <w:sz w:val="28"/>
                  <w:cs/>
                </w:rPr>
                <w:t>การเชื่อมโยง</w:t>
              </w:r>
            </w:ins>
          </w:p>
          <w:p w14:paraId="068F3544" w14:textId="13033FC2" w:rsidR="00E57564" w:rsidRPr="009F7AC5" w:rsidRDefault="00264817" w:rsidP="008175E2">
            <w:pPr>
              <w:pStyle w:val="a9"/>
              <w:keepNext/>
              <w:numPr>
                <w:ilvl w:val="0"/>
                <w:numId w:val="11"/>
              </w:numPr>
              <w:rPr>
                <w:rFonts w:ascii="TH SarabunPSK" w:hAnsi="TH SarabunPSK" w:cs="TH SarabunPSK"/>
                <w:color w:val="0D0D0D" w:themeColor="text1" w:themeTint="F2"/>
                <w:sz w:val="28"/>
                <w:cs/>
              </w:rPr>
            </w:pPr>
            <w:r w:rsidRPr="009F7AC5">
              <w:rPr>
                <w:rFonts w:ascii="TH SarabunPSK" w:hAnsi="TH SarabunPSK" w:cs="TH SarabunPSK" w:hint="cs"/>
                <w:color w:val="0D0D0D" w:themeColor="text1" w:themeTint="F2"/>
                <w:sz w:val="28"/>
                <w:cs/>
              </w:rPr>
              <w:t>เมื่อกดปุ่ม</w:t>
            </w:r>
            <w:r w:rsidR="00A83991" w:rsidRPr="009F7AC5">
              <w:rPr>
                <w:rFonts w:ascii="TH SarabunPSK" w:hAnsi="TH SarabunPSK" w:cs="TH SarabunPSK" w:hint="cs"/>
                <w:color w:val="0D0D0D" w:themeColor="text1" w:themeTint="F2"/>
                <w:sz w:val="28"/>
                <w:cs/>
              </w:rPr>
              <w:t>กลับหน้าเมนูหลัก</w:t>
            </w:r>
            <w:r w:rsidRPr="009F7AC5">
              <w:rPr>
                <w:rFonts w:ascii="TH SarabunPSK" w:hAnsi="TH SarabunPSK" w:cs="TH SarabunPSK" w:hint="cs"/>
                <w:color w:val="0D0D0D" w:themeColor="text1" w:themeTint="F2"/>
                <w:sz w:val="28"/>
                <w:cs/>
              </w:rPr>
              <w:t xml:space="preserve">จะเชื่อมโยงไป </w:t>
            </w:r>
            <w:r w:rsidRPr="009F7AC5">
              <w:rPr>
                <w:rFonts w:ascii="TH SarabunPSK" w:hAnsi="TH SarabunPSK" w:cs="TH SarabunPSK" w:hint="cs"/>
                <w:color w:val="0D0D0D" w:themeColor="text1" w:themeTint="F2"/>
                <w:sz w:val="28"/>
              </w:rPr>
              <w:t>Scene 2</w:t>
            </w:r>
          </w:p>
        </w:tc>
      </w:tr>
    </w:tbl>
    <w:p w14:paraId="06EFADDF" w14:textId="77777777" w:rsidR="008175E2" w:rsidRDefault="008175E2" w:rsidP="008175E2">
      <w:pPr>
        <w:pStyle w:val="af3"/>
        <w:jc w:val="center"/>
        <w:rPr>
          <w:rFonts w:ascii="TH SarabunPSK" w:hAnsi="TH SarabunPSK" w:cs="TH SarabunPSK"/>
          <w:i w:val="0"/>
          <w:iCs w:val="0"/>
          <w:color w:val="000000" w:themeColor="text1"/>
          <w:sz w:val="32"/>
          <w:szCs w:val="32"/>
        </w:rPr>
      </w:pPr>
    </w:p>
    <w:p w14:paraId="3BD47EA6" w14:textId="5B9C9B94" w:rsidR="008175E2" w:rsidRPr="008175E2" w:rsidRDefault="008175E2" w:rsidP="008175E2">
      <w:pPr>
        <w:pStyle w:val="af3"/>
        <w:jc w:val="center"/>
        <w:rPr>
          <w:rFonts w:ascii="TH SarabunPSK" w:hAnsi="TH SarabunPSK" w:cs="TH SarabunPSK"/>
          <w:i w:val="0"/>
          <w:iCs w:val="0"/>
          <w:color w:val="000000" w:themeColor="text1"/>
          <w:sz w:val="32"/>
          <w:szCs w:val="32"/>
        </w:rPr>
      </w:pPr>
      <w:bookmarkStart w:id="251" w:name="_Toc241852565"/>
      <w:bookmarkStart w:id="252" w:name="_Toc241852957"/>
      <w:r w:rsidRPr="008175E2">
        <w:rPr>
          <w:rFonts w:ascii="TH SarabunPSK" w:hAnsi="TH SarabunPSK" w:cs="TH SarabunPSK" w:hint="cs"/>
          <w:i w:val="0"/>
          <w:iCs w:val="0"/>
          <w:color w:val="000000" w:themeColor="text1"/>
          <w:sz w:val="32"/>
          <w:szCs w:val="32"/>
          <w:cs/>
        </w:rPr>
        <w:t xml:space="preserve">ตารางที่ </w:t>
      </w:r>
      <w:r w:rsidRPr="008175E2">
        <w:rPr>
          <w:rFonts w:ascii="TH SarabunPSK" w:hAnsi="TH SarabunPSK" w:cs="TH SarabunPSK" w:hint="cs"/>
          <w:i w:val="0"/>
          <w:iCs w:val="0"/>
          <w:color w:val="000000" w:themeColor="text1"/>
          <w:sz w:val="32"/>
          <w:szCs w:val="32"/>
        </w:rPr>
        <w:t>3.</w:t>
      </w:r>
      <w:r w:rsidRPr="008175E2">
        <w:rPr>
          <w:rFonts w:ascii="TH SarabunPSK" w:hAnsi="TH SarabunPSK" w:cs="TH SarabunPSK" w:hint="cs"/>
          <w:i w:val="0"/>
          <w:iCs w:val="0"/>
          <w:color w:val="000000" w:themeColor="text1"/>
          <w:sz w:val="32"/>
          <w:szCs w:val="32"/>
        </w:rPr>
        <w:fldChar w:fldCharType="begin"/>
      </w:r>
      <w:r w:rsidRPr="008175E2">
        <w:rPr>
          <w:rFonts w:ascii="TH SarabunPSK" w:hAnsi="TH SarabunPSK" w:cs="TH SarabunPSK" w:hint="cs"/>
          <w:i w:val="0"/>
          <w:iCs w:val="0"/>
          <w:color w:val="000000" w:themeColor="text1"/>
          <w:sz w:val="32"/>
          <w:szCs w:val="32"/>
        </w:rPr>
        <w:instrText xml:space="preserve"> SEQ </w:instrText>
      </w:r>
      <w:r w:rsidRPr="008175E2">
        <w:rPr>
          <w:rFonts w:ascii="TH SarabunPSK" w:hAnsi="TH SarabunPSK" w:cs="TH SarabunPSK" w:hint="cs"/>
          <w:i w:val="0"/>
          <w:iCs w:val="0"/>
          <w:color w:val="000000" w:themeColor="text1"/>
          <w:sz w:val="32"/>
          <w:szCs w:val="32"/>
          <w:cs/>
        </w:rPr>
        <w:instrText>ตารางที่</w:instrText>
      </w:r>
      <w:r w:rsidRPr="008175E2">
        <w:rPr>
          <w:rFonts w:ascii="TH SarabunPSK" w:hAnsi="TH SarabunPSK" w:cs="TH SarabunPSK" w:hint="cs"/>
          <w:i w:val="0"/>
          <w:iCs w:val="0"/>
          <w:color w:val="000000" w:themeColor="text1"/>
          <w:sz w:val="32"/>
          <w:szCs w:val="32"/>
        </w:rPr>
        <w:instrText xml:space="preserve">_3. \* ARABIC </w:instrText>
      </w:r>
      <w:r w:rsidRPr="008175E2">
        <w:rPr>
          <w:rFonts w:ascii="TH SarabunPSK" w:hAnsi="TH SarabunPSK" w:cs="TH SarabunPSK" w:hint="cs"/>
          <w:i w:val="0"/>
          <w:iCs w:val="0"/>
          <w:color w:val="000000" w:themeColor="text1"/>
          <w:sz w:val="32"/>
          <w:szCs w:val="32"/>
        </w:rPr>
        <w:fldChar w:fldCharType="separate"/>
      </w:r>
      <w:r w:rsidR="00745CD2">
        <w:rPr>
          <w:rFonts w:ascii="TH SarabunPSK" w:hAnsi="TH SarabunPSK" w:cs="TH SarabunPSK"/>
          <w:i w:val="0"/>
          <w:iCs w:val="0"/>
          <w:noProof/>
          <w:color w:val="000000" w:themeColor="text1"/>
          <w:sz w:val="32"/>
          <w:szCs w:val="32"/>
        </w:rPr>
        <w:t>15</w:t>
      </w:r>
      <w:r w:rsidRPr="008175E2">
        <w:rPr>
          <w:rFonts w:ascii="TH SarabunPSK" w:hAnsi="TH SarabunPSK" w:cs="TH SarabunPSK" w:hint="cs"/>
          <w:i w:val="0"/>
          <w:iCs w:val="0"/>
          <w:color w:val="000000" w:themeColor="text1"/>
          <w:sz w:val="32"/>
          <w:szCs w:val="32"/>
        </w:rPr>
        <w:fldChar w:fldCharType="end"/>
      </w:r>
      <w:r w:rsidRPr="008175E2">
        <w:rPr>
          <w:rFonts w:ascii="TH SarabunPSK" w:hAnsi="TH SarabunPSK" w:cs="TH SarabunPSK" w:hint="cs"/>
          <w:i w:val="0"/>
          <w:iCs w:val="0"/>
          <w:color w:val="000000" w:themeColor="text1"/>
          <w:sz w:val="32"/>
          <w:szCs w:val="32"/>
        </w:rPr>
        <w:t xml:space="preserve"> </w:t>
      </w:r>
      <w:r w:rsidRPr="008175E2">
        <w:rPr>
          <w:rFonts w:ascii="TH SarabunPSK" w:hAnsi="TH SarabunPSK" w:cs="TH SarabunPSK" w:hint="cs"/>
          <w:i w:val="0"/>
          <w:iCs w:val="0"/>
          <w:color w:val="000000" w:themeColor="text1"/>
          <w:sz w:val="32"/>
          <w:szCs w:val="32"/>
          <w:cs/>
        </w:rPr>
        <w:t xml:space="preserve">แสดงอ็อบเจกต์และสตอรี่บอร์ด ซีนที่ </w:t>
      </w:r>
      <w:r w:rsidRPr="008175E2">
        <w:rPr>
          <w:rFonts w:ascii="TH SarabunPSK" w:hAnsi="TH SarabunPSK" w:cs="TH SarabunPSK" w:hint="cs"/>
          <w:i w:val="0"/>
          <w:iCs w:val="0"/>
          <w:color w:val="000000" w:themeColor="text1"/>
          <w:sz w:val="32"/>
          <w:szCs w:val="32"/>
        </w:rPr>
        <w:t>8</w:t>
      </w:r>
      <w:bookmarkEnd w:id="251"/>
      <w:bookmarkEnd w:id="252"/>
    </w:p>
    <w:tbl>
      <w:tblPr>
        <w:tblStyle w:val="af4"/>
        <w:tblW w:w="0" w:type="auto"/>
        <w:tblLook w:val="04A0" w:firstRow="1" w:lastRow="0" w:firstColumn="1" w:lastColumn="0" w:noHBand="0" w:noVBand="1"/>
      </w:tblPr>
      <w:tblGrid>
        <w:gridCol w:w="4508"/>
        <w:gridCol w:w="4508"/>
      </w:tblGrid>
      <w:tr w:rsidR="009F7AC5" w:rsidRPr="009F7AC5" w14:paraId="0F05CCF8" w14:textId="77777777" w:rsidTr="0014168E">
        <w:tc>
          <w:tcPr>
            <w:tcW w:w="4508" w:type="dxa"/>
          </w:tcPr>
          <w:p w14:paraId="5A956140" w14:textId="2AD9FD15" w:rsidR="0014168E" w:rsidRPr="009F7AC5" w:rsidRDefault="0014168E" w:rsidP="0014168E">
            <w:pPr>
              <w:jc w:val="center"/>
              <w:rPr>
                <w:rFonts w:ascii="TH SarabunPSK" w:hAnsi="TH SarabunPSK" w:cs="TH SarabunPSK"/>
                <w:b/>
                <w:bCs/>
                <w:color w:val="0D0D0D" w:themeColor="text1" w:themeTint="F2"/>
                <w:sz w:val="32"/>
                <w:szCs w:val="32"/>
              </w:rPr>
            </w:pPr>
            <w:r w:rsidRPr="009F7AC5">
              <w:rPr>
                <w:rFonts w:ascii="TH SarabunPSK" w:hAnsi="TH SarabunPSK" w:cs="TH SarabunPSK" w:hint="cs"/>
                <w:color w:val="0D0D0D" w:themeColor="text1" w:themeTint="F2"/>
                <w:sz w:val="32"/>
                <w:szCs w:val="32"/>
                <w:cs/>
              </w:rPr>
              <w:t>เนื้อหาหน้า การตั้งค่า</w:t>
            </w:r>
          </w:p>
        </w:tc>
        <w:tc>
          <w:tcPr>
            <w:tcW w:w="4508" w:type="dxa"/>
          </w:tcPr>
          <w:p w14:paraId="2FC0B5A8" w14:textId="474D2E67" w:rsidR="0014168E" w:rsidRPr="009F7AC5" w:rsidRDefault="0014168E" w:rsidP="0014168E">
            <w:pPr>
              <w:jc w:val="center"/>
              <w:rPr>
                <w:rFonts w:ascii="TH SarabunPSK" w:hAnsi="TH SarabunPSK" w:cs="TH SarabunPSK"/>
                <w:b/>
                <w:bCs/>
                <w:color w:val="0D0D0D" w:themeColor="text1" w:themeTint="F2"/>
                <w:sz w:val="32"/>
                <w:szCs w:val="32"/>
                <w:cs/>
              </w:rPr>
            </w:pPr>
            <w:r w:rsidRPr="009F7AC5">
              <w:rPr>
                <w:rFonts w:ascii="TH SarabunPSK" w:hAnsi="TH SarabunPSK" w:cs="TH SarabunPSK" w:hint="cs"/>
                <w:color w:val="0D0D0D" w:themeColor="text1" w:themeTint="F2"/>
                <w:sz w:val="32"/>
                <w:szCs w:val="32"/>
              </w:rPr>
              <w:t>Scene 8</w:t>
            </w:r>
          </w:p>
        </w:tc>
      </w:tr>
      <w:tr w:rsidR="009F7AC5" w:rsidRPr="009F7AC5" w14:paraId="3682A8D2" w14:textId="77777777" w:rsidTr="0014168E">
        <w:tc>
          <w:tcPr>
            <w:tcW w:w="4508" w:type="dxa"/>
          </w:tcPr>
          <w:p w14:paraId="6C94FEE3" w14:textId="13A8849D" w:rsidR="0014168E" w:rsidRPr="009F7AC5" w:rsidRDefault="00B146FA" w:rsidP="00467915">
            <w:pPr>
              <w:rPr>
                <w:rFonts w:ascii="TH SarabunPSK" w:hAnsi="TH SarabunPSK" w:cs="TH SarabunPSK"/>
                <w:b/>
                <w:bCs/>
                <w:color w:val="0D0D0D" w:themeColor="text1" w:themeTint="F2"/>
                <w:sz w:val="32"/>
                <w:szCs w:val="32"/>
              </w:rPr>
            </w:pPr>
            <w:r w:rsidRPr="009F7AC5">
              <w:rPr>
                <w:rFonts w:ascii="TH SarabunPSK" w:hAnsi="TH SarabunPSK" w:cs="TH SarabunPSK" w:hint="cs"/>
                <w:noProof/>
                <w:color w:val="0D0D0D" w:themeColor="text1" w:themeTint="F2"/>
                <w:sz w:val="28"/>
                <w:cs/>
              </w:rPr>
              <w:drawing>
                <wp:anchor distT="0" distB="0" distL="114300" distR="114300" simplePos="0" relativeHeight="251680807" behindDoc="1" locked="0" layoutInCell="1" allowOverlap="1" wp14:anchorId="135DAADE" wp14:editId="03992848">
                  <wp:simplePos x="0" y="0"/>
                  <wp:positionH relativeFrom="column">
                    <wp:posOffset>237003</wp:posOffset>
                  </wp:positionH>
                  <wp:positionV relativeFrom="paragraph">
                    <wp:posOffset>73125</wp:posOffset>
                  </wp:positionV>
                  <wp:extent cx="2290388" cy="1282445"/>
                  <wp:effectExtent l="0" t="0" r="0" b="0"/>
                  <wp:wrapNone/>
                  <wp:docPr id="12"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รูปภาพ 12"/>
                          <pic:cNvPicPr>
                            <a:picLocks noChangeAspect="1" noChangeArrowheads="1"/>
                          </pic:cNvPicPr>
                        </pic:nvPicPr>
                        <pic:blipFill>
                          <a:blip r:embed="rId120" cstate="print">
                            <a:extLst>
                              <a:ext uri="{28A0092B-C50C-407E-A947-70E740481C1C}">
                                <a14:useLocalDpi xmlns:a14="http://schemas.microsoft.com/office/drawing/2010/main" val="0"/>
                              </a:ext>
                            </a:extLst>
                          </a:blip>
                          <a:stretch>
                            <a:fillRect/>
                          </a:stretch>
                        </pic:blipFill>
                        <pic:spPr bwMode="auto">
                          <a:xfrm>
                            <a:off x="0" y="0"/>
                            <a:ext cx="2290388" cy="12824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508" w:type="dxa"/>
          </w:tcPr>
          <w:p w14:paraId="7E659A30" w14:textId="5B5C9215" w:rsidR="0014168E" w:rsidRPr="009F7AC5" w:rsidRDefault="0014168E" w:rsidP="0014168E">
            <w:p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สื่อและปฏิสัมพันธ์</w:t>
            </w:r>
          </w:p>
          <w:p w14:paraId="1AD92A3C" w14:textId="48765311" w:rsidR="0014168E" w:rsidRPr="009F7AC5" w:rsidRDefault="0014168E">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พื้นหลัง</w:t>
            </w:r>
          </w:p>
          <w:p w14:paraId="183610F2" w14:textId="7D4E3956" w:rsidR="0014168E" w:rsidRPr="009F7AC5" w:rsidRDefault="0014168E">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ข้อความ – ตามโครงร่าง</w:t>
            </w:r>
          </w:p>
          <w:p w14:paraId="2B033E88" w14:textId="05CFE59E" w:rsidR="0014168E" w:rsidRPr="009F7AC5" w:rsidRDefault="0014168E">
            <w:pPr>
              <w:pStyle w:val="a9"/>
              <w:numPr>
                <w:ilvl w:val="0"/>
                <w:numId w:val="11"/>
              </w:numPr>
              <w:rPr>
                <w:rFonts w:ascii="TH SarabunPSK" w:hAnsi="TH SarabunPSK" w:cs="TH SarabunPSK"/>
                <w:color w:val="0D0D0D" w:themeColor="text1" w:themeTint="F2"/>
                <w:sz w:val="28"/>
              </w:rPr>
            </w:pPr>
            <w:r w:rsidRPr="009F7AC5">
              <w:rPr>
                <w:rFonts w:ascii="TH SarabunPSK" w:hAnsi="TH SarabunPSK" w:cs="TH SarabunPSK" w:hint="cs"/>
                <w:color w:val="0D0D0D" w:themeColor="text1" w:themeTint="F2"/>
                <w:sz w:val="28"/>
                <w:cs/>
              </w:rPr>
              <w:t>รูปภาพ</w:t>
            </w:r>
          </w:p>
        </w:tc>
      </w:tr>
      <w:tr w:rsidR="0014168E" w:rsidRPr="009F7AC5" w14:paraId="157317BB" w14:textId="77777777" w:rsidTr="0014168E">
        <w:tc>
          <w:tcPr>
            <w:tcW w:w="4508" w:type="dxa"/>
          </w:tcPr>
          <w:p w14:paraId="2E7A2D3C" w14:textId="77777777" w:rsidR="00B146FA" w:rsidRPr="009F7AC5" w:rsidRDefault="00B146FA" w:rsidP="00B146FA">
            <w:pPr>
              <w:jc w:val="center"/>
              <w:rPr>
                <w:rFonts w:ascii="TH SarabunPSK" w:hAnsi="TH SarabunPSK" w:cs="TH SarabunPSK"/>
                <w:color w:val="0D0D0D" w:themeColor="text1" w:themeTint="F2"/>
                <w:sz w:val="28"/>
              </w:rPr>
            </w:pPr>
            <w:ins w:id="253" w:author="พานเพชร อนันรัมย์" w:date="2026-03-10T21:52:00Z">
              <w:r w:rsidRPr="009F7AC5">
                <w:rPr>
                  <w:rFonts w:ascii="TH SarabunPSK" w:hAnsi="TH SarabunPSK" w:cs="TH SarabunPSK" w:hint="cs"/>
                  <w:color w:val="0D0D0D" w:themeColor="text1" w:themeTint="F2"/>
                  <w:sz w:val="28"/>
                  <w:cs/>
                </w:rPr>
                <w:t>ปฏิสัมพันธ์</w:t>
              </w:r>
              <w:r w:rsidRPr="009F7AC5">
                <w:rPr>
                  <w:rFonts w:ascii="TH SarabunPSK" w:hAnsi="TH SarabunPSK" w:cs="TH SarabunPSK" w:hint="cs"/>
                  <w:color w:val="0D0D0D" w:themeColor="text1" w:themeTint="F2"/>
                  <w:sz w:val="28"/>
                </w:rPr>
                <w:t xml:space="preserve"> / </w:t>
              </w:r>
              <w:r w:rsidRPr="009F7AC5">
                <w:rPr>
                  <w:rFonts w:ascii="TH SarabunPSK" w:hAnsi="TH SarabunPSK" w:cs="TH SarabunPSK" w:hint="cs"/>
                  <w:color w:val="0D0D0D" w:themeColor="text1" w:themeTint="F2"/>
                  <w:sz w:val="28"/>
                  <w:cs/>
                </w:rPr>
                <w:t>การโต้ตอบ</w:t>
              </w:r>
            </w:ins>
          </w:p>
          <w:p w14:paraId="468B1479" w14:textId="77777777" w:rsidR="0014168E" w:rsidRPr="001303C7" w:rsidRDefault="00B146FA">
            <w:pPr>
              <w:pStyle w:val="a9"/>
              <w:numPr>
                <w:ilvl w:val="0"/>
                <w:numId w:val="14"/>
              </w:numPr>
              <w:rPr>
                <w:rFonts w:ascii="TH SarabunPSK" w:hAnsi="TH SarabunPSK" w:cs="TH SarabunPSK"/>
                <w:color w:val="0D0D0D" w:themeColor="text1" w:themeTint="F2"/>
                <w:sz w:val="32"/>
                <w:szCs w:val="32"/>
              </w:rPr>
            </w:pPr>
            <w:r w:rsidRPr="001303C7">
              <w:rPr>
                <w:rFonts w:ascii="TH SarabunPSK" w:hAnsi="TH SarabunPSK" w:cs="TH SarabunPSK" w:hint="cs"/>
                <w:color w:val="0D0D0D" w:themeColor="text1" w:themeTint="F2"/>
                <w:sz w:val="32"/>
                <w:szCs w:val="32"/>
                <w:cs/>
              </w:rPr>
              <w:t>ปุ่มย้อนกลับ</w:t>
            </w:r>
          </w:p>
          <w:p w14:paraId="4D9349B8" w14:textId="10076348" w:rsidR="00B146FA" w:rsidRPr="001303C7" w:rsidRDefault="00B146FA">
            <w:pPr>
              <w:pStyle w:val="a9"/>
              <w:numPr>
                <w:ilvl w:val="0"/>
                <w:numId w:val="14"/>
              </w:numPr>
              <w:rPr>
                <w:rFonts w:ascii="TH SarabunPSK" w:hAnsi="TH SarabunPSK" w:cs="TH SarabunPSK"/>
                <w:color w:val="0D0D0D" w:themeColor="text1" w:themeTint="F2"/>
                <w:sz w:val="32"/>
                <w:szCs w:val="32"/>
              </w:rPr>
            </w:pPr>
            <w:r w:rsidRPr="001303C7">
              <w:rPr>
                <w:rFonts w:ascii="TH SarabunPSK" w:hAnsi="TH SarabunPSK" w:cs="TH SarabunPSK" w:hint="cs"/>
                <w:color w:val="0D0D0D" w:themeColor="text1" w:themeTint="F2"/>
                <w:sz w:val="32"/>
                <w:szCs w:val="32"/>
                <w:cs/>
              </w:rPr>
              <w:lastRenderedPageBreak/>
              <w:t>ปุ่มเพิ่มลดเสียง</w:t>
            </w:r>
          </w:p>
        </w:tc>
        <w:tc>
          <w:tcPr>
            <w:tcW w:w="4508" w:type="dxa"/>
          </w:tcPr>
          <w:p w14:paraId="3C2794B8" w14:textId="77777777" w:rsidR="00B146FA" w:rsidRPr="009F7AC5" w:rsidRDefault="00B146FA" w:rsidP="00B146FA">
            <w:pPr>
              <w:jc w:val="center"/>
              <w:rPr>
                <w:rFonts w:ascii="TH SarabunPSK" w:hAnsi="TH SarabunPSK" w:cs="TH SarabunPSK"/>
                <w:color w:val="0D0D0D" w:themeColor="text1" w:themeTint="F2"/>
                <w:sz w:val="28"/>
              </w:rPr>
            </w:pPr>
            <w:ins w:id="254" w:author="พานเพชร อนันรัมย์" w:date="2026-03-10T21:52:00Z">
              <w:r w:rsidRPr="009F7AC5">
                <w:rPr>
                  <w:rFonts w:ascii="TH SarabunPSK" w:hAnsi="TH SarabunPSK" w:cs="TH SarabunPSK" w:hint="cs"/>
                  <w:color w:val="0D0D0D" w:themeColor="text1" w:themeTint="F2"/>
                  <w:sz w:val="28"/>
                  <w:cs/>
                </w:rPr>
                <w:lastRenderedPageBreak/>
                <w:t>การเชื่อมโยง</w:t>
              </w:r>
            </w:ins>
          </w:p>
          <w:p w14:paraId="267FF1FC" w14:textId="55811C9A" w:rsidR="0014168E" w:rsidRPr="009F7AC5" w:rsidRDefault="00B146FA" w:rsidP="008175E2">
            <w:pPr>
              <w:pStyle w:val="a9"/>
              <w:keepNext/>
              <w:numPr>
                <w:ilvl w:val="0"/>
                <w:numId w:val="13"/>
              </w:numPr>
              <w:rPr>
                <w:rFonts w:ascii="TH SarabunPSK" w:hAnsi="TH SarabunPSK" w:cs="TH SarabunPSK"/>
                <w:b/>
                <w:bCs/>
                <w:color w:val="0D0D0D" w:themeColor="text1" w:themeTint="F2"/>
                <w:sz w:val="32"/>
                <w:szCs w:val="32"/>
              </w:rPr>
            </w:pPr>
            <w:r w:rsidRPr="009F7AC5">
              <w:rPr>
                <w:rFonts w:ascii="TH SarabunPSK" w:hAnsi="TH SarabunPSK" w:cs="TH SarabunPSK" w:hint="cs"/>
                <w:color w:val="0D0D0D" w:themeColor="text1" w:themeTint="F2"/>
                <w:sz w:val="28"/>
                <w:cs/>
              </w:rPr>
              <w:t xml:space="preserve">เมื่อกดปุ่มย้อนกลับจะเชื่อมโยงไป </w:t>
            </w:r>
            <w:r w:rsidRPr="009F7AC5">
              <w:rPr>
                <w:rFonts w:ascii="TH SarabunPSK" w:hAnsi="TH SarabunPSK" w:cs="TH SarabunPSK" w:hint="cs"/>
                <w:color w:val="0D0D0D" w:themeColor="text1" w:themeTint="F2"/>
                <w:sz w:val="28"/>
              </w:rPr>
              <w:t>Scene 2</w:t>
            </w:r>
          </w:p>
        </w:tc>
      </w:tr>
    </w:tbl>
    <w:p w14:paraId="0D383B5F" w14:textId="4A3993B9" w:rsidR="00314BE0" w:rsidRPr="008175E2" w:rsidRDefault="00BD3FE8" w:rsidP="008175E2">
      <w:pPr>
        <w:pStyle w:val="af3"/>
        <w:rPr>
          <w:rFonts w:ascii="TH Sarabun New" w:hAnsi="TH Sarabun New" w:cs="TH Sarabun New"/>
          <w:i w:val="0"/>
          <w:iCs w:val="0"/>
          <w:color w:val="0D0D0D" w:themeColor="text1" w:themeTint="F2"/>
          <w:sz w:val="32"/>
          <w:szCs w:val="32"/>
        </w:rPr>
      </w:pPr>
      <w:r w:rsidRPr="00BD3FE8">
        <w:rPr>
          <w:rFonts w:ascii="TH Sarabun New" w:hAnsi="TH Sarabun New" w:cs="TH Sarabun New"/>
          <w:i w:val="0"/>
          <w:iCs w:val="0"/>
          <w:color w:val="0D0D0D" w:themeColor="text1" w:themeTint="F2"/>
          <w:sz w:val="32"/>
          <w:szCs w:val="32"/>
        </w:rPr>
        <w:tab/>
      </w:r>
    </w:p>
    <w:p w14:paraId="6E91AF31" w14:textId="46403BF6" w:rsidR="00D64C40" w:rsidRPr="009F7AC5" w:rsidRDefault="00027669" w:rsidP="00234A3B">
      <w:pPr>
        <w:pStyle w:val="2"/>
        <w:rPr>
          <w:rFonts w:ascii="TH SarabunPSK" w:hAnsi="TH SarabunPSK" w:cs="TH SarabunPSK"/>
          <w:b/>
          <w:bCs/>
          <w:color w:val="0D0D0D" w:themeColor="text1" w:themeTint="F2"/>
          <w:szCs w:val="32"/>
        </w:rPr>
      </w:pPr>
      <w:bookmarkStart w:id="255" w:name="_Toc224850334"/>
      <w:bookmarkStart w:id="256" w:name="_Toc241852727"/>
      <w:r w:rsidRPr="009F7AC5">
        <w:rPr>
          <w:rFonts w:ascii="TH SarabunPSK" w:hAnsi="TH SarabunPSK" w:cs="TH SarabunPSK" w:hint="cs"/>
          <w:b/>
          <w:bCs/>
          <w:color w:val="0D0D0D" w:themeColor="text1" w:themeTint="F2"/>
          <w:szCs w:val="32"/>
        </w:rPr>
        <w:t xml:space="preserve">3.3 </w:t>
      </w:r>
      <w:r w:rsidRPr="009F7AC5">
        <w:rPr>
          <w:rFonts w:ascii="TH SarabunPSK" w:hAnsi="TH SarabunPSK" w:cs="TH SarabunPSK" w:hint="cs"/>
          <w:b/>
          <w:bCs/>
          <w:color w:val="0D0D0D" w:themeColor="text1" w:themeTint="F2"/>
          <w:szCs w:val="32"/>
          <w:cs/>
        </w:rPr>
        <w:t>การพัฒนาระบบ</w:t>
      </w:r>
      <w:bookmarkEnd w:id="255"/>
      <w:bookmarkEnd w:id="256"/>
    </w:p>
    <w:p w14:paraId="4A5E3120" w14:textId="3515B25B" w:rsidR="00027669" w:rsidRPr="009F7AC5" w:rsidRDefault="00314BE0" w:rsidP="00027669">
      <w:pPr>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9D5E5B" w:rsidRPr="009F7AC5">
        <w:rPr>
          <w:rFonts w:ascii="TH SarabunPSK" w:hAnsi="TH SarabunPSK" w:cs="TH SarabunPSK" w:hint="cs"/>
          <w:color w:val="0D0D0D" w:themeColor="text1" w:themeTint="F2"/>
          <w:sz w:val="32"/>
          <w:szCs w:val="32"/>
          <w:cs/>
        </w:rPr>
        <w:t>ในการพัฒนาระบบได้ใช้ฮาร์ดแวร์ (</w:t>
      </w:r>
      <w:r w:rsidR="009D5E5B" w:rsidRPr="009F7AC5">
        <w:rPr>
          <w:rFonts w:ascii="TH SarabunPSK" w:hAnsi="TH SarabunPSK" w:cs="TH SarabunPSK" w:hint="cs"/>
          <w:color w:val="0D0D0D" w:themeColor="text1" w:themeTint="F2"/>
          <w:sz w:val="32"/>
          <w:szCs w:val="32"/>
        </w:rPr>
        <w:t xml:space="preserve">Laptop Computer) </w:t>
      </w:r>
      <w:r w:rsidR="009D5E5B" w:rsidRPr="009F7AC5">
        <w:rPr>
          <w:rFonts w:ascii="TH SarabunPSK" w:hAnsi="TH SarabunPSK" w:cs="TH SarabunPSK" w:hint="cs"/>
          <w:color w:val="0D0D0D" w:themeColor="text1" w:themeTint="F2"/>
          <w:sz w:val="32"/>
          <w:szCs w:val="32"/>
          <w:cs/>
        </w:rPr>
        <w:t>และซอฟต์แวร์ ดังนี้</w:t>
      </w:r>
    </w:p>
    <w:p w14:paraId="65860262" w14:textId="497C7AA1" w:rsidR="002933D8" w:rsidRPr="009F7AC5" w:rsidRDefault="00314BE0" w:rsidP="00027669">
      <w:pPr>
        <w:rPr>
          <w:rFonts w:ascii="TH SarabunPSK" w:hAnsi="TH SarabunPSK" w:cs="TH SarabunPSK"/>
          <w:b/>
          <w:bCs/>
          <w:color w:val="0D0D0D" w:themeColor="text1" w:themeTint="F2"/>
          <w:sz w:val="32"/>
          <w:szCs w:val="32"/>
        </w:rPr>
      </w:pPr>
      <w:r>
        <w:rPr>
          <w:rFonts w:ascii="TH SarabunPSK" w:hAnsi="TH SarabunPSK" w:cs="TH SarabunPSK"/>
          <w:b/>
          <w:bCs/>
          <w:color w:val="0D0D0D" w:themeColor="text1" w:themeTint="F2"/>
          <w:sz w:val="32"/>
          <w:szCs w:val="32"/>
        </w:rPr>
        <w:t xml:space="preserve">      </w:t>
      </w:r>
      <w:r w:rsidR="002933D8" w:rsidRPr="009F7AC5">
        <w:rPr>
          <w:rFonts w:ascii="TH SarabunPSK" w:hAnsi="TH SarabunPSK" w:cs="TH SarabunPSK" w:hint="cs"/>
          <w:b/>
          <w:bCs/>
          <w:color w:val="0D0D0D" w:themeColor="text1" w:themeTint="F2"/>
          <w:sz w:val="32"/>
          <w:szCs w:val="32"/>
        </w:rPr>
        <w:t xml:space="preserve">3.3.1 </w:t>
      </w:r>
      <w:r w:rsidR="002933D8" w:rsidRPr="009F7AC5">
        <w:rPr>
          <w:rFonts w:ascii="TH SarabunPSK" w:hAnsi="TH SarabunPSK" w:cs="TH SarabunPSK" w:hint="cs"/>
          <w:b/>
          <w:bCs/>
          <w:color w:val="0D0D0D" w:themeColor="text1" w:themeTint="F2"/>
          <w:sz w:val="32"/>
          <w:szCs w:val="32"/>
          <w:cs/>
        </w:rPr>
        <w:t>ฮาร์ดแวร์</w:t>
      </w:r>
    </w:p>
    <w:p w14:paraId="0F11CE4B" w14:textId="19D83630" w:rsidR="00792211" w:rsidRPr="009F7AC5" w:rsidRDefault="00792211" w:rsidP="00027669">
      <w:pPr>
        <w:rPr>
          <w:rFonts w:ascii="TH SarabunPSK" w:hAnsi="TH SarabunPSK" w:cs="TH SarabunPSK"/>
          <w:color w:val="0D0D0D" w:themeColor="text1" w:themeTint="F2"/>
          <w:sz w:val="32"/>
          <w:szCs w:val="32"/>
        </w:rPr>
      </w:pPr>
      <w:r w:rsidRPr="009F7AC5">
        <w:rPr>
          <w:rFonts w:ascii="TH SarabunPSK" w:hAnsi="TH SarabunPSK" w:cs="TH SarabunPSK" w:hint="cs"/>
          <w:b/>
          <w:bCs/>
          <w:color w:val="0D0D0D" w:themeColor="text1" w:themeTint="F2"/>
          <w:sz w:val="32"/>
          <w:szCs w:val="32"/>
        </w:rPr>
        <w:tab/>
      </w:r>
      <w:r w:rsidR="00314BE0">
        <w:rPr>
          <w:rFonts w:ascii="TH SarabunPSK" w:hAnsi="TH SarabunPSK" w:cs="TH SarabunPSK"/>
          <w:b/>
          <w:bCs/>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 xml:space="preserve">- </w:t>
      </w:r>
      <w:r w:rsidR="00467915" w:rsidRPr="009F7AC5">
        <w:rPr>
          <w:rFonts w:ascii="TH SarabunPSK" w:hAnsi="TH SarabunPSK" w:cs="TH SarabunPSK" w:hint="cs"/>
          <w:color w:val="0D0D0D" w:themeColor="text1" w:themeTint="F2"/>
          <w:sz w:val="32"/>
          <w:szCs w:val="32"/>
        </w:rPr>
        <w:t xml:space="preserve">notebook </w:t>
      </w:r>
      <w:r w:rsidRPr="009F7AC5">
        <w:rPr>
          <w:rFonts w:ascii="TH SarabunPSK" w:hAnsi="TH SarabunPSK" w:cs="TH SarabunPSK" w:hint="cs"/>
          <w:color w:val="0D0D0D" w:themeColor="text1" w:themeTint="F2"/>
          <w:sz w:val="32"/>
          <w:szCs w:val="32"/>
        </w:rPr>
        <w:t xml:space="preserve">1 </w:t>
      </w:r>
      <w:r w:rsidRPr="009F7AC5">
        <w:rPr>
          <w:rFonts w:ascii="TH SarabunPSK" w:hAnsi="TH SarabunPSK" w:cs="TH SarabunPSK" w:hint="cs"/>
          <w:color w:val="0D0D0D" w:themeColor="text1" w:themeTint="F2"/>
          <w:sz w:val="32"/>
          <w:szCs w:val="32"/>
          <w:cs/>
        </w:rPr>
        <w:t xml:space="preserve">เครื่อง </w:t>
      </w:r>
      <w:r w:rsidR="00467915" w:rsidRPr="009F7AC5">
        <w:rPr>
          <w:rFonts w:ascii="TH SarabunPSK" w:hAnsi="TH SarabunPSK" w:cs="TH SarabunPSK" w:hint="cs"/>
          <w:color w:val="0D0D0D" w:themeColor="text1" w:themeTint="F2"/>
          <w:sz w:val="32"/>
          <w:szCs w:val="32"/>
        </w:rPr>
        <w:t xml:space="preserve">computer </w:t>
      </w:r>
      <w:r w:rsidRPr="009F7AC5">
        <w:rPr>
          <w:rFonts w:ascii="TH SarabunPSK" w:hAnsi="TH SarabunPSK" w:cs="TH SarabunPSK" w:hint="cs"/>
          <w:color w:val="0D0D0D" w:themeColor="text1" w:themeTint="F2"/>
          <w:sz w:val="32"/>
          <w:szCs w:val="32"/>
        </w:rPr>
        <w:t xml:space="preserve">1 </w:t>
      </w:r>
      <w:r w:rsidRPr="009F7AC5">
        <w:rPr>
          <w:rFonts w:ascii="TH SarabunPSK" w:hAnsi="TH SarabunPSK" w:cs="TH SarabunPSK" w:hint="cs"/>
          <w:color w:val="0D0D0D" w:themeColor="text1" w:themeTint="F2"/>
          <w:sz w:val="32"/>
          <w:szCs w:val="32"/>
          <w:cs/>
        </w:rPr>
        <w:t>เครื่อง</w:t>
      </w:r>
      <w:r w:rsidR="00FC0D52" w:rsidRPr="009F7AC5">
        <w:rPr>
          <w:rFonts w:ascii="TH SarabunPSK" w:hAnsi="TH SarabunPSK" w:cs="TH SarabunPSK" w:hint="cs"/>
          <w:color w:val="0D0D0D" w:themeColor="text1" w:themeTint="F2"/>
          <w:sz w:val="32"/>
          <w:szCs w:val="32"/>
          <w:cs/>
        </w:rPr>
        <w:t xml:space="preserve">และ </w:t>
      </w:r>
      <w:r w:rsidR="00FC0D52" w:rsidRPr="009F7AC5">
        <w:rPr>
          <w:rFonts w:ascii="TH SarabunPSK" w:hAnsi="TH SarabunPSK" w:cs="TH SarabunPSK" w:hint="cs"/>
          <w:color w:val="0D0D0D" w:themeColor="text1" w:themeTint="F2"/>
          <w:sz w:val="32"/>
          <w:szCs w:val="32"/>
        </w:rPr>
        <w:t>smart phone</w:t>
      </w:r>
      <w:r w:rsidR="00FC0D52" w:rsidRPr="009F7AC5">
        <w:rPr>
          <w:rFonts w:ascii="TH SarabunPSK" w:hAnsi="TH SarabunPSK" w:cs="TH SarabunPSK" w:hint="cs"/>
          <w:color w:val="0D0D0D" w:themeColor="text1" w:themeTint="F2"/>
          <w:sz w:val="32"/>
          <w:szCs w:val="32"/>
          <w:cs/>
        </w:rPr>
        <w:t xml:space="preserve"> </w:t>
      </w:r>
      <w:r w:rsidR="00FC0D52" w:rsidRPr="009F7AC5">
        <w:rPr>
          <w:rFonts w:ascii="TH SarabunPSK" w:hAnsi="TH SarabunPSK" w:cs="TH SarabunPSK" w:hint="cs"/>
          <w:color w:val="0D0D0D" w:themeColor="text1" w:themeTint="F2"/>
          <w:sz w:val="32"/>
          <w:szCs w:val="32"/>
        </w:rPr>
        <w:t xml:space="preserve">1 </w:t>
      </w:r>
      <w:r w:rsidR="00FC0D52" w:rsidRPr="009F7AC5">
        <w:rPr>
          <w:rFonts w:ascii="TH SarabunPSK" w:hAnsi="TH SarabunPSK" w:cs="TH SarabunPSK" w:hint="cs"/>
          <w:color w:val="0D0D0D" w:themeColor="text1" w:themeTint="F2"/>
          <w:sz w:val="32"/>
          <w:szCs w:val="32"/>
          <w:cs/>
        </w:rPr>
        <w:t>เครื่อง</w:t>
      </w:r>
    </w:p>
    <w:p w14:paraId="04C7902A" w14:textId="7C7740CE" w:rsidR="002F52D2" w:rsidRPr="009F7AC5" w:rsidRDefault="002F52D2" w:rsidP="00027669">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314BE0">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1. notebook</w:t>
      </w:r>
    </w:p>
    <w:p w14:paraId="7926C093" w14:textId="0C4B516D" w:rsidR="00D66921" w:rsidRPr="009F7AC5" w:rsidRDefault="00314BE0" w:rsidP="00314BE0">
      <w:pPr>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D66921" w:rsidRPr="009F7AC5">
        <w:rPr>
          <w:rFonts w:ascii="TH SarabunPSK" w:hAnsi="TH SarabunPSK" w:cs="TH SarabunPSK" w:hint="cs"/>
          <w:color w:val="0D0D0D" w:themeColor="text1" w:themeTint="F2"/>
          <w:sz w:val="32"/>
          <w:szCs w:val="32"/>
        </w:rPr>
        <w:t xml:space="preserve">- </w:t>
      </w:r>
      <w:r w:rsidR="00D66921" w:rsidRPr="009F7AC5">
        <w:rPr>
          <w:rFonts w:ascii="TH SarabunPSK" w:hAnsi="TH SarabunPSK" w:cs="TH SarabunPSK" w:hint="cs"/>
          <w:color w:val="0D0D0D" w:themeColor="text1" w:themeTint="F2"/>
          <w:sz w:val="32"/>
          <w:szCs w:val="32"/>
          <w:cs/>
        </w:rPr>
        <w:t xml:space="preserve">หน่วยประมวลผลกลาง </w:t>
      </w:r>
      <w:r w:rsidR="00D66921" w:rsidRPr="009F7AC5">
        <w:rPr>
          <w:rFonts w:ascii="TH SarabunPSK" w:hAnsi="TH SarabunPSK" w:cs="TH SarabunPSK" w:hint="cs"/>
          <w:color w:val="0D0D0D" w:themeColor="text1" w:themeTint="F2"/>
          <w:sz w:val="32"/>
          <w:szCs w:val="32"/>
        </w:rPr>
        <w:t xml:space="preserve">AMD Ryzen </w:t>
      </w:r>
      <w:r w:rsidR="00D66921" w:rsidRPr="009F7AC5">
        <w:rPr>
          <w:rFonts w:ascii="TH SarabunPSK" w:hAnsi="TH SarabunPSK" w:cs="TH SarabunPSK" w:hint="cs"/>
          <w:color w:val="0D0D0D" w:themeColor="text1" w:themeTint="F2"/>
          <w:sz w:val="32"/>
          <w:szCs w:val="32"/>
          <w:cs/>
        </w:rPr>
        <w:t>5400</w:t>
      </w:r>
      <w:r w:rsidR="00D66921" w:rsidRPr="009F7AC5">
        <w:rPr>
          <w:rFonts w:ascii="TH SarabunPSK" w:hAnsi="TH SarabunPSK" w:cs="TH SarabunPSK" w:hint="cs"/>
          <w:color w:val="0D0D0D" w:themeColor="text1" w:themeTint="F2"/>
          <w:sz w:val="32"/>
          <w:szCs w:val="32"/>
        </w:rPr>
        <w:t>H</w:t>
      </w:r>
    </w:p>
    <w:p w14:paraId="5EB6BD90" w14:textId="7748ACE5" w:rsidR="00D66921" w:rsidRPr="009F7AC5" w:rsidRDefault="00D66921" w:rsidP="00D66921">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หน่วยเก็บข้อมูล 500</w:t>
      </w:r>
      <w:r w:rsidRPr="009F7AC5">
        <w:rPr>
          <w:rFonts w:ascii="TH SarabunPSK" w:hAnsi="TH SarabunPSK" w:cs="TH SarabunPSK" w:hint="cs"/>
          <w:color w:val="0D0D0D" w:themeColor="text1" w:themeTint="F2"/>
          <w:sz w:val="32"/>
          <w:szCs w:val="32"/>
        </w:rPr>
        <w:t xml:space="preserve"> GB</w:t>
      </w:r>
    </w:p>
    <w:p w14:paraId="23932863" w14:textId="245D6D71" w:rsidR="00D66921" w:rsidRPr="009F7AC5" w:rsidRDefault="00D66921" w:rsidP="00D66921">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หน่วยเก็บข้อมูล </w:t>
      </w:r>
      <w:r w:rsidRPr="009F7AC5">
        <w:rPr>
          <w:rFonts w:ascii="TH SarabunPSK" w:hAnsi="TH SarabunPSK" w:cs="TH SarabunPSK" w:hint="cs"/>
          <w:color w:val="0D0D0D" w:themeColor="text1" w:themeTint="F2"/>
          <w:sz w:val="32"/>
          <w:szCs w:val="32"/>
        </w:rPr>
        <w:t xml:space="preserve">RAM </w:t>
      </w:r>
      <w:r w:rsidRPr="009F7AC5">
        <w:rPr>
          <w:rFonts w:ascii="TH SarabunPSK" w:hAnsi="TH SarabunPSK" w:cs="TH SarabunPSK" w:hint="cs"/>
          <w:color w:val="0D0D0D" w:themeColor="text1" w:themeTint="F2"/>
          <w:sz w:val="32"/>
          <w:szCs w:val="32"/>
          <w:cs/>
        </w:rPr>
        <w:t>8</w:t>
      </w:r>
      <w:r w:rsidRPr="009F7AC5">
        <w:rPr>
          <w:rFonts w:ascii="TH SarabunPSK" w:hAnsi="TH SarabunPSK" w:cs="TH SarabunPSK" w:hint="cs"/>
          <w:color w:val="0D0D0D" w:themeColor="text1" w:themeTint="F2"/>
          <w:sz w:val="32"/>
          <w:szCs w:val="32"/>
        </w:rPr>
        <w:t xml:space="preserve"> GB</w:t>
      </w:r>
    </w:p>
    <w:p w14:paraId="47B7BF9E" w14:textId="35BE9077" w:rsidR="00D66921" w:rsidRPr="009F7AC5" w:rsidRDefault="00D66921" w:rsidP="00D66921">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cs/>
        </w:rPr>
        <w:tab/>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หน่วยประมวลผลกราฟิก </w:t>
      </w:r>
      <w:r w:rsidRPr="009F7AC5">
        <w:rPr>
          <w:rFonts w:ascii="TH SarabunPSK" w:hAnsi="TH SarabunPSK" w:cs="TH SarabunPSK" w:hint="cs"/>
          <w:color w:val="0D0D0D" w:themeColor="text1" w:themeTint="F2"/>
          <w:sz w:val="32"/>
          <w:szCs w:val="32"/>
        </w:rPr>
        <w:t xml:space="preserve">GTX </w:t>
      </w:r>
      <w:r w:rsidRPr="009F7AC5">
        <w:rPr>
          <w:rFonts w:ascii="TH SarabunPSK" w:hAnsi="TH SarabunPSK" w:cs="TH SarabunPSK" w:hint="cs"/>
          <w:color w:val="0D0D0D" w:themeColor="text1" w:themeTint="F2"/>
          <w:sz w:val="32"/>
          <w:szCs w:val="32"/>
          <w:cs/>
        </w:rPr>
        <w:t>1650</w:t>
      </w:r>
      <w:r w:rsidR="00FE307B" w:rsidRPr="009F7AC5">
        <w:rPr>
          <w:rFonts w:ascii="TH SarabunPSK" w:hAnsi="TH SarabunPSK" w:cs="TH SarabunPSK" w:hint="cs"/>
          <w:color w:val="0D0D0D" w:themeColor="text1" w:themeTint="F2"/>
          <w:sz w:val="32"/>
          <w:szCs w:val="32"/>
        </w:rPr>
        <w:t xml:space="preserve"> 4  GB</w:t>
      </w:r>
    </w:p>
    <w:p w14:paraId="52AA79A9" w14:textId="079D5F19" w:rsidR="00D66921" w:rsidRPr="009F7AC5" w:rsidRDefault="00D66921" w:rsidP="00D66921">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314BE0">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2. computer</w:t>
      </w:r>
    </w:p>
    <w:p w14:paraId="6E253573" w14:textId="6E2CE46D" w:rsidR="00D66921" w:rsidRPr="009F7AC5" w:rsidRDefault="00D66921" w:rsidP="00D66921">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r>
      <w:r w:rsidR="00572323" w:rsidRPr="009F7AC5">
        <w:rPr>
          <w:rFonts w:ascii="TH SarabunPSK" w:hAnsi="TH SarabunPSK" w:cs="TH SarabunPSK" w:hint="cs"/>
          <w:color w:val="0D0D0D" w:themeColor="text1" w:themeTint="F2"/>
          <w:sz w:val="32"/>
          <w:szCs w:val="32"/>
        </w:rPr>
        <w:t xml:space="preserve">- </w:t>
      </w:r>
      <w:r w:rsidR="00572323" w:rsidRPr="009F7AC5">
        <w:rPr>
          <w:rFonts w:ascii="TH SarabunPSK" w:hAnsi="TH SarabunPSK" w:cs="TH SarabunPSK" w:hint="cs"/>
          <w:color w:val="0D0D0D" w:themeColor="text1" w:themeTint="F2"/>
          <w:sz w:val="32"/>
          <w:szCs w:val="32"/>
          <w:cs/>
        </w:rPr>
        <w:t>หน่วยประมวลผลกลาง</w:t>
      </w:r>
      <w:r w:rsidR="00564825" w:rsidRPr="009F7AC5">
        <w:rPr>
          <w:rFonts w:ascii="TH SarabunPSK" w:hAnsi="TH SarabunPSK" w:cs="TH SarabunPSK" w:hint="cs"/>
          <w:color w:val="0D0D0D" w:themeColor="text1" w:themeTint="F2"/>
          <w:sz w:val="32"/>
          <w:szCs w:val="32"/>
        </w:rPr>
        <w:t xml:space="preserve"> AMD Ryzen 5 7500F 6-Core Processor                </w:t>
      </w:r>
    </w:p>
    <w:p w14:paraId="7B2808EA" w14:textId="0E8C0BAD" w:rsidR="00572323" w:rsidRPr="009F7AC5" w:rsidRDefault="00572323" w:rsidP="00D66921">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w:t>
      </w:r>
      <w:r w:rsidR="00564825" w:rsidRPr="009F7AC5">
        <w:rPr>
          <w:rFonts w:ascii="TH SarabunPSK" w:hAnsi="TH SarabunPSK" w:cs="TH SarabunPSK" w:hint="cs"/>
          <w:color w:val="0D0D0D" w:themeColor="text1" w:themeTint="F2"/>
          <w:sz w:val="32"/>
          <w:szCs w:val="32"/>
        </w:rPr>
        <w:t xml:space="preserve"> </w:t>
      </w:r>
      <w:r w:rsidR="00564825" w:rsidRPr="009F7AC5">
        <w:rPr>
          <w:rFonts w:ascii="TH SarabunPSK" w:hAnsi="TH SarabunPSK" w:cs="TH SarabunPSK" w:hint="cs"/>
          <w:color w:val="0D0D0D" w:themeColor="text1" w:themeTint="F2"/>
          <w:sz w:val="32"/>
          <w:szCs w:val="32"/>
          <w:cs/>
        </w:rPr>
        <w:t>หน่วยเก็บข้อมูล</w:t>
      </w:r>
      <w:r w:rsidR="00564825" w:rsidRPr="009F7AC5">
        <w:rPr>
          <w:rFonts w:ascii="TH SarabunPSK" w:hAnsi="TH SarabunPSK" w:cs="TH SarabunPSK" w:hint="cs"/>
          <w:color w:val="0D0D0D" w:themeColor="text1" w:themeTint="F2"/>
          <w:sz w:val="32"/>
          <w:szCs w:val="32"/>
        </w:rPr>
        <w:t xml:space="preserve"> </w:t>
      </w:r>
      <w:r w:rsidR="008E09BA" w:rsidRPr="009F7AC5">
        <w:rPr>
          <w:rFonts w:ascii="TH SarabunPSK" w:hAnsi="TH SarabunPSK" w:cs="TH SarabunPSK" w:hint="cs"/>
          <w:color w:val="0D0D0D" w:themeColor="text1" w:themeTint="F2"/>
          <w:sz w:val="32"/>
          <w:szCs w:val="32"/>
        </w:rPr>
        <w:t>1 TB</w:t>
      </w:r>
    </w:p>
    <w:p w14:paraId="0782062C" w14:textId="37D2B1E3" w:rsidR="00572323" w:rsidRPr="009F7AC5" w:rsidRDefault="00572323" w:rsidP="00D66921">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w:t>
      </w:r>
      <w:r w:rsidR="008E09BA" w:rsidRPr="009F7AC5">
        <w:rPr>
          <w:rFonts w:ascii="TH SarabunPSK" w:hAnsi="TH SarabunPSK" w:cs="TH SarabunPSK" w:hint="cs"/>
          <w:color w:val="0D0D0D" w:themeColor="text1" w:themeTint="F2"/>
          <w:sz w:val="32"/>
          <w:szCs w:val="32"/>
        </w:rPr>
        <w:t xml:space="preserve"> </w:t>
      </w:r>
      <w:r w:rsidR="008E09BA" w:rsidRPr="009F7AC5">
        <w:rPr>
          <w:rFonts w:ascii="TH SarabunPSK" w:hAnsi="TH SarabunPSK" w:cs="TH SarabunPSK" w:hint="cs"/>
          <w:color w:val="0D0D0D" w:themeColor="text1" w:themeTint="F2"/>
          <w:sz w:val="32"/>
          <w:szCs w:val="32"/>
          <w:cs/>
        </w:rPr>
        <w:t>หน่วยเก็บข้อมูล</w:t>
      </w:r>
      <w:r w:rsidR="008E09BA" w:rsidRPr="009F7AC5">
        <w:rPr>
          <w:rFonts w:ascii="TH SarabunPSK" w:hAnsi="TH SarabunPSK" w:cs="TH SarabunPSK" w:hint="cs"/>
          <w:color w:val="0D0D0D" w:themeColor="text1" w:themeTint="F2"/>
          <w:sz w:val="32"/>
          <w:szCs w:val="32"/>
        </w:rPr>
        <w:t xml:space="preserve"> RAM 16 GB</w:t>
      </w:r>
    </w:p>
    <w:p w14:paraId="47AACA94" w14:textId="5F3E8BBE" w:rsidR="00572323" w:rsidRPr="009F7AC5" w:rsidRDefault="00572323" w:rsidP="00D66921">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w:t>
      </w:r>
      <w:r w:rsidR="008E09BA" w:rsidRPr="009F7AC5">
        <w:rPr>
          <w:rFonts w:ascii="TH SarabunPSK" w:hAnsi="TH SarabunPSK" w:cs="TH SarabunPSK" w:hint="cs"/>
          <w:color w:val="0D0D0D" w:themeColor="text1" w:themeTint="F2"/>
          <w:sz w:val="32"/>
          <w:szCs w:val="32"/>
        </w:rPr>
        <w:t xml:space="preserve"> </w:t>
      </w:r>
      <w:r w:rsidR="008E09BA" w:rsidRPr="009F7AC5">
        <w:rPr>
          <w:rFonts w:ascii="TH SarabunPSK" w:hAnsi="TH SarabunPSK" w:cs="TH SarabunPSK" w:hint="cs"/>
          <w:color w:val="0D0D0D" w:themeColor="text1" w:themeTint="F2"/>
          <w:sz w:val="32"/>
          <w:szCs w:val="32"/>
          <w:cs/>
        </w:rPr>
        <w:t>หน่วยประมวลผลกราฟิก</w:t>
      </w:r>
      <w:r w:rsidR="008E09BA" w:rsidRPr="009F7AC5">
        <w:rPr>
          <w:rFonts w:ascii="TH SarabunPSK" w:hAnsi="TH SarabunPSK" w:cs="TH SarabunPSK" w:hint="cs"/>
          <w:color w:val="0D0D0D" w:themeColor="text1" w:themeTint="F2"/>
          <w:sz w:val="32"/>
          <w:szCs w:val="32"/>
        </w:rPr>
        <w:t xml:space="preserve"> </w:t>
      </w:r>
      <w:r w:rsidR="000E461C" w:rsidRPr="009F7AC5">
        <w:rPr>
          <w:rFonts w:ascii="TH SarabunPSK" w:hAnsi="TH SarabunPSK" w:cs="TH SarabunPSK" w:hint="cs"/>
          <w:color w:val="0D0D0D" w:themeColor="text1" w:themeTint="F2"/>
          <w:sz w:val="32"/>
          <w:szCs w:val="32"/>
        </w:rPr>
        <w:t xml:space="preserve">RTX 5060 8 GB </w:t>
      </w:r>
    </w:p>
    <w:p w14:paraId="53DA8B1C" w14:textId="4FF46695" w:rsidR="009F0EE9" w:rsidRPr="009F7AC5" w:rsidRDefault="009F0EE9" w:rsidP="00D66921">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314BE0">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3. smart phone</w:t>
      </w:r>
    </w:p>
    <w:p w14:paraId="28FB7446" w14:textId="012F7B61" w:rsidR="009F0EE9" w:rsidRPr="009F7AC5" w:rsidRDefault="009F0EE9" w:rsidP="00D66921">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 xml:space="preserve">- </w:t>
      </w:r>
      <w:r w:rsidRPr="009F7AC5">
        <w:rPr>
          <w:rFonts w:ascii="TH SarabunPSK" w:hAnsi="TH SarabunPSK" w:cs="TH SarabunPSK" w:hint="cs"/>
          <w:color w:val="0D0D0D" w:themeColor="text1" w:themeTint="F2"/>
          <w:sz w:val="32"/>
          <w:szCs w:val="32"/>
          <w:cs/>
        </w:rPr>
        <w:t xml:space="preserve">ระบบปฏิบัติการ: </w:t>
      </w:r>
      <w:r w:rsidRPr="009F7AC5">
        <w:rPr>
          <w:rFonts w:ascii="TH SarabunPSK" w:hAnsi="TH SarabunPSK" w:cs="TH SarabunPSK" w:hint="cs"/>
          <w:color w:val="0D0D0D" w:themeColor="text1" w:themeTint="F2"/>
          <w:sz w:val="32"/>
          <w:szCs w:val="32"/>
        </w:rPr>
        <w:t>Android 15 (Xiaomi HyperOS)</w:t>
      </w:r>
    </w:p>
    <w:p w14:paraId="2281CAB4" w14:textId="413C4F72" w:rsidR="009F0EE9" w:rsidRPr="009F7AC5" w:rsidRDefault="009F0EE9" w:rsidP="00D66921">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Pr="009F7AC5">
        <w:rPr>
          <w:rFonts w:ascii="TH SarabunPSK" w:hAnsi="TH SarabunPSK" w:cs="TH SarabunPSK" w:hint="cs"/>
          <w:color w:val="0D0D0D" w:themeColor="text1" w:themeTint="F2"/>
          <w:sz w:val="32"/>
          <w:szCs w:val="32"/>
        </w:rPr>
        <w:tab/>
        <w:t>-</w:t>
      </w:r>
      <w:r w:rsidR="00874CBC" w:rsidRPr="009F7AC5">
        <w:rPr>
          <w:rFonts w:ascii="TH SarabunPSK" w:hAnsi="TH SarabunPSK" w:cs="TH SarabunPSK" w:hint="cs"/>
          <w:color w:val="0D0D0D" w:themeColor="text1" w:themeTint="F2"/>
          <w:sz w:val="32"/>
          <w:szCs w:val="32"/>
        </w:rPr>
        <w:t xml:space="preserve"> </w:t>
      </w:r>
      <w:r w:rsidR="00874CBC" w:rsidRPr="009F7AC5">
        <w:rPr>
          <w:rFonts w:ascii="TH SarabunPSK" w:hAnsi="TH SarabunPSK" w:cs="TH SarabunPSK" w:hint="cs"/>
          <w:color w:val="0D0D0D" w:themeColor="text1" w:themeTint="F2"/>
          <w:sz w:val="32"/>
          <w:szCs w:val="32"/>
          <w:cs/>
        </w:rPr>
        <w:t>หน่วยประมวลผล (</w:t>
      </w:r>
      <w:r w:rsidR="00874CBC" w:rsidRPr="009F7AC5">
        <w:rPr>
          <w:rFonts w:ascii="TH SarabunPSK" w:hAnsi="TH SarabunPSK" w:cs="TH SarabunPSK" w:hint="cs"/>
          <w:color w:val="0D0D0D" w:themeColor="text1" w:themeTint="F2"/>
          <w:sz w:val="32"/>
          <w:szCs w:val="32"/>
        </w:rPr>
        <w:t>CPU): Snapdragon® 8s Gen 3 Mobile Platform</w:t>
      </w:r>
    </w:p>
    <w:p w14:paraId="50C3CBE9" w14:textId="50100447" w:rsidR="00874CBC" w:rsidRPr="009F7AC5" w:rsidRDefault="00874CBC" w:rsidP="00D66921">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Octa-core Max 3.0GHz</w:t>
      </w:r>
    </w:p>
    <w:p w14:paraId="2041131E" w14:textId="5AB86BD4" w:rsidR="008F2BC7" w:rsidRPr="009F7AC5" w:rsidRDefault="00314BE0" w:rsidP="00667196">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ab/>
      </w:r>
      <w:r>
        <w:rPr>
          <w:rFonts w:ascii="TH SarabunPSK" w:hAnsi="TH SarabunPSK" w:cs="TH SarabunPSK"/>
          <w:color w:val="0D0D0D" w:themeColor="text1" w:themeTint="F2"/>
          <w:sz w:val="32"/>
          <w:szCs w:val="32"/>
        </w:rPr>
        <w:tab/>
      </w:r>
      <w:r w:rsidR="00DE08F5" w:rsidRPr="009F7AC5">
        <w:rPr>
          <w:rFonts w:ascii="TH SarabunPSK" w:hAnsi="TH SarabunPSK" w:cs="TH SarabunPSK" w:hint="cs"/>
          <w:color w:val="0D0D0D" w:themeColor="text1" w:themeTint="F2"/>
          <w:sz w:val="32"/>
          <w:szCs w:val="32"/>
        </w:rPr>
        <w:t xml:space="preserve">- </w:t>
      </w:r>
      <w:r w:rsidR="00DE08F5" w:rsidRPr="009F7AC5">
        <w:rPr>
          <w:rFonts w:ascii="TH SarabunPSK" w:hAnsi="TH SarabunPSK" w:cs="TH SarabunPSK" w:hint="cs"/>
          <w:color w:val="0D0D0D" w:themeColor="text1" w:themeTint="F2"/>
          <w:sz w:val="32"/>
          <w:szCs w:val="32"/>
          <w:cs/>
        </w:rPr>
        <w:t>หน่วยความจำหลัก (</w:t>
      </w:r>
      <w:r w:rsidR="00DE08F5" w:rsidRPr="009F7AC5">
        <w:rPr>
          <w:rFonts w:ascii="TH SarabunPSK" w:hAnsi="TH SarabunPSK" w:cs="TH SarabunPSK" w:hint="cs"/>
          <w:color w:val="0D0D0D" w:themeColor="text1" w:themeTint="F2"/>
          <w:sz w:val="32"/>
          <w:szCs w:val="32"/>
        </w:rPr>
        <w:t>RAM): 12 GB</w:t>
      </w:r>
    </w:p>
    <w:p w14:paraId="3198FAF0" w14:textId="27751BDE" w:rsidR="00544298" w:rsidRPr="009F7AC5" w:rsidRDefault="00DF6F2A" w:rsidP="008F2BC7">
      <w:pPr>
        <w:tabs>
          <w:tab w:val="left" w:pos="448"/>
          <w:tab w:val="left" w:pos="525"/>
          <w:tab w:val="left" w:pos="720"/>
          <w:tab w:val="left" w:pos="1440"/>
          <w:tab w:val="left" w:pos="2160"/>
          <w:tab w:val="left" w:pos="2880"/>
          <w:tab w:val="left" w:pos="3570"/>
        </w:tabs>
        <w:rPr>
          <w:rFonts w:ascii="TH SarabunPSK" w:hAnsi="TH SarabunPSK" w:cs="TH SarabunPSK"/>
          <w:b/>
          <w:bCs/>
          <w:color w:val="0D0D0D" w:themeColor="text1" w:themeTint="F2"/>
          <w:sz w:val="32"/>
          <w:szCs w:val="32"/>
          <w:cs/>
        </w:rPr>
      </w:pPr>
      <w:r>
        <w:rPr>
          <w:rFonts w:ascii="TH SarabunPSK" w:hAnsi="TH SarabunPSK" w:cs="TH SarabunPSK"/>
          <w:b/>
          <w:bCs/>
          <w:color w:val="0D0D0D" w:themeColor="text1" w:themeTint="F2"/>
          <w:sz w:val="32"/>
          <w:szCs w:val="32"/>
        </w:rPr>
        <w:lastRenderedPageBreak/>
        <w:t xml:space="preserve">      </w:t>
      </w:r>
      <w:r w:rsidR="00770579" w:rsidRPr="009F7AC5">
        <w:rPr>
          <w:rFonts w:ascii="TH SarabunPSK" w:hAnsi="TH SarabunPSK" w:cs="TH SarabunPSK" w:hint="cs"/>
          <w:b/>
          <w:bCs/>
          <w:color w:val="0D0D0D" w:themeColor="text1" w:themeTint="F2"/>
          <w:sz w:val="32"/>
          <w:szCs w:val="32"/>
        </w:rPr>
        <w:t>3.3.2</w:t>
      </w:r>
      <w:r w:rsidR="00770579" w:rsidRPr="009F7AC5">
        <w:rPr>
          <w:rFonts w:ascii="TH SarabunPSK" w:hAnsi="TH SarabunPSK" w:cs="TH SarabunPSK" w:hint="cs"/>
          <w:b/>
          <w:bCs/>
          <w:color w:val="0D0D0D" w:themeColor="text1" w:themeTint="F2"/>
          <w:sz w:val="32"/>
          <w:szCs w:val="32"/>
          <w:cs/>
        </w:rPr>
        <w:t xml:space="preserve"> ซอฟต์แวร</w:t>
      </w:r>
      <w:r w:rsidR="00865634" w:rsidRPr="009F7AC5">
        <w:rPr>
          <w:rFonts w:ascii="TH SarabunPSK" w:hAnsi="TH SarabunPSK" w:cs="TH SarabunPSK" w:hint="cs"/>
          <w:b/>
          <w:bCs/>
          <w:color w:val="0D0D0D" w:themeColor="text1" w:themeTint="F2"/>
          <w:sz w:val="32"/>
          <w:szCs w:val="32"/>
          <w:cs/>
        </w:rPr>
        <w:t>์</w:t>
      </w:r>
      <w:r w:rsidR="00874CBC" w:rsidRPr="009F7AC5">
        <w:rPr>
          <w:rFonts w:ascii="TH SarabunPSK" w:hAnsi="TH SarabunPSK" w:cs="TH SarabunPSK" w:hint="cs"/>
          <w:b/>
          <w:bCs/>
          <w:color w:val="0D0D0D" w:themeColor="text1" w:themeTint="F2"/>
          <w:sz w:val="32"/>
          <w:szCs w:val="32"/>
          <w:cs/>
        </w:rPr>
        <w:tab/>
        <w:t xml:space="preserve"> </w:t>
      </w:r>
    </w:p>
    <w:p w14:paraId="347E3F23" w14:textId="379A098A" w:rsidR="003C01CB" w:rsidRPr="009F7AC5" w:rsidRDefault="00E8374F" w:rsidP="00865634">
      <w:pPr>
        <w:tabs>
          <w:tab w:val="left" w:pos="525"/>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ab/>
      </w:r>
      <w:r w:rsidR="00DF6F2A">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เครื่องมือที่ใช้</w:t>
      </w:r>
    </w:p>
    <w:p w14:paraId="3BA542CE" w14:textId="25084516" w:rsidR="00357B90" w:rsidRPr="009F7AC5" w:rsidRDefault="00314BE0" w:rsidP="00865634">
      <w:pPr>
        <w:tabs>
          <w:tab w:val="left" w:pos="525"/>
          <w:tab w:val="left" w:pos="720"/>
          <w:tab w:val="left" w:pos="1440"/>
          <w:tab w:val="left" w:pos="2160"/>
          <w:tab w:val="left" w:pos="2880"/>
          <w:tab w:val="left" w:pos="3570"/>
        </w:tabs>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ab/>
      </w:r>
      <w:r w:rsidR="00DF6F2A">
        <w:rPr>
          <w:rFonts w:ascii="TH SarabunPSK" w:hAnsi="TH SarabunPSK" w:cs="TH SarabunPSK"/>
          <w:color w:val="0D0D0D" w:themeColor="text1" w:themeTint="F2"/>
          <w:sz w:val="32"/>
          <w:szCs w:val="32"/>
        </w:rPr>
        <w:t xml:space="preserve">       </w:t>
      </w:r>
      <w:r w:rsidR="00357B90" w:rsidRPr="009F7AC5">
        <w:rPr>
          <w:rFonts w:ascii="TH SarabunPSK" w:hAnsi="TH SarabunPSK" w:cs="TH SarabunPSK" w:hint="cs"/>
          <w:color w:val="0D0D0D" w:themeColor="text1" w:themeTint="F2"/>
          <w:sz w:val="32"/>
          <w:szCs w:val="32"/>
        </w:rPr>
        <w:t xml:space="preserve">- Visual Studio </w:t>
      </w:r>
      <w:r w:rsidR="00B42FDE" w:rsidRPr="009F7AC5">
        <w:rPr>
          <w:rFonts w:ascii="TH SarabunPSK" w:hAnsi="TH SarabunPSK" w:cs="TH SarabunPSK" w:hint="cs"/>
          <w:color w:val="0D0D0D" w:themeColor="text1" w:themeTint="F2"/>
          <w:sz w:val="32"/>
          <w:szCs w:val="32"/>
        </w:rPr>
        <w:t xml:space="preserve">/ Visual Studio </w:t>
      </w:r>
      <w:r w:rsidR="00357B90" w:rsidRPr="009F7AC5">
        <w:rPr>
          <w:rFonts w:ascii="TH SarabunPSK" w:hAnsi="TH SarabunPSK" w:cs="TH SarabunPSK" w:hint="cs"/>
          <w:color w:val="0D0D0D" w:themeColor="text1" w:themeTint="F2"/>
          <w:sz w:val="32"/>
          <w:szCs w:val="32"/>
        </w:rPr>
        <w:t>Code</w:t>
      </w:r>
      <w:r w:rsidR="003C01CB" w:rsidRPr="009F7AC5">
        <w:rPr>
          <w:rFonts w:ascii="TH SarabunPSK" w:hAnsi="TH SarabunPSK" w:cs="TH SarabunPSK" w:hint="cs"/>
          <w:color w:val="0D0D0D" w:themeColor="text1" w:themeTint="F2"/>
          <w:sz w:val="32"/>
          <w:szCs w:val="32"/>
        </w:rPr>
        <w:tab/>
        <w:t xml:space="preserve">      </w:t>
      </w:r>
    </w:p>
    <w:p w14:paraId="1FBFFFBF" w14:textId="1BE2B5F4" w:rsidR="00865634" w:rsidRPr="009F7AC5" w:rsidRDefault="00314BE0" w:rsidP="00865634">
      <w:pPr>
        <w:tabs>
          <w:tab w:val="left" w:pos="525"/>
          <w:tab w:val="left" w:pos="720"/>
          <w:tab w:val="left" w:pos="1440"/>
          <w:tab w:val="left" w:pos="2160"/>
          <w:tab w:val="left" w:pos="2880"/>
          <w:tab w:val="left" w:pos="3570"/>
        </w:tabs>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ab/>
      </w:r>
      <w:r w:rsidR="00DF6F2A">
        <w:rPr>
          <w:rFonts w:ascii="TH SarabunPSK" w:hAnsi="TH SarabunPSK" w:cs="TH SarabunPSK"/>
          <w:color w:val="0D0D0D" w:themeColor="text1" w:themeTint="F2"/>
          <w:sz w:val="32"/>
          <w:szCs w:val="32"/>
        </w:rPr>
        <w:t xml:space="preserve">       </w:t>
      </w:r>
      <w:r w:rsidR="003C01CB" w:rsidRPr="009F7AC5">
        <w:rPr>
          <w:rFonts w:ascii="TH SarabunPSK" w:hAnsi="TH SarabunPSK" w:cs="TH SarabunPSK" w:hint="cs"/>
          <w:color w:val="0D0D0D" w:themeColor="text1" w:themeTint="F2"/>
          <w:sz w:val="32"/>
          <w:szCs w:val="32"/>
        </w:rPr>
        <w:t>- Unity</w:t>
      </w:r>
      <w:r w:rsidR="00B42FDE" w:rsidRPr="009F7AC5">
        <w:rPr>
          <w:rFonts w:ascii="TH SarabunPSK" w:hAnsi="TH SarabunPSK" w:cs="TH SarabunPSK" w:hint="cs"/>
          <w:color w:val="0D0D0D" w:themeColor="text1" w:themeTint="F2"/>
          <w:sz w:val="32"/>
          <w:szCs w:val="32"/>
        </w:rPr>
        <w:t xml:space="preserve"> Game Engine</w:t>
      </w:r>
    </w:p>
    <w:p w14:paraId="1D913D5C" w14:textId="04490383" w:rsidR="00357B90" w:rsidRPr="009F7AC5" w:rsidRDefault="00357B90" w:rsidP="00865634">
      <w:pPr>
        <w:tabs>
          <w:tab w:val="left" w:pos="525"/>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DF6F2A">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 xml:space="preserve">- </w:t>
      </w:r>
      <w:r w:rsidR="00B42FDE" w:rsidRPr="009F7AC5">
        <w:rPr>
          <w:rFonts w:ascii="TH SarabunPSK" w:hAnsi="TH SarabunPSK" w:cs="TH SarabunPSK" w:hint="cs"/>
          <w:color w:val="0D0D0D" w:themeColor="text1" w:themeTint="F2"/>
          <w:sz w:val="32"/>
          <w:szCs w:val="32"/>
        </w:rPr>
        <w:t>Photon Unity Networking 2 (PUN 2)</w:t>
      </w:r>
    </w:p>
    <w:p w14:paraId="07628047" w14:textId="4C916832" w:rsidR="001B3FB8" w:rsidRPr="009F7AC5" w:rsidRDefault="001B3FB8" w:rsidP="00865634">
      <w:pPr>
        <w:tabs>
          <w:tab w:val="left" w:pos="525"/>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DF6F2A">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 Git / GitHub</w:t>
      </w:r>
    </w:p>
    <w:p w14:paraId="0D537578" w14:textId="1A12064F" w:rsidR="001B3FB8" w:rsidRPr="009F7AC5" w:rsidRDefault="001B3FB8" w:rsidP="00865634">
      <w:pPr>
        <w:tabs>
          <w:tab w:val="left" w:pos="525"/>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DF6F2A">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 Draw.io</w:t>
      </w:r>
    </w:p>
    <w:p w14:paraId="02D93CFA" w14:textId="3D1E1E7B" w:rsidR="001B3FB8" w:rsidRPr="009F7AC5" w:rsidRDefault="001B3FB8" w:rsidP="00865634">
      <w:pPr>
        <w:tabs>
          <w:tab w:val="left" w:pos="525"/>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ab/>
      </w:r>
      <w:r w:rsidR="00DF6F2A">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ภาษา </w:t>
      </w:r>
      <w:r w:rsidRPr="009F7AC5">
        <w:rPr>
          <w:rFonts w:ascii="TH SarabunPSK" w:hAnsi="TH SarabunPSK" w:cs="TH SarabunPSK" w:hint="cs"/>
          <w:color w:val="0D0D0D" w:themeColor="text1" w:themeTint="F2"/>
          <w:sz w:val="32"/>
          <w:szCs w:val="32"/>
        </w:rPr>
        <w:t>C#</w:t>
      </w:r>
    </w:p>
    <w:p w14:paraId="07E17373" w14:textId="2DF54619" w:rsidR="00DF0C52" w:rsidRPr="009F7AC5" w:rsidRDefault="001B3FB8" w:rsidP="00865634">
      <w:pPr>
        <w:tabs>
          <w:tab w:val="left" w:pos="525"/>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00DF6F2A">
        <w:rPr>
          <w:rFonts w:ascii="TH SarabunPSK" w:hAnsi="TH SarabunPSK" w:cs="TH SarabunPSK"/>
          <w:color w:val="0D0D0D" w:themeColor="text1" w:themeTint="F2"/>
          <w:sz w:val="32"/>
          <w:szCs w:val="32"/>
        </w:rPr>
        <w:t xml:space="preserve">      </w:t>
      </w:r>
      <w:r w:rsidR="00314BE0">
        <w:rPr>
          <w:rFonts w:ascii="TH SarabunPSK" w:hAnsi="TH SarabunPSK" w:cs="TH SarabunPSK"/>
          <w:color w:val="0D0D0D" w:themeColor="text1" w:themeTint="F2"/>
          <w:sz w:val="32"/>
          <w:szCs w:val="32"/>
        </w:rPr>
        <w:t xml:space="preserve"> </w:t>
      </w:r>
      <w:r w:rsidR="00DF6F2A">
        <w:rPr>
          <w:rFonts w:ascii="TH SarabunPSK" w:hAnsi="TH SarabunPSK" w:cs="TH SarabunPSK"/>
          <w:color w:val="0D0D0D" w:themeColor="text1" w:themeTint="F2"/>
          <w:sz w:val="32"/>
          <w:szCs w:val="32"/>
        </w:rPr>
        <w:t xml:space="preserve"> </w:t>
      </w:r>
      <w:r w:rsidRPr="009F7AC5">
        <w:rPr>
          <w:rFonts w:ascii="TH SarabunPSK" w:hAnsi="TH SarabunPSK" w:cs="TH SarabunPSK" w:hint="cs"/>
          <w:color w:val="0D0D0D" w:themeColor="text1" w:themeTint="F2"/>
          <w:sz w:val="32"/>
          <w:szCs w:val="32"/>
        </w:rPr>
        <w:t xml:space="preserve"> - Adobe Photoshop</w:t>
      </w:r>
    </w:p>
    <w:p w14:paraId="69640353" w14:textId="77777777" w:rsidR="00084BAD" w:rsidRPr="009F7AC5" w:rsidRDefault="00084BAD" w:rsidP="00865634">
      <w:pPr>
        <w:tabs>
          <w:tab w:val="left" w:pos="525"/>
          <w:tab w:val="left" w:pos="720"/>
          <w:tab w:val="left" w:pos="1440"/>
          <w:tab w:val="left" w:pos="2160"/>
          <w:tab w:val="left" w:pos="2880"/>
          <w:tab w:val="left" w:pos="3570"/>
        </w:tabs>
        <w:rPr>
          <w:rFonts w:ascii="TH SarabunPSK" w:hAnsi="TH SarabunPSK" w:cs="TH SarabunPSK"/>
          <w:color w:val="0D0D0D" w:themeColor="text1" w:themeTint="F2"/>
          <w:sz w:val="32"/>
          <w:szCs w:val="32"/>
        </w:rPr>
      </w:pPr>
    </w:p>
    <w:p w14:paraId="3E478D13" w14:textId="56A89824" w:rsidR="00843CB9" w:rsidRPr="009F7AC5" w:rsidRDefault="00843CB9" w:rsidP="008179DD">
      <w:pPr>
        <w:pStyle w:val="2"/>
        <w:rPr>
          <w:rFonts w:ascii="TH SarabunPSK" w:hAnsi="TH SarabunPSK" w:cs="TH SarabunPSK"/>
          <w:b/>
          <w:bCs/>
          <w:color w:val="0D0D0D" w:themeColor="text1" w:themeTint="F2"/>
          <w:szCs w:val="32"/>
        </w:rPr>
      </w:pPr>
      <w:bookmarkStart w:id="257" w:name="_Toc224850335"/>
      <w:bookmarkStart w:id="258" w:name="_Toc241852728"/>
      <w:r w:rsidRPr="009F7AC5">
        <w:rPr>
          <w:rStyle w:val="20"/>
          <w:rFonts w:ascii="TH SarabunPSK" w:hAnsi="TH SarabunPSK" w:cs="TH SarabunPSK" w:hint="cs"/>
          <w:b/>
          <w:bCs/>
          <w:color w:val="0D0D0D" w:themeColor="text1" w:themeTint="F2"/>
          <w:szCs w:val="32"/>
        </w:rPr>
        <w:t>3</w:t>
      </w:r>
      <w:r w:rsidRPr="009F7AC5">
        <w:rPr>
          <w:rFonts w:ascii="TH SarabunPSK" w:hAnsi="TH SarabunPSK" w:cs="TH SarabunPSK" w:hint="cs"/>
          <w:b/>
          <w:bCs/>
          <w:color w:val="0D0D0D" w:themeColor="text1" w:themeTint="F2"/>
          <w:szCs w:val="32"/>
        </w:rPr>
        <w:t xml:space="preserve">.4 </w:t>
      </w:r>
      <w:r w:rsidRPr="009F7AC5">
        <w:rPr>
          <w:rFonts w:ascii="TH SarabunPSK" w:hAnsi="TH SarabunPSK" w:cs="TH SarabunPSK" w:hint="cs"/>
          <w:b/>
          <w:bCs/>
          <w:color w:val="0D0D0D" w:themeColor="text1" w:themeTint="F2"/>
          <w:szCs w:val="32"/>
          <w:cs/>
        </w:rPr>
        <w:t>การทดสอบระบบ</w:t>
      </w:r>
      <w:bookmarkEnd w:id="257"/>
      <w:bookmarkEnd w:id="258"/>
    </w:p>
    <w:p w14:paraId="167558EF" w14:textId="20317B46" w:rsidR="005519B9" w:rsidRPr="009F7AC5" w:rsidRDefault="00314BE0" w:rsidP="0036139F">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36139F" w:rsidRPr="009F7AC5">
        <w:rPr>
          <w:rFonts w:ascii="TH SarabunPSK" w:hAnsi="TH SarabunPSK" w:cs="TH SarabunPSK" w:hint="cs"/>
          <w:color w:val="0D0D0D" w:themeColor="text1" w:themeTint="F2"/>
          <w:sz w:val="32"/>
          <w:szCs w:val="32"/>
          <w:cs/>
        </w:rPr>
        <w:t>ในการทดสอบระบบ</w:t>
      </w:r>
      <w:r w:rsidR="008E7659" w:rsidRPr="009F7AC5">
        <w:rPr>
          <w:rFonts w:ascii="TH SarabunPSK" w:hAnsi="TH SarabunPSK" w:cs="TH SarabunPSK" w:hint="cs"/>
          <w:color w:val="0D0D0D" w:themeColor="text1" w:themeTint="F2"/>
          <w:sz w:val="32"/>
          <w:szCs w:val="32"/>
          <w:cs/>
        </w:rPr>
        <w:t>เกม</w:t>
      </w:r>
      <w:r w:rsidR="008E7659" w:rsidRPr="009F7AC5">
        <w:rPr>
          <w:rFonts w:ascii="TH SarabunPSK" w:hAnsi="TH SarabunPSK" w:cs="TH SarabunPSK" w:hint="cs"/>
          <w:color w:val="0D0D0D" w:themeColor="text1" w:themeTint="F2"/>
          <w:sz w:val="32"/>
          <w:szCs w:val="32"/>
        </w:rPr>
        <w:t xml:space="preserve"> Battlefield of the Stars Online Arena</w:t>
      </w:r>
      <w:r w:rsidR="008E7659" w:rsidRPr="009F7AC5">
        <w:rPr>
          <w:rFonts w:ascii="TH SarabunPSK" w:hAnsi="TH SarabunPSK" w:cs="TH SarabunPSK" w:hint="cs"/>
          <w:color w:val="0D0D0D" w:themeColor="text1" w:themeTint="F2"/>
          <w:sz w:val="32"/>
          <w:szCs w:val="32"/>
          <w:cs/>
        </w:rPr>
        <w:t xml:space="preserve"> </w:t>
      </w:r>
      <w:r w:rsidR="0036139F" w:rsidRPr="009F7AC5">
        <w:rPr>
          <w:rFonts w:ascii="TH SarabunPSK" w:hAnsi="TH SarabunPSK" w:cs="TH SarabunPSK" w:hint="cs"/>
          <w:color w:val="0D0D0D" w:themeColor="text1" w:themeTint="F2"/>
          <w:sz w:val="32"/>
          <w:szCs w:val="32"/>
          <w:cs/>
        </w:rPr>
        <w:t>นี้ ได้ใช้หลักการ</w:t>
      </w:r>
      <w:r w:rsidR="0036139F" w:rsidRPr="009F7AC5">
        <w:rPr>
          <w:rFonts w:ascii="TH SarabunPSK" w:hAnsi="TH SarabunPSK" w:cs="TH SarabunPSK" w:hint="cs"/>
          <w:color w:val="0D0D0D" w:themeColor="text1" w:themeTint="F2"/>
          <w:sz w:val="32"/>
          <w:szCs w:val="32"/>
        </w:rPr>
        <w:t xml:space="preserve"> Black Box Testing </w:t>
      </w:r>
      <w:r w:rsidR="0036139F" w:rsidRPr="009F7AC5">
        <w:rPr>
          <w:rFonts w:ascii="TH SarabunPSK" w:hAnsi="TH SarabunPSK" w:cs="TH SarabunPSK" w:hint="cs"/>
          <w:color w:val="0D0D0D" w:themeColor="text1" w:themeTint="F2"/>
          <w:sz w:val="32"/>
          <w:szCs w:val="32"/>
          <w:cs/>
        </w:rPr>
        <w:t>ซึ่งเป็นเทคนิคการทดสอบซอฟต์แวร์ที่เน้นการตรวจสอบการทำงานของระบบจากภายนอก โดยผู้ทดสอบไม่จำเป็นต้องทราบโครงสร้างภายในของโปรแกรม แต่จะพิจารณาจากข้อมูลนำเข้า (</w:t>
      </w:r>
      <w:r w:rsidR="0036139F" w:rsidRPr="009F7AC5">
        <w:rPr>
          <w:rFonts w:ascii="TH SarabunPSK" w:hAnsi="TH SarabunPSK" w:cs="TH SarabunPSK" w:hint="cs"/>
          <w:color w:val="0D0D0D" w:themeColor="text1" w:themeTint="F2"/>
          <w:sz w:val="32"/>
          <w:szCs w:val="32"/>
        </w:rPr>
        <w:t xml:space="preserve">Input) </w:t>
      </w:r>
      <w:r w:rsidR="0036139F" w:rsidRPr="009F7AC5">
        <w:rPr>
          <w:rFonts w:ascii="TH SarabunPSK" w:hAnsi="TH SarabunPSK" w:cs="TH SarabunPSK" w:hint="cs"/>
          <w:color w:val="0D0D0D" w:themeColor="text1" w:themeTint="F2"/>
          <w:sz w:val="32"/>
          <w:szCs w:val="32"/>
          <w:cs/>
        </w:rPr>
        <w:t>และผลลัพธ์ที่ระบบแสดงผลออกมา (</w:t>
      </w:r>
      <w:r w:rsidR="0036139F" w:rsidRPr="009F7AC5">
        <w:rPr>
          <w:rFonts w:ascii="TH SarabunPSK" w:hAnsi="TH SarabunPSK" w:cs="TH SarabunPSK" w:hint="cs"/>
          <w:color w:val="0D0D0D" w:themeColor="text1" w:themeTint="F2"/>
          <w:sz w:val="32"/>
          <w:szCs w:val="32"/>
        </w:rPr>
        <w:t xml:space="preserve">Output) </w:t>
      </w:r>
      <w:r w:rsidR="0036139F" w:rsidRPr="009F7AC5">
        <w:rPr>
          <w:rFonts w:ascii="TH SarabunPSK" w:hAnsi="TH SarabunPSK" w:cs="TH SarabunPSK" w:hint="cs"/>
          <w:color w:val="0D0D0D" w:themeColor="text1" w:themeTint="F2"/>
          <w:sz w:val="32"/>
          <w:szCs w:val="32"/>
          <w:cs/>
        </w:rPr>
        <w:t>ว่าถูกต้องตามที่ระบบออกแบบไว้หรือไม่</w:t>
      </w:r>
    </w:p>
    <w:tbl>
      <w:tblPr>
        <w:tblStyle w:val="af4"/>
        <w:tblW w:w="9715" w:type="dxa"/>
        <w:tblLook w:val="04A0" w:firstRow="1" w:lastRow="0" w:firstColumn="1" w:lastColumn="0" w:noHBand="0" w:noVBand="1"/>
      </w:tblPr>
      <w:tblGrid>
        <w:gridCol w:w="2989"/>
        <w:gridCol w:w="2987"/>
        <w:gridCol w:w="3739"/>
      </w:tblGrid>
      <w:tr w:rsidR="009F7AC5" w:rsidRPr="009F7AC5" w14:paraId="55B67796" w14:textId="77777777" w:rsidTr="008B5E45">
        <w:tc>
          <w:tcPr>
            <w:tcW w:w="3005" w:type="dxa"/>
          </w:tcPr>
          <w:p w14:paraId="62573A0F" w14:textId="6DBB4037" w:rsidR="00657EA3" w:rsidRPr="009F7AC5" w:rsidRDefault="00182C0F" w:rsidP="00182C0F">
            <w:pPr>
              <w:tabs>
                <w:tab w:val="left" w:pos="720"/>
                <w:tab w:val="left" w:pos="1440"/>
                <w:tab w:val="left" w:pos="2160"/>
                <w:tab w:val="left" w:pos="2880"/>
                <w:tab w:val="left" w:pos="3570"/>
              </w:tabs>
              <w:jc w:val="cente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หน้าจอ</w:t>
            </w:r>
          </w:p>
        </w:tc>
        <w:tc>
          <w:tcPr>
            <w:tcW w:w="3005" w:type="dxa"/>
          </w:tcPr>
          <w:p w14:paraId="475B3268" w14:textId="36899C91" w:rsidR="00657EA3" w:rsidRPr="009F7AC5" w:rsidRDefault="00182C0F" w:rsidP="00182C0F">
            <w:pPr>
              <w:tabs>
                <w:tab w:val="left" w:pos="720"/>
                <w:tab w:val="left" w:pos="1440"/>
                <w:tab w:val="left" w:pos="2160"/>
                <w:tab w:val="left" w:pos="2880"/>
                <w:tab w:val="left" w:pos="3570"/>
              </w:tabs>
              <w:jc w:val="cente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รายละเอียดหน้าจอ</w:t>
            </w:r>
          </w:p>
        </w:tc>
        <w:tc>
          <w:tcPr>
            <w:tcW w:w="3705" w:type="dxa"/>
          </w:tcPr>
          <w:p w14:paraId="10A99B46" w14:textId="7D87AD57" w:rsidR="00657EA3" w:rsidRPr="009F7AC5" w:rsidRDefault="00182C0F" w:rsidP="00182C0F">
            <w:pPr>
              <w:tabs>
                <w:tab w:val="left" w:pos="720"/>
                <w:tab w:val="left" w:pos="1440"/>
                <w:tab w:val="left" w:pos="2160"/>
                <w:tab w:val="left" w:pos="2880"/>
                <w:tab w:val="left" w:pos="3570"/>
              </w:tabs>
              <w:jc w:val="cente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การแสดงผล</w:t>
            </w:r>
          </w:p>
        </w:tc>
      </w:tr>
      <w:tr w:rsidR="009F7AC5" w:rsidRPr="009F7AC5" w14:paraId="590BB125" w14:textId="77777777" w:rsidTr="008B5E45">
        <w:tc>
          <w:tcPr>
            <w:tcW w:w="3005" w:type="dxa"/>
          </w:tcPr>
          <w:p w14:paraId="5416A74F" w14:textId="475D52E9" w:rsidR="003F4F5A" w:rsidRPr="009F7AC5" w:rsidRDefault="003F4F5A" w:rsidP="003F4F5A">
            <w:pPr>
              <w:tabs>
                <w:tab w:val="left" w:pos="720"/>
                <w:tab w:val="left" w:pos="1440"/>
                <w:tab w:val="left" w:pos="2160"/>
                <w:tab w:val="left" w:pos="2880"/>
                <w:tab w:val="left" w:pos="3570"/>
              </w:tabs>
              <w:jc w:val="cente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หน้าเข้าสู่ระบบ</w:t>
            </w:r>
          </w:p>
        </w:tc>
        <w:tc>
          <w:tcPr>
            <w:tcW w:w="3005" w:type="dxa"/>
          </w:tcPr>
          <w:p w14:paraId="64F7DB28" w14:textId="79854005"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 xml:space="preserve">- ปุ่ม </w:t>
            </w:r>
            <w:r w:rsidRPr="009F7AC5">
              <w:rPr>
                <w:rFonts w:ascii="TH SarabunPSK" w:hAnsi="TH SarabunPSK" w:cs="TH SarabunPSK" w:hint="cs"/>
                <w:color w:val="0D0D0D" w:themeColor="text1" w:themeTint="F2"/>
                <w:sz w:val="32"/>
                <w:szCs w:val="32"/>
              </w:rPr>
              <w:t>Login</w:t>
            </w:r>
            <w:r w:rsidRPr="009F7AC5">
              <w:rPr>
                <w:rFonts w:ascii="TH SarabunPSK" w:hAnsi="TH SarabunPSK" w:cs="TH SarabunPSK" w:hint="cs"/>
                <w:color w:val="0D0D0D" w:themeColor="text1" w:themeTint="F2"/>
                <w:sz w:val="32"/>
                <w:szCs w:val="32"/>
                <w:cs/>
              </w:rPr>
              <w:t xml:space="preserve"> </w:t>
            </w:r>
            <w:r w:rsidRPr="009F7AC5">
              <w:rPr>
                <w:rFonts w:ascii="TH SarabunPSK" w:hAnsi="TH SarabunPSK" w:cs="TH SarabunPSK" w:hint="cs"/>
                <w:color w:val="0D0D0D" w:themeColor="text1" w:themeTint="F2"/>
                <w:sz w:val="32"/>
                <w:szCs w:val="32"/>
              </w:rPr>
              <w:t>Google</w:t>
            </w:r>
          </w:p>
          <w:p w14:paraId="041D582C" w14:textId="3042500C"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ปุ่ม </w:t>
            </w:r>
            <w:r w:rsidRPr="009F7AC5">
              <w:rPr>
                <w:rFonts w:ascii="TH SarabunPSK" w:hAnsi="TH SarabunPSK" w:cs="TH SarabunPSK" w:hint="cs"/>
                <w:color w:val="0D0D0D" w:themeColor="text1" w:themeTint="F2"/>
                <w:sz w:val="32"/>
                <w:szCs w:val="32"/>
              </w:rPr>
              <w:t>Login Guest</w:t>
            </w:r>
          </w:p>
        </w:tc>
        <w:tc>
          <w:tcPr>
            <w:tcW w:w="3705" w:type="dxa"/>
          </w:tcPr>
          <w:p w14:paraId="614C901E" w14:textId="3F64F81A" w:rsidR="003F4F5A" w:rsidRPr="009F7AC5" w:rsidRDefault="003F4F5A" w:rsidP="00E27AFB">
            <w:pPr>
              <w:spacing w:after="60"/>
              <w:rPr>
                <w:rFonts w:ascii="TH SarabunPSK" w:hAnsi="TH SarabunPSK" w:cs="TH SarabunPSK"/>
                <w:color w:val="0D0D0D" w:themeColor="text1" w:themeTint="F2"/>
                <w:sz w:val="32"/>
                <w:szCs w:val="32"/>
              </w:rPr>
            </w:pPr>
            <w:r w:rsidRPr="009F7AC5">
              <w:rPr>
                <w:rFonts w:ascii="TH SarabunPSK" w:eastAsia="TH SarabunPSK" w:hAnsi="TH SarabunPSK" w:cs="TH SarabunPSK" w:hint="cs"/>
                <w:color w:val="0D0D0D" w:themeColor="text1" w:themeTint="F2"/>
                <w:sz w:val="32"/>
                <w:szCs w:val="32"/>
              </w:rPr>
              <w:t>- เมื่อกดปุ่ม Login Google ระบบจะเชื่อมต่อกับ Firebase Authentication และดึงข้อมูลบัญชี Google ของผู้ใช้จากนั้นนำผู้เล่นเข้าสู่หน้า Main Menu ของเกม</w:t>
            </w:r>
          </w:p>
          <w:p w14:paraId="74CC349F" w14:textId="5141B3AD" w:rsidR="003F4F5A" w:rsidRPr="009F7AC5" w:rsidRDefault="003F4F5A"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eastAsia="TH SarabunPSK" w:hAnsi="TH SarabunPSK" w:cs="TH SarabunPSK" w:hint="cs"/>
                <w:color w:val="0D0D0D" w:themeColor="text1" w:themeTint="F2"/>
                <w:sz w:val="32"/>
                <w:szCs w:val="32"/>
              </w:rPr>
              <w:lastRenderedPageBreak/>
              <w:t>- เมื่อกดปุ่ม Login Guest ระบบจะเข้าสู่เกมในรูปแบบผู้เล่นชั่วคราว และนำผู้เล่นเข้าสู่หน้า Main Menu</w:t>
            </w:r>
          </w:p>
        </w:tc>
      </w:tr>
      <w:tr w:rsidR="009F7AC5" w:rsidRPr="009F7AC5" w14:paraId="511D51C5" w14:textId="77777777" w:rsidTr="008B5E45">
        <w:tc>
          <w:tcPr>
            <w:tcW w:w="3005" w:type="dxa"/>
          </w:tcPr>
          <w:p w14:paraId="3097BC2C" w14:textId="471348E2" w:rsidR="003F4F5A" w:rsidRPr="009F7AC5" w:rsidRDefault="003F4F5A" w:rsidP="003F4F5A">
            <w:pPr>
              <w:tabs>
                <w:tab w:val="left" w:pos="720"/>
                <w:tab w:val="left" w:pos="1440"/>
                <w:tab w:val="left" w:pos="2160"/>
                <w:tab w:val="left" w:pos="2880"/>
                <w:tab w:val="left" w:pos="3570"/>
              </w:tabs>
              <w:jc w:val="cente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lastRenderedPageBreak/>
              <w:t>หน้าหลัก</w:t>
            </w:r>
          </w:p>
        </w:tc>
        <w:tc>
          <w:tcPr>
            <w:tcW w:w="3005" w:type="dxa"/>
          </w:tcPr>
          <w:p w14:paraId="76E3C683" w14:textId="7777777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ปุ่มเล่นเกม</w:t>
            </w:r>
          </w:p>
          <w:p w14:paraId="4C162231" w14:textId="7777777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ปุ่มสร้างห้อง</w:t>
            </w:r>
          </w:p>
          <w:p w14:paraId="3E96DDA0" w14:textId="7777777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ปุ่มตั้งค่า</w:t>
            </w:r>
          </w:p>
          <w:p w14:paraId="481AB4C2" w14:textId="3954694C"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ปุ่มคลัง</w:t>
            </w:r>
          </w:p>
        </w:tc>
        <w:tc>
          <w:tcPr>
            <w:tcW w:w="3705" w:type="dxa"/>
          </w:tcPr>
          <w:p w14:paraId="74D90DB9" w14:textId="77777777" w:rsidR="003F4F5A" w:rsidRPr="009F7AC5" w:rsidRDefault="003F4F5A"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เมื่อกดปุ่มเล่นเกม ระบบจะเข้าสู่หน้าการเลือกโหมดหรือเริ่มเกม</w:t>
            </w:r>
          </w:p>
          <w:p w14:paraId="45F074BB" w14:textId="77777777" w:rsidR="003F4F5A" w:rsidRPr="009F7AC5" w:rsidRDefault="003F4F5A"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เมื่อกดปุ่มสร้างห้อง ระบบจะเข้าสู่หน้าสร้างห้องเพื่อเชิญผู้เล่นเข้าร่วม</w:t>
            </w:r>
          </w:p>
          <w:p w14:paraId="34BB13F5" w14:textId="77777777" w:rsidR="003F4F5A" w:rsidRPr="009F7AC5" w:rsidRDefault="003F4F5A"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เมื่อกดปุ่มตั้งค่า ระบบจะแสดงหน้าการตั้งค่าของเกม</w:t>
            </w:r>
          </w:p>
          <w:p w14:paraId="439548F9" w14:textId="07F978AC" w:rsidR="003F4F5A" w:rsidRPr="009F7AC5" w:rsidRDefault="003F4F5A"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เมื่อกดปุ่มคลัง ระบบจะแสดงไอเทมหรืออุปกรณ์ที่ผู้เล่นมีอยู่</w:t>
            </w:r>
          </w:p>
        </w:tc>
      </w:tr>
      <w:tr w:rsidR="009F7AC5" w:rsidRPr="009F7AC5" w14:paraId="0680EEE8" w14:textId="77777777" w:rsidTr="008B5E45">
        <w:tc>
          <w:tcPr>
            <w:tcW w:w="3005" w:type="dxa"/>
          </w:tcPr>
          <w:p w14:paraId="6CD6E02F" w14:textId="5528964D" w:rsidR="003F4F5A" w:rsidRPr="009F7AC5" w:rsidRDefault="003F4F5A" w:rsidP="003F4F5A">
            <w:pPr>
              <w:tabs>
                <w:tab w:val="left" w:pos="720"/>
                <w:tab w:val="left" w:pos="1440"/>
                <w:tab w:val="left" w:pos="2160"/>
                <w:tab w:val="left" w:pos="2880"/>
                <w:tab w:val="left" w:pos="3570"/>
              </w:tabs>
              <w:jc w:val="cente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หน้าคลังแสง</w:t>
            </w:r>
          </w:p>
        </w:tc>
        <w:tc>
          <w:tcPr>
            <w:tcW w:w="3005" w:type="dxa"/>
          </w:tcPr>
          <w:p w14:paraId="2A931736" w14:textId="7777777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ปุ่มติดตั้งอาวุธยานบิน</w:t>
            </w:r>
          </w:p>
          <w:p w14:paraId="30E8BD3E" w14:textId="7777777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ปุ่มเลือกยาน</w:t>
            </w:r>
          </w:p>
          <w:p w14:paraId="3B7E7AE1" w14:textId="7777777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ปุ่มซื้อยาน</w:t>
            </w:r>
          </w:p>
          <w:p w14:paraId="0A636151" w14:textId="2C548F14"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ปุ่มย้อนกลับ</w:t>
            </w:r>
          </w:p>
        </w:tc>
        <w:tc>
          <w:tcPr>
            <w:tcW w:w="3705" w:type="dxa"/>
          </w:tcPr>
          <w:p w14:paraId="56B02209" w14:textId="77777777" w:rsidR="003F4F5A" w:rsidRPr="009F7AC5" w:rsidRDefault="003F4F5A"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เมื่อกดปุ่มติดตั้งอาวุธยานบิน ระบบจะแสดงรายการสกิลที่มีอยู่เพื่อให้ผู้เล่นเลือกติดตั้ง</w:t>
            </w:r>
          </w:p>
          <w:p w14:paraId="3E168A09" w14:textId="77777777" w:rsidR="003F4F5A" w:rsidRPr="009F7AC5" w:rsidRDefault="003F4F5A"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เมื่อกดปุ่มเลือกยาน ระบบจะแสดงรายการยานบินที่ผู้เล่นมีให้เลือกใช้งาน</w:t>
            </w:r>
          </w:p>
          <w:p w14:paraId="01BA6226" w14:textId="77777777" w:rsidR="003F4F5A" w:rsidRPr="009F7AC5" w:rsidRDefault="003F4F5A"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เมื่อกดปุ่มซื้อยาน ระบบจะแสดงร้านค้ายานบินเพื่อให้เลือกซื้อ</w:t>
            </w:r>
          </w:p>
          <w:p w14:paraId="219905D1" w14:textId="66540E57" w:rsidR="003F4F5A" w:rsidRPr="009F7AC5" w:rsidRDefault="003F4F5A"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เมื่อกดปุ่มย้อนกลับ ระบบจะกลับไปยังหน้าหลัก</w:t>
            </w:r>
          </w:p>
        </w:tc>
      </w:tr>
      <w:tr w:rsidR="009F7AC5" w:rsidRPr="009F7AC5" w14:paraId="6599E373" w14:textId="77777777" w:rsidTr="008B5E45">
        <w:tc>
          <w:tcPr>
            <w:tcW w:w="3005" w:type="dxa"/>
          </w:tcPr>
          <w:p w14:paraId="1B59F4CE" w14:textId="7E5299F0" w:rsidR="003F4F5A" w:rsidRPr="009F7AC5" w:rsidRDefault="003F4F5A" w:rsidP="003F4F5A">
            <w:pPr>
              <w:tabs>
                <w:tab w:val="left" w:pos="720"/>
                <w:tab w:val="left" w:pos="1440"/>
                <w:tab w:val="left" w:pos="2160"/>
                <w:tab w:val="left" w:pos="2880"/>
                <w:tab w:val="left" w:pos="3570"/>
              </w:tabs>
              <w:jc w:val="cente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หน้าสร้างห้องและจับคู่ห้อง</w:t>
            </w:r>
          </w:p>
        </w:tc>
        <w:tc>
          <w:tcPr>
            <w:tcW w:w="3005" w:type="dxa"/>
          </w:tcPr>
          <w:p w14:paraId="4CEDA4FE" w14:textId="7777777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ปุ่มสร้างห้อง</w:t>
            </w:r>
          </w:p>
          <w:p w14:paraId="0F2C0B8D" w14:textId="7777777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ปุ่ม </w:t>
            </w:r>
            <w:r w:rsidRPr="009F7AC5">
              <w:rPr>
                <w:rFonts w:ascii="TH SarabunPSK" w:hAnsi="TH SarabunPSK" w:cs="TH SarabunPSK" w:hint="cs"/>
                <w:color w:val="0D0D0D" w:themeColor="text1" w:themeTint="F2"/>
                <w:sz w:val="32"/>
                <w:szCs w:val="32"/>
              </w:rPr>
              <w:t>Join</w:t>
            </w:r>
          </w:p>
          <w:p w14:paraId="422D7101" w14:textId="7777777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ปุ่มค้นหา</w:t>
            </w:r>
          </w:p>
          <w:p w14:paraId="64886882" w14:textId="7777777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lastRenderedPageBreak/>
              <w:t xml:space="preserve">- </w:t>
            </w:r>
            <w:r w:rsidRPr="009F7AC5">
              <w:rPr>
                <w:rFonts w:ascii="TH SarabunPSK" w:hAnsi="TH SarabunPSK" w:cs="TH SarabunPSK" w:hint="cs"/>
                <w:color w:val="0D0D0D" w:themeColor="text1" w:themeTint="F2"/>
                <w:sz w:val="32"/>
                <w:szCs w:val="32"/>
                <w:cs/>
              </w:rPr>
              <w:t>ปุ่มใส่เลขห้อง</w:t>
            </w:r>
          </w:p>
          <w:p w14:paraId="651130FD" w14:textId="2BEEF853"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ปุ่มเลือกแผนที่</w:t>
            </w:r>
          </w:p>
        </w:tc>
        <w:tc>
          <w:tcPr>
            <w:tcW w:w="3705" w:type="dxa"/>
          </w:tcPr>
          <w:p w14:paraId="5884E15B" w14:textId="77777777" w:rsidR="00262E3B" w:rsidRPr="009F7AC5" w:rsidRDefault="00262E3B"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lastRenderedPageBreak/>
              <w:t xml:space="preserve">- </w:t>
            </w:r>
            <w:r w:rsidRPr="009F7AC5">
              <w:rPr>
                <w:rFonts w:ascii="TH SarabunPSK" w:hAnsi="TH SarabunPSK" w:cs="TH SarabunPSK" w:hint="cs"/>
                <w:color w:val="0D0D0D" w:themeColor="text1" w:themeTint="F2"/>
                <w:sz w:val="32"/>
                <w:szCs w:val="32"/>
                <w:cs/>
              </w:rPr>
              <w:t>เมื่อกดปุ่มสร้างห้อง ระบบจะสร้างห้องใหม่พร้อมระบุเลขห้องให้อัตโนมัติและรอผู้เล่นอื่นเข้าร่วม</w:t>
            </w:r>
          </w:p>
          <w:p w14:paraId="7CC63639" w14:textId="77777777" w:rsidR="00262E3B" w:rsidRPr="009F7AC5" w:rsidRDefault="00262E3B"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lastRenderedPageBreak/>
              <w:t xml:space="preserve">- </w:t>
            </w:r>
            <w:r w:rsidRPr="009F7AC5">
              <w:rPr>
                <w:rFonts w:ascii="TH SarabunPSK" w:hAnsi="TH SarabunPSK" w:cs="TH SarabunPSK" w:hint="cs"/>
                <w:color w:val="0D0D0D" w:themeColor="text1" w:themeTint="F2"/>
                <w:sz w:val="32"/>
                <w:szCs w:val="32"/>
                <w:cs/>
              </w:rPr>
              <w:t xml:space="preserve">เมื่อกดปุ่ม </w:t>
            </w:r>
            <w:r w:rsidRPr="009F7AC5">
              <w:rPr>
                <w:rFonts w:ascii="TH SarabunPSK" w:hAnsi="TH SarabunPSK" w:cs="TH SarabunPSK" w:hint="cs"/>
                <w:color w:val="0D0D0D" w:themeColor="text1" w:themeTint="F2"/>
                <w:sz w:val="32"/>
                <w:szCs w:val="32"/>
              </w:rPr>
              <w:t xml:space="preserve">Join </w:t>
            </w:r>
            <w:r w:rsidRPr="009F7AC5">
              <w:rPr>
                <w:rFonts w:ascii="TH SarabunPSK" w:hAnsi="TH SarabunPSK" w:cs="TH SarabunPSK" w:hint="cs"/>
                <w:color w:val="0D0D0D" w:themeColor="text1" w:themeTint="F2"/>
                <w:sz w:val="32"/>
                <w:szCs w:val="32"/>
                <w:cs/>
              </w:rPr>
              <w:t>ระบบจะเข้าร่วมห้องที่มีอยู่</w:t>
            </w:r>
          </w:p>
          <w:p w14:paraId="5B1B2490" w14:textId="77777777" w:rsidR="00262E3B" w:rsidRPr="009F7AC5" w:rsidRDefault="00262E3B"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เมื่อกดปุ่มค้นหา ระบบจะค้นหารายชื่อห้องที่สามารถเข้าร่วมได้</w:t>
            </w:r>
          </w:p>
          <w:p w14:paraId="3B568BE5" w14:textId="77777777" w:rsidR="00262E3B" w:rsidRPr="009F7AC5" w:rsidRDefault="00262E3B"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เมื่อกดปุ่มใส่เลขห้อง ผู้เล่นสามารถกรอกรหัสห้องเพื่อเข้าร่วม</w:t>
            </w:r>
          </w:p>
          <w:p w14:paraId="5F9155EA" w14:textId="02419308" w:rsidR="003F4F5A" w:rsidRPr="009F7AC5" w:rsidRDefault="00262E3B"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เมื่อกดปุ่มเลือกแผนที่ ระบบจะแสดงรายการแผนที่ให้เลือกก่อนเริ่มเกม</w:t>
            </w:r>
          </w:p>
        </w:tc>
      </w:tr>
      <w:tr w:rsidR="009F7AC5" w:rsidRPr="009F7AC5" w14:paraId="5B710B17" w14:textId="77777777" w:rsidTr="008B5E45">
        <w:tc>
          <w:tcPr>
            <w:tcW w:w="3005" w:type="dxa"/>
          </w:tcPr>
          <w:p w14:paraId="5BB78CC4" w14:textId="30B25DFC" w:rsidR="003F4F5A" w:rsidRPr="009F7AC5" w:rsidRDefault="003F4F5A" w:rsidP="003F4F5A">
            <w:pPr>
              <w:tabs>
                <w:tab w:val="left" w:pos="720"/>
                <w:tab w:val="left" w:pos="1440"/>
                <w:tab w:val="left" w:pos="2160"/>
                <w:tab w:val="left" w:pos="2880"/>
                <w:tab w:val="left" w:pos="3570"/>
              </w:tabs>
              <w:jc w:val="cente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lastRenderedPageBreak/>
              <w:t>หน้ารอจับคู่</w:t>
            </w:r>
          </w:p>
        </w:tc>
        <w:tc>
          <w:tcPr>
            <w:tcW w:w="3005" w:type="dxa"/>
          </w:tcPr>
          <w:p w14:paraId="69B91BC8" w14:textId="7777777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ปุ่มเริ่มเกม</w:t>
            </w:r>
          </w:p>
          <w:p w14:paraId="531B6F5D" w14:textId="7777777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ปุ่มยกเลิกการจับคู่</w:t>
            </w:r>
          </w:p>
          <w:p w14:paraId="2BA01AD0" w14:textId="1003A6B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ปุ่มย้อนกลับ</w:t>
            </w:r>
          </w:p>
        </w:tc>
        <w:tc>
          <w:tcPr>
            <w:tcW w:w="3705" w:type="dxa"/>
          </w:tcPr>
          <w:p w14:paraId="40AF9F46" w14:textId="77777777" w:rsidR="00262E3B" w:rsidRPr="009F7AC5" w:rsidRDefault="00262E3B"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เมื่อผู้เล่นทั้งสองกดเตรียมพร้อม และผู้สร้างห้องกดเริ่มเกม ระบบจะเริ่มการแข่งขัน</w:t>
            </w:r>
          </w:p>
          <w:p w14:paraId="2C7E267C" w14:textId="77777777" w:rsidR="00262E3B" w:rsidRPr="009F7AC5" w:rsidRDefault="00262E3B"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เมื่อกดปุ่มยกเลิกการจับคู่ ระบบจะออกจากการรอและกลับไปหน้าก่อนหน้า</w:t>
            </w:r>
          </w:p>
          <w:p w14:paraId="38316EB6" w14:textId="7E9725A8" w:rsidR="003F4F5A" w:rsidRPr="009F7AC5" w:rsidRDefault="00262E3B"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เมื่อกดปุ่มย้อนกลับ ระบบจะกลับไปยังหน้าหลัก</w:t>
            </w:r>
          </w:p>
        </w:tc>
      </w:tr>
      <w:tr w:rsidR="009F7AC5" w:rsidRPr="009F7AC5" w14:paraId="3782D237" w14:textId="77777777" w:rsidTr="008B5E45">
        <w:tc>
          <w:tcPr>
            <w:tcW w:w="3005" w:type="dxa"/>
          </w:tcPr>
          <w:p w14:paraId="1AC35C6E" w14:textId="68022A90" w:rsidR="003F4F5A" w:rsidRPr="009F7AC5" w:rsidRDefault="003F4F5A" w:rsidP="003F4F5A">
            <w:pPr>
              <w:tabs>
                <w:tab w:val="left" w:pos="720"/>
                <w:tab w:val="left" w:pos="1440"/>
                <w:tab w:val="left" w:pos="2160"/>
                <w:tab w:val="left" w:pos="2880"/>
                <w:tab w:val="left" w:pos="3570"/>
              </w:tabs>
              <w:jc w:val="cente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หน้าจอขณะเล่นเกม</w:t>
            </w:r>
          </w:p>
        </w:tc>
        <w:tc>
          <w:tcPr>
            <w:tcW w:w="3005" w:type="dxa"/>
          </w:tcPr>
          <w:p w14:paraId="44D8BFAC" w14:textId="2C2AC5AF"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ปุ่มเคลื่อ</w:t>
            </w:r>
            <w:r w:rsidR="009819B3" w:rsidRPr="009F7AC5">
              <w:rPr>
                <w:rFonts w:ascii="TH SarabunPSK" w:hAnsi="TH SarabunPSK" w:cs="TH SarabunPSK" w:hint="cs"/>
                <w:color w:val="0D0D0D" w:themeColor="text1" w:themeTint="F2"/>
                <w:sz w:val="32"/>
                <w:szCs w:val="32"/>
                <w:cs/>
              </w:rPr>
              <w:t>น</w:t>
            </w:r>
            <w:r w:rsidRPr="009F7AC5">
              <w:rPr>
                <w:rFonts w:ascii="TH SarabunPSK" w:hAnsi="TH SarabunPSK" w:cs="TH SarabunPSK" w:hint="cs"/>
                <w:color w:val="0D0D0D" w:themeColor="text1" w:themeTint="F2"/>
                <w:sz w:val="32"/>
                <w:szCs w:val="32"/>
                <w:cs/>
              </w:rPr>
              <w:t>ไหว</w:t>
            </w:r>
          </w:p>
          <w:p w14:paraId="42795E4E" w14:textId="7777777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ปุ่มยิงกระสุน</w:t>
            </w:r>
          </w:p>
          <w:p w14:paraId="53BDB117" w14:textId="6188439A"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ปุ่มใช้ </w:t>
            </w:r>
            <w:r w:rsidRPr="009F7AC5">
              <w:rPr>
                <w:rFonts w:ascii="TH SarabunPSK" w:hAnsi="TH SarabunPSK" w:cs="TH SarabunPSK" w:hint="cs"/>
                <w:color w:val="0D0D0D" w:themeColor="text1" w:themeTint="F2"/>
                <w:sz w:val="32"/>
                <w:szCs w:val="32"/>
              </w:rPr>
              <w:t xml:space="preserve">Skill </w:t>
            </w:r>
            <w:r w:rsidRPr="009F7AC5">
              <w:rPr>
                <w:rFonts w:ascii="TH SarabunPSK" w:hAnsi="TH SarabunPSK" w:cs="TH SarabunPSK" w:hint="cs"/>
                <w:color w:val="0D0D0D" w:themeColor="text1" w:themeTint="F2"/>
                <w:sz w:val="32"/>
                <w:szCs w:val="32"/>
                <w:cs/>
              </w:rPr>
              <w:t>พิเศษ</w:t>
            </w:r>
          </w:p>
        </w:tc>
        <w:tc>
          <w:tcPr>
            <w:tcW w:w="3705" w:type="dxa"/>
          </w:tcPr>
          <w:p w14:paraId="03335AC5" w14:textId="77777777" w:rsidR="009819B3" w:rsidRPr="009F7AC5" w:rsidRDefault="009819B3"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เมื่อกดปุ่มเคลื่อนไหว ผู้เล่นสามารถควบคุมการเคลื่อนที่ของยานภายในเกมได้</w:t>
            </w:r>
          </w:p>
          <w:p w14:paraId="642DF621" w14:textId="77777777" w:rsidR="009819B3" w:rsidRPr="009F7AC5" w:rsidRDefault="009819B3"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เมื่อกดปุ่มยิงกระสุน ระบบจะยิงกระสุนเพื่อโจมตีฝ่ายตรงข้าม</w:t>
            </w:r>
          </w:p>
          <w:p w14:paraId="2F3FA3FC" w14:textId="52484387" w:rsidR="003F4F5A" w:rsidRPr="009F7AC5" w:rsidRDefault="009819B3" w:rsidP="00E27AFB">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เมื่อกดปุ่มใช้ </w:t>
            </w:r>
            <w:r w:rsidRPr="009F7AC5">
              <w:rPr>
                <w:rFonts w:ascii="TH SarabunPSK" w:hAnsi="TH SarabunPSK" w:cs="TH SarabunPSK" w:hint="cs"/>
                <w:color w:val="0D0D0D" w:themeColor="text1" w:themeTint="F2"/>
                <w:sz w:val="32"/>
                <w:szCs w:val="32"/>
              </w:rPr>
              <w:t xml:space="preserve">Skill </w:t>
            </w:r>
            <w:r w:rsidRPr="009F7AC5">
              <w:rPr>
                <w:rFonts w:ascii="TH SarabunPSK" w:hAnsi="TH SarabunPSK" w:cs="TH SarabunPSK" w:hint="cs"/>
                <w:color w:val="0D0D0D" w:themeColor="text1" w:themeTint="F2"/>
                <w:sz w:val="32"/>
                <w:szCs w:val="32"/>
                <w:cs/>
              </w:rPr>
              <w:t>พิเศษ ระบบจะใช้ความสามารถพิเศษของยานตามที่ติดตั้งไว้</w:t>
            </w:r>
          </w:p>
        </w:tc>
      </w:tr>
      <w:tr w:rsidR="009F7AC5" w:rsidRPr="009F7AC5" w14:paraId="5B3F22D2" w14:textId="77777777" w:rsidTr="008B5E45">
        <w:tc>
          <w:tcPr>
            <w:tcW w:w="3005" w:type="dxa"/>
          </w:tcPr>
          <w:p w14:paraId="30C74F63" w14:textId="6D2E904D" w:rsidR="003F4F5A" w:rsidRPr="009F7AC5" w:rsidRDefault="003F4F5A" w:rsidP="003F4F5A">
            <w:pPr>
              <w:tabs>
                <w:tab w:val="left" w:pos="720"/>
                <w:tab w:val="left" w:pos="1440"/>
                <w:tab w:val="left" w:pos="2160"/>
                <w:tab w:val="left" w:pos="2880"/>
                <w:tab w:val="left" w:pos="3570"/>
              </w:tabs>
              <w:jc w:val="cente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หน้าสรุปผลการแข่งขัน</w:t>
            </w:r>
          </w:p>
        </w:tc>
        <w:tc>
          <w:tcPr>
            <w:tcW w:w="3005" w:type="dxa"/>
          </w:tcPr>
          <w:p w14:paraId="693D66C6" w14:textId="16F554D7" w:rsidR="003F4F5A" w:rsidRPr="009F7AC5" w:rsidRDefault="003F4F5A" w:rsidP="003F4F5A">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ปุ่มกลับหน้าเมนูหลัก</w:t>
            </w:r>
          </w:p>
        </w:tc>
        <w:tc>
          <w:tcPr>
            <w:tcW w:w="3705" w:type="dxa"/>
          </w:tcPr>
          <w:p w14:paraId="739CA3A7" w14:textId="376A772A" w:rsidR="003F4F5A" w:rsidRPr="009F7AC5" w:rsidRDefault="009819B3" w:rsidP="00E27AFB">
            <w:pPr>
              <w:keepNext/>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เมื่อกดปุ่มกลับหน้าเมนูหลัก ระบบจะนำผู้เล่นกลับสู่หน้า </w:t>
            </w:r>
            <w:r w:rsidRPr="009F7AC5">
              <w:rPr>
                <w:rFonts w:ascii="TH SarabunPSK" w:hAnsi="TH SarabunPSK" w:cs="TH SarabunPSK" w:hint="cs"/>
                <w:color w:val="0D0D0D" w:themeColor="text1" w:themeTint="F2"/>
                <w:sz w:val="32"/>
                <w:szCs w:val="32"/>
              </w:rPr>
              <w:t>Lobby</w:t>
            </w:r>
          </w:p>
        </w:tc>
      </w:tr>
      <w:tr w:rsidR="009F7AC5" w:rsidRPr="009F7AC5" w14:paraId="7277FEDB" w14:textId="77777777" w:rsidTr="008B5E45">
        <w:tc>
          <w:tcPr>
            <w:tcW w:w="3005" w:type="dxa"/>
          </w:tcPr>
          <w:p w14:paraId="5EFC1990" w14:textId="11F1039C" w:rsidR="009819B3" w:rsidRPr="009F7AC5" w:rsidRDefault="009819B3" w:rsidP="003F4F5A">
            <w:pPr>
              <w:tabs>
                <w:tab w:val="left" w:pos="720"/>
                <w:tab w:val="left" w:pos="1440"/>
                <w:tab w:val="left" w:pos="2160"/>
                <w:tab w:val="left" w:pos="2880"/>
                <w:tab w:val="left" w:pos="3570"/>
              </w:tabs>
              <w:jc w:val="center"/>
              <w:rPr>
                <w:rFonts w:ascii="TH SarabunPSK" w:hAnsi="TH SarabunPSK" w:cs="TH SarabunPSK"/>
                <w:color w:val="0D0D0D" w:themeColor="text1" w:themeTint="F2"/>
                <w:sz w:val="32"/>
                <w:szCs w:val="32"/>
                <w:cs/>
              </w:rPr>
            </w:pPr>
            <w:r w:rsidRPr="009F7AC5">
              <w:rPr>
                <w:rFonts w:ascii="TH SarabunPSK" w:hAnsi="TH SarabunPSK" w:cs="TH SarabunPSK" w:hint="cs"/>
                <w:color w:val="0D0D0D" w:themeColor="text1" w:themeTint="F2"/>
                <w:sz w:val="32"/>
                <w:szCs w:val="32"/>
                <w:cs/>
              </w:rPr>
              <w:lastRenderedPageBreak/>
              <w:t xml:space="preserve">ระบบ </w:t>
            </w:r>
            <w:r w:rsidRPr="009F7AC5">
              <w:rPr>
                <w:rFonts w:ascii="TH SarabunPSK" w:hAnsi="TH SarabunPSK" w:cs="TH SarabunPSK" w:hint="cs"/>
                <w:color w:val="0D0D0D" w:themeColor="text1" w:themeTint="F2"/>
                <w:sz w:val="32"/>
                <w:szCs w:val="32"/>
              </w:rPr>
              <w:t>Network Synchronization</w:t>
            </w:r>
          </w:p>
        </w:tc>
        <w:tc>
          <w:tcPr>
            <w:tcW w:w="3005" w:type="dxa"/>
          </w:tcPr>
          <w:p w14:paraId="05FF9EFE" w14:textId="77777777" w:rsidR="005E423B" w:rsidRPr="009F7AC5" w:rsidRDefault="008341CA" w:rsidP="005E423B">
            <w:pPr>
              <w:tabs>
                <w:tab w:val="left" w:pos="720"/>
                <w:tab w:val="left" w:pos="1440"/>
                <w:tab w:val="left" w:pos="2160"/>
                <w:tab w:val="left" w:pos="2880"/>
                <w:tab w:val="left" w:pos="3570"/>
              </w:tabs>
              <w:jc w:val="thaiDistribute"/>
              <w:rPr>
                <w:rFonts w:ascii="TH SarabunPSK" w:eastAsia="TH SarabunPSK" w:hAnsi="TH SarabunPSK" w:cs="TH SarabunPSK"/>
                <w:color w:val="0D0D0D" w:themeColor="text1" w:themeTint="F2"/>
                <w:sz w:val="32"/>
                <w:szCs w:val="32"/>
              </w:rPr>
            </w:pPr>
            <w:r w:rsidRPr="009F7AC5">
              <w:rPr>
                <w:rFonts w:ascii="TH SarabunPSK" w:eastAsia="TH SarabunPSK" w:hAnsi="TH SarabunPSK" w:cs="TH SarabunPSK" w:hint="cs"/>
                <w:color w:val="0D0D0D" w:themeColor="text1" w:themeTint="F2"/>
                <w:sz w:val="32"/>
                <w:szCs w:val="32"/>
              </w:rPr>
              <w:t>- ซิงค์ตำแหน่งยาน Real-time</w:t>
            </w:r>
          </w:p>
          <w:p w14:paraId="5630A9D6" w14:textId="77777777" w:rsidR="008341CA" w:rsidRPr="009F7AC5" w:rsidRDefault="008341CA" w:rsidP="005E423B">
            <w:pPr>
              <w:tabs>
                <w:tab w:val="left" w:pos="720"/>
                <w:tab w:val="left" w:pos="1440"/>
                <w:tab w:val="left" w:pos="2160"/>
                <w:tab w:val="left" w:pos="2880"/>
                <w:tab w:val="left" w:pos="3570"/>
              </w:tabs>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ซิงค์ค่า </w:t>
            </w:r>
            <w:r w:rsidRPr="009F7AC5">
              <w:rPr>
                <w:rFonts w:ascii="TH SarabunPSK" w:hAnsi="TH SarabunPSK" w:cs="TH SarabunPSK" w:hint="cs"/>
                <w:color w:val="0D0D0D" w:themeColor="text1" w:themeTint="F2"/>
                <w:sz w:val="32"/>
                <w:szCs w:val="32"/>
              </w:rPr>
              <w:t xml:space="preserve">HP </w:t>
            </w:r>
            <w:r w:rsidRPr="009F7AC5">
              <w:rPr>
                <w:rFonts w:ascii="TH SarabunPSK" w:hAnsi="TH SarabunPSK" w:cs="TH SarabunPSK" w:hint="cs"/>
                <w:color w:val="0D0D0D" w:themeColor="text1" w:themeTint="F2"/>
                <w:sz w:val="32"/>
                <w:szCs w:val="32"/>
                <w:cs/>
              </w:rPr>
              <w:t>เมื่อถูกยิง</w:t>
            </w:r>
          </w:p>
          <w:p w14:paraId="086D8913" w14:textId="4952250C" w:rsidR="008341CA" w:rsidRPr="009F7AC5" w:rsidRDefault="008341CA" w:rsidP="00250FB3">
            <w:pPr>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กรณีผู้เล่นหลุดการเชื่อมต่อกลางเกม</w:t>
            </w:r>
          </w:p>
        </w:tc>
        <w:tc>
          <w:tcPr>
            <w:tcW w:w="3705" w:type="dxa"/>
          </w:tcPr>
          <w:p w14:paraId="207974C7" w14:textId="77777777" w:rsidR="009819B3" w:rsidRPr="009F7AC5" w:rsidRDefault="008341CA" w:rsidP="00E27AFB">
            <w:pPr>
              <w:keepNext/>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เมื่อผู้เล่น </w:t>
            </w:r>
            <w:r w:rsidRPr="009F7AC5">
              <w:rPr>
                <w:rFonts w:ascii="TH SarabunPSK" w:hAnsi="TH SarabunPSK" w:cs="TH SarabunPSK" w:hint="cs"/>
                <w:color w:val="0D0D0D" w:themeColor="text1" w:themeTint="F2"/>
                <w:sz w:val="32"/>
                <w:szCs w:val="32"/>
              </w:rPr>
              <w:t xml:space="preserve">1 </w:t>
            </w:r>
            <w:r w:rsidRPr="009F7AC5">
              <w:rPr>
                <w:rFonts w:ascii="TH SarabunPSK" w:hAnsi="TH SarabunPSK" w:cs="TH SarabunPSK" w:hint="cs"/>
                <w:color w:val="0D0D0D" w:themeColor="text1" w:themeTint="F2"/>
                <w:sz w:val="32"/>
                <w:szCs w:val="32"/>
                <w:cs/>
              </w:rPr>
              <w:t xml:space="preserve">เคลื่อนที่ ตำแหน่งยานของผู้เล่น </w:t>
            </w:r>
            <w:r w:rsidRPr="009F7AC5">
              <w:rPr>
                <w:rFonts w:ascii="TH SarabunPSK" w:hAnsi="TH SarabunPSK" w:cs="TH SarabunPSK" w:hint="cs"/>
                <w:color w:val="0D0D0D" w:themeColor="text1" w:themeTint="F2"/>
                <w:sz w:val="32"/>
                <w:szCs w:val="32"/>
              </w:rPr>
              <w:t xml:space="preserve">1 </w:t>
            </w:r>
            <w:r w:rsidRPr="009F7AC5">
              <w:rPr>
                <w:rFonts w:ascii="TH SarabunPSK" w:hAnsi="TH SarabunPSK" w:cs="TH SarabunPSK" w:hint="cs"/>
                <w:color w:val="0D0D0D" w:themeColor="text1" w:themeTint="F2"/>
                <w:sz w:val="32"/>
                <w:szCs w:val="32"/>
                <w:cs/>
              </w:rPr>
              <w:t xml:space="preserve">จะอัปเดตบนหน้าจอของผู้เล่น </w:t>
            </w:r>
            <w:r w:rsidRPr="009F7AC5">
              <w:rPr>
                <w:rFonts w:ascii="TH SarabunPSK" w:hAnsi="TH SarabunPSK" w:cs="TH SarabunPSK" w:hint="cs"/>
                <w:color w:val="0D0D0D" w:themeColor="text1" w:themeTint="F2"/>
                <w:sz w:val="32"/>
                <w:szCs w:val="32"/>
              </w:rPr>
              <w:t xml:space="preserve">2 </w:t>
            </w:r>
            <w:r w:rsidRPr="009F7AC5">
              <w:rPr>
                <w:rFonts w:ascii="TH SarabunPSK" w:hAnsi="TH SarabunPSK" w:cs="TH SarabunPSK" w:hint="cs"/>
                <w:color w:val="0D0D0D" w:themeColor="text1" w:themeTint="F2"/>
                <w:sz w:val="32"/>
                <w:szCs w:val="32"/>
                <w:cs/>
              </w:rPr>
              <w:t>ทันทีโดยไม่มีความล่าช้าผิดปกติ</w:t>
            </w:r>
          </w:p>
          <w:p w14:paraId="300C6FA4" w14:textId="77777777" w:rsidR="000F4A04" w:rsidRPr="009F7AC5" w:rsidRDefault="000F4A04" w:rsidP="00E27AFB">
            <w:pPr>
              <w:keepNext/>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 xml:space="preserve">- เมื่อยานถูกกระสุนชน ค่า </w:t>
            </w:r>
            <w:r w:rsidRPr="009F7AC5">
              <w:rPr>
                <w:rFonts w:ascii="TH SarabunPSK" w:hAnsi="TH SarabunPSK" w:cs="TH SarabunPSK" w:hint="cs"/>
                <w:color w:val="0D0D0D" w:themeColor="text1" w:themeTint="F2"/>
                <w:sz w:val="32"/>
                <w:szCs w:val="32"/>
              </w:rPr>
              <w:t xml:space="preserve">HP </w:t>
            </w:r>
            <w:r w:rsidRPr="009F7AC5">
              <w:rPr>
                <w:rFonts w:ascii="TH SarabunPSK" w:hAnsi="TH SarabunPSK" w:cs="TH SarabunPSK" w:hint="cs"/>
                <w:color w:val="0D0D0D" w:themeColor="text1" w:themeTint="F2"/>
                <w:sz w:val="32"/>
                <w:szCs w:val="32"/>
                <w:cs/>
              </w:rPr>
              <w:t>ของยานฝ่ายตรงข้ามลดลงพร้อมกันบนหน้าจอทั้งสองฝั่ง</w:t>
            </w:r>
          </w:p>
          <w:p w14:paraId="6D30569F" w14:textId="5FF376C0" w:rsidR="000F4A04" w:rsidRPr="009F7AC5" w:rsidRDefault="000F4A04" w:rsidP="00E27AFB">
            <w:pPr>
              <w:keepNext/>
              <w:tabs>
                <w:tab w:val="left" w:pos="720"/>
                <w:tab w:val="left" w:pos="1440"/>
                <w:tab w:val="left" w:pos="2160"/>
                <w:tab w:val="left" w:pos="2880"/>
                <w:tab w:val="left" w:pos="3570"/>
              </w:tabs>
              <w:rPr>
                <w:rFonts w:ascii="TH SarabunPSK" w:hAnsi="TH SarabunPSK" w:cs="TH SarabunPSK"/>
                <w:color w:val="0D0D0D" w:themeColor="text1" w:themeTint="F2"/>
                <w:sz w:val="32"/>
                <w:szCs w:val="32"/>
                <w:cs/>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เมื่อผู้เล่นฝ่ายใดฝ่ายหนึ่งออกจากห้องกลางเกม ระบบจะประกาศให้ผู้เล่นที่เหลืออยู่เป็นผู้ชนะโดยอัตโนมัติ</w:t>
            </w:r>
          </w:p>
        </w:tc>
      </w:tr>
      <w:tr w:rsidR="009F7AC5" w:rsidRPr="009F7AC5" w14:paraId="2CB64DC1" w14:textId="77777777" w:rsidTr="008B5E45">
        <w:tc>
          <w:tcPr>
            <w:tcW w:w="3005" w:type="dxa"/>
          </w:tcPr>
          <w:p w14:paraId="05A5AEDF" w14:textId="52940D81" w:rsidR="000F4A04" w:rsidRPr="009F7AC5" w:rsidRDefault="000F4A04" w:rsidP="003F4F5A">
            <w:pPr>
              <w:tabs>
                <w:tab w:val="left" w:pos="720"/>
                <w:tab w:val="left" w:pos="1440"/>
                <w:tab w:val="left" w:pos="2160"/>
                <w:tab w:val="left" w:pos="2880"/>
                <w:tab w:val="left" w:pos="3570"/>
              </w:tabs>
              <w:jc w:val="center"/>
              <w:rPr>
                <w:rFonts w:ascii="TH SarabunPSK" w:hAnsi="TH SarabunPSK" w:cs="TH SarabunPSK"/>
                <w:color w:val="0D0D0D" w:themeColor="text1" w:themeTint="F2"/>
                <w:sz w:val="32"/>
                <w:szCs w:val="32"/>
                <w:cs/>
              </w:rPr>
            </w:pPr>
            <w:r w:rsidRPr="009F7AC5">
              <w:rPr>
                <w:rFonts w:ascii="TH SarabunPSK" w:hAnsi="TH SarabunPSK" w:cs="TH SarabunPSK" w:hint="cs"/>
                <w:color w:val="0D0D0D" w:themeColor="text1" w:themeTint="F2"/>
                <w:sz w:val="32"/>
                <w:szCs w:val="32"/>
                <w:cs/>
              </w:rPr>
              <w:t xml:space="preserve">ระบบ </w:t>
            </w:r>
            <w:r w:rsidRPr="009F7AC5">
              <w:rPr>
                <w:rFonts w:ascii="TH SarabunPSK" w:hAnsi="TH SarabunPSK" w:cs="TH SarabunPSK" w:hint="cs"/>
                <w:color w:val="0D0D0D" w:themeColor="text1" w:themeTint="F2"/>
                <w:sz w:val="32"/>
                <w:szCs w:val="32"/>
              </w:rPr>
              <w:t>Firebase Authentication &amp; Database</w:t>
            </w:r>
          </w:p>
        </w:tc>
        <w:tc>
          <w:tcPr>
            <w:tcW w:w="3005" w:type="dxa"/>
          </w:tcPr>
          <w:p w14:paraId="588D9644" w14:textId="77777777" w:rsidR="00250FB3" w:rsidRPr="009F7AC5" w:rsidRDefault="00250FB3" w:rsidP="00250FB3">
            <w:pPr>
              <w:spacing w:after="60"/>
              <w:jc w:val="thaiDistribute"/>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Google Sign-In</w:t>
            </w:r>
          </w:p>
          <w:p w14:paraId="41819A2C" w14:textId="77777777" w:rsidR="00250FB3" w:rsidRPr="009F7AC5" w:rsidRDefault="00250FB3" w:rsidP="00250FB3">
            <w:pPr>
              <w:spacing w:after="60"/>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บันทึกผลลง </w:t>
            </w:r>
            <w:r w:rsidRPr="009F7AC5">
              <w:rPr>
                <w:rFonts w:ascii="TH SarabunPSK" w:hAnsi="TH SarabunPSK" w:cs="TH SarabunPSK" w:hint="cs"/>
                <w:color w:val="0D0D0D" w:themeColor="text1" w:themeTint="F2"/>
                <w:sz w:val="32"/>
                <w:szCs w:val="32"/>
              </w:rPr>
              <w:t xml:space="preserve">Firebase </w:t>
            </w:r>
            <w:r w:rsidRPr="009F7AC5">
              <w:rPr>
                <w:rFonts w:ascii="TH SarabunPSK" w:hAnsi="TH SarabunPSK" w:cs="TH SarabunPSK" w:hint="cs"/>
                <w:color w:val="0D0D0D" w:themeColor="text1" w:themeTint="F2"/>
                <w:sz w:val="32"/>
                <w:szCs w:val="32"/>
                <w:cs/>
              </w:rPr>
              <w:t>หลังจบแมตช์</w:t>
            </w:r>
          </w:p>
          <w:p w14:paraId="13448DC1" w14:textId="77777777" w:rsidR="00250FB3" w:rsidRPr="009F7AC5" w:rsidRDefault="00250FB3" w:rsidP="00250FB3">
            <w:pPr>
              <w:spacing w:after="60"/>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โหลดข้อมูลผู้เล่นจาก</w:t>
            </w:r>
            <w:r w:rsidRPr="009F7AC5">
              <w:rPr>
                <w:rFonts w:ascii="TH SarabunPSK" w:hAnsi="TH SarabunPSK" w:cs="TH SarabunPSK" w:hint="cs"/>
                <w:color w:val="0D0D0D" w:themeColor="text1" w:themeTint="F2"/>
                <w:sz w:val="32"/>
                <w:szCs w:val="32"/>
              </w:rPr>
              <w:t xml:space="preserve"> Firebase</w:t>
            </w:r>
          </w:p>
          <w:p w14:paraId="40325769" w14:textId="77777777" w:rsidR="000F4A04" w:rsidRPr="009F7AC5" w:rsidRDefault="000F4A04" w:rsidP="005E423B">
            <w:pPr>
              <w:tabs>
                <w:tab w:val="left" w:pos="720"/>
                <w:tab w:val="left" w:pos="1440"/>
                <w:tab w:val="left" w:pos="2160"/>
                <w:tab w:val="left" w:pos="2880"/>
                <w:tab w:val="left" w:pos="3570"/>
              </w:tabs>
              <w:jc w:val="thaiDistribute"/>
              <w:rPr>
                <w:rFonts w:ascii="TH SarabunPSK" w:eastAsia="TH SarabunPSK" w:hAnsi="TH SarabunPSK" w:cs="TH SarabunPSK"/>
                <w:color w:val="0D0D0D" w:themeColor="text1" w:themeTint="F2"/>
                <w:sz w:val="32"/>
                <w:szCs w:val="32"/>
              </w:rPr>
            </w:pPr>
          </w:p>
        </w:tc>
        <w:tc>
          <w:tcPr>
            <w:tcW w:w="3705" w:type="dxa"/>
          </w:tcPr>
          <w:p w14:paraId="6B9490E2" w14:textId="77777777" w:rsidR="000F4A04" w:rsidRPr="009F7AC5" w:rsidRDefault="00250FB3" w:rsidP="00E27AFB">
            <w:pPr>
              <w:keepNext/>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 เมื่อผู้เล่นฝ่ายใดฝ่ายหนึ่งออกจากห้องกลางเกม ระบบจะประกาศให้ผู้เล่นที่เหลืออยู่เป็นผู้ชนะโดยอัตโนมัติ</w:t>
            </w:r>
          </w:p>
          <w:p w14:paraId="10F56F09" w14:textId="77777777" w:rsidR="00250FB3" w:rsidRPr="009F7AC5" w:rsidRDefault="00250FB3" w:rsidP="00E27AFB">
            <w:pPr>
              <w:keepNext/>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 xml:space="preserve">- เมื่อแมตช์จบ ระบบบันทึก </w:t>
            </w:r>
            <w:r w:rsidRPr="009F7AC5">
              <w:rPr>
                <w:rFonts w:ascii="TH SarabunPSK" w:hAnsi="TH SarabunPSK" w:cs="TH SarabunPSK" w:hint="cs"/>
                <w:color w:val="0D0D0D" w:themeColor="text1" w:themeTint="F2"/>
                <w:sz w:val="32"/>
                <w:szCs w:val="32"/>
              </w:rPr>
              <w:t xml:space="preserve">winner_id, loser_id,winner_reward,loser_reward </w:t>
            </w:r>
            <w:r w:rsidRPr="009F7AC5">
              <w:rPr>
                <w:rFonts w:ascii="TH SarabunPSK" w:hAnsi="TH SarabunPSK" w:cs="TH SarabunPSK" w:hint="cs"/>
                <w:color w:val="0D0D0D" w:themeColor="text1" w:themeTint="F2"/>
                <w:sz w:val="32"/>
                <w:szCs w:val="32"/>
                <w:cs/>
              </w:rPr>
              <w:t xml:space="preserve">และอัปเดต </w:t>
            </w:r>
            <w:r w:rsidRPr="009F7AC5">
              <w:rPr>
                <w:rFonts w:ascii="TH SarabunPSK" w:hAnsi="TH SarabunPSK" w:cs="TH SarabunPSK" w:hint="cs"/>
                <w:color w:val="0D0D0D" w:themeColor="text1" w:themeTint="F2"/>
                <w:sz w:val="32"/>
                <w:szCs w:val="32"/>
              </w:rPr>
              <w:t xml:space="preserve">total_wins / total_losses </w:t>
            </w:r>
            <w:r w:rsidRPr="009F7AC5">
              <w:rPr>
                <w:rFonts w:ascii="TH SarabunPSK" w:hAnsi="TH SarabunPSK" w:cs="TH SarabunPSK" w:hint="cs"/>
                <w:color w:val="0D0D0D" w:themeColor="text1" w:themeTint="F2"/>
                <w:sz w:val="32"/>
                <w:szCs w:val="32"/>
                <w:cs/>
              </w:rPr>
              <w:t xml:space="preserve">ลง </w:t>
            </w:r>
            <w:r w:rsidRPr="009F7AC5">
              <w:rPr>
                <w:rFonts w:ascii="TH SarabunPSK" w:hAnsi="TH SarabunPSK" w:cs="TH SarabunPSK" w:hint="cs"/>
                <w:color w:val="0D0D0D" w:themeColor="text1" w:themeTint="F2"/>
                <w:sz w:val="32"/>
                <w:szCs w:val="32"/>
              </w:rPr>
              <w:t xml:space="preserve">Firebase Realtime Database </w:t>
            </w:r>
            <w:r w:rsidRPr="009F7AC5">
              <w:rPr>
                <w:rFonts w:ascii="TH SarabunPSK" w:hAnsi="TH SarabunPSK" w:cs="TH SarabunPSK" w:hint="cs"/>
                <w:color w:val="0D0D0D" w:themeColor="text1" w:themeTint="F2"/>
                <w:sz w:val="32"/>
                <w:szCs w:val="32"/>
                <w:cs/>
              </w:rPr>
              <w:t>ได้ถูกต้องทันที</w:t>
            </w:r>
          </w:p>
          <w:p w14:paraId="66502C09" w14:textId="1A26C101" w:rsidR="00970039" w:rsidRPr="009F7AC5" w:rsidRDefault="00970039" w:rsidP="00EF270C">
            <w:pPr>
              <w:keepNext/>
              <w:tabs>
                <w:tab w:val="left" w:pos="720"/>
                <w:tab w:val="left" w:pos="1440"/>
                <w:tab w:val="left" w:pos="2160"/>
                <w:tab w:val="left" w:pos="2880"/>
                <w:tab w:val="left" w:pos="3570"/>
              </w:tabs>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เมื่อเข้าสู่ระบบ ระบบดึงข้อมูล </w:t>
            </w:r>
            <w:r w:rsidRPr="009F7AC5">
              <w:rPr>
                <w:rFonts w:ascii="TH SarabunPSK" w:hAnsi="TH SarabunPSK" w:cs="TH SarabunPSK" w:hint="cs"/>
                <w:color w:val="0D0D0D" w:themeColor="text1" w:themeTint="F2"/>
                <w:sz w:val="32"/>
                <w:szCs w:val="32"/>
              </w:rPr>
              <w:t xml:space="preserve">callsign, coin_balance, high_score </w:t>
            </w:r>
            <w:r w:rsidRPr="009F7AC5">
              <w:rPr>
                <w:rFonts w:ascii="TH SarabunPSK" w:hAnsi="TH SarabunPSK" w:cs="TH SarabunPSK" w:hint="cs"/>
                <w:color w:val="0D0D0D" w:themeColor="text1" w:themeTint="F2"/>
                <w:sz w:val="32"/>
                <w:szCs w:val="32"/>
                <w:cs/>
              </w:rPr>
              <w:t xml:space="preserve">และรายการยานที่ครอบครองจาก </w:t>
            </w:r>
            <w:r w:rsidRPr="009F7AC5">
              <w:rPr>
                <w:rFonts w:ascii="TH SarabunPSK" w:hAnsi="TH SarabunPSK" w:cs="TH SarabunPSK" w:hint="cs"/>
                <w:color w:val="0D0D0D" w:themeColor="text1" w:themeTint="F2"/>
                <w:sz w:val="32"/>
                <w:szCs w:val="32"/>
              </w:rPr>
              <w:t xml:space="preserve">Firebase </w:t>
            </w:r>
            <w:r w:rsidRPr="009F7AC5">
              <w:rPr>
                <w:rFonts w:ascii="TH SarabunPSK" w:hAnsi="TH SarabunPSK" w:cs="TH SarabunPSK" w:hint="cs"/>
                <w:color w:val="0D0D0D" w:themeColor="text1" w:themeTint="F2"/>
                <w:sz w:val="32"/>
                <w:szCs w:val="32"/>
                <w:cs/>
              </w:rPr>
              <w:t xml:space="preserve">แสดงผลบนหน้า </w:t>
            </w:r>
            <w:r w:rsidRPr="009F7AC5">
              <w:rPr>
                <w:rFonts w:ascii="TH SarabunPSK" w:hAnsi="TH SarabunPSK" w:cs="TH SarabunPSK" w:hint="cs"/>
                <w:color w:val="0D0D0D" w:themeColor="text1" w:themeTint="F2"/>
                <w:sz w:val="32"/>
                <w:szCs w:val="32"/>
              </w:rPr>
              <w:t xml:space="preserve">Lobby </w:t>
            </w:r>
            <w:r w:rsidRPr="009F7AC5">
              <w:rPr>
                <w:rFonts w:ascii="TH SarabunPSK" w:hAnsi="TH SarabunPSK" w:cs="TH SarabunPSK" w:hint="cs"/>
                <w:color w:val="0D0D0D" w:themeColor="text1" w:themeTint="F2"/>
                <w:sz w:val="32"/>
                <w:szCs w:val="32"/>
                <w:cs/>
              </w:rPr>
              <w:t>ได้ถูกต้อง</w:t>
            </w:r>
          </w:p>
        </w:tc>
      </w:tr>
    </w:tbl>
    <w:p w14:paraId="3CD7CC06" w14:textId="1D466D4D" w:rsidR="006360B4" w:rsidRPr="00EF270C" w:rsidRDefault="00EF270C" w:rsidP="00EF270C">
      <w:pPr>
        <w:pStyle w:val="af3"/>
        <w:rPr>
          <w:rFonts w:ascii="TH SarabunPSK" w:hAnsi="TH SarabunPSK" w:cs="TH SarabunPSK"/>
          <w:i w:val="0"/>
          <w:iCs w:val="0"/>
          <w:color w:val="000000" w:themeColor="text1"/>
          <w:sz w:val="32"/>
          <w:szCs w:val="32"/>
          <w:cs/>
        </w:rPr>
        <w:sectPr w:rsidR="006360B4" w:rsidRPr="00EF270C" w:rsidSect="007F0E6D">
          <w:headerReference w:type="default" r:id="rId121"/>
          <w:pgSz w:w="11906" w:h="16838"/>
          <w:pgMar w:top="1440" w:right="1440" w:bottom="1440" w:left="1440" w:header="708" w:footer="708" w:gutter="0"/>
          <w:pgNumType w:start="23"/>
          <w:cols w:space="708"/>
          <w:docGrid w:linePitch="360"/>
        </w:sectPr>
      </w:pPr>
      <w:bookmarkStart w:id="259" w:name="_Toc241852566"/>
      <w:bookmarkStart w:id="260" w:name="_Toc241852958"/>
      <w:bookmarkStart w:id="261" w:name="_Toc224077948"/>
      <w:r w:rsidRPr="00EF270C">
        <w:rPr>
          <w:rFonts w:ascii="TH SarabunPSK" w:hAnsi="TH SarabunPSK" w:cs="TH SarabunPSK" w:hint="cs"/>
          <w:i w:val="0"/>
          <w:iCs w:val="0"/>
          <w:color w:val="000000" w:themeColor="text1"/>
          <w:sz w:val="32"/>
          <w:szCs w:val="32"/>
          <w:cs/>
        </w:rPr>
        <w:t xml:space="preserve">ตารางที่ </w:t>
      </w:r>
      <w:r w:rsidRPr="00EF270C">
        <w:rPr>
          <w:rFonts w:ascii="TH SarabunPSK" w:hAnsi="TH SarabunPSK" w:cs="TH SarabunPSK" w:hint="cs"/>
          <w:i w:val="0"/>
          <w:iCs w:val="0"/>
          <w:color w:val="000000" w:themeColor="text1"/>
          <w:sz w:val="32"/>
          <w:szCs w:val="32"/>
        </w:rPr>
        <w:t>3.</w:t>
      </w:r>
      <w:r w:rsidRPr="00EF270C">
        <w:rPr>
          <w:rFonts w:ascii="TH SarabunPSK" w:hAnsi="TH SarabunPSK" w:cs="TH SarabunPSK" w:hint="cs"/>
          <w:i w:val="0"/>
          <w:iCs w:val="0"/>
          <w:color w:val="000000" w:themeColor="text1"/>
          <w:sz w:val="32"/>
          <w:szCs w:val="32"/>
        </w:rPr>
        <w:fldChar w:fldCharType="begin"/>
      </w:r>
      <w:r w:rsidRPr="00EF270C">
        <w:rPr>
          <w:rFonts w:ascii="TH SarabunPSK" w:hAnsi="TH SarabunPSK" w:cs="TH SarabunPSK" w:hint="cs"/>
          <w:i w:val="0"/>
          <w:iCs w:val="0"/>
          <w:color w:val="000000" w:themeColor="text1"/>
          <w:sz w:val="32"/>
          <w:szCs w:val="32"/>
        </w:rPr>
        <w:instrText xml:space="preserve"> SEQ </w:instrText>
      </w:r>
      <w:r w:rsidRPr="00EF270C">
        <w:rPr>
          <w:rFonts w:ascii="TH SarabunPSK" w:hAnsi="TH SarabunPSK" w:cs="TH SarabunPSK" w:hint="cs"/>
          <w:i w:val="0"/>
          <w:iCs w:val="0"/>
          <w:color w:val="000000" w:themeColor="text1"/>
          <w:sz w:val="32"/>
          <w:szCs w:val="32"/>
          <w:cs/>
        </w:rPr>
        <w:instrText>ตารางที่</w:instrText>
      </w:r>
      <w:r w:rsidRPr="00EF270C">
        <w:rPr>
          <w:rFonts w:ascii="TH SarabunPSK" w:hAnsi="TH SarabunPSK" w:cs="TH SarabunPSK" w:hint="cs"/>
          <w:i w:val="0"/>
          <w:iCs w:val="0"/>
          <w:color w:val="000000" w:themeColor="text1"/>
          <w:sz w:val="32"/>
          <w:szCs w:val="32"/>
        </w:rPr>
        <w:instrText xml:space="preserve">_3. \* ARABIC </w:instrText>
      </w:r>
      <w:r w:rsidRPr="00EF270C">
        <w:rPr>
          <w:rFonts w:ascii="TH SarabunPSK" w:hAnsi="TH SarabunPSK" w:cs="TH SarabunPSK" w:hint="cs"/>
          <w:i w:val="0"/>
          <w:iCs w:val="0"/>
          <w:color w:val="000000" w:themeColor="text1"/>
          <w:sz w:val="32"/>
          <w:szCs w:val="32"/>
        </w:rPr>
        <w:fldChar w:fldCharType="separate"/>
      </w:r>
      <w:r w:rsidR="00745CD2">
        <w:rPr>
          <w:rFonts w:ascii="TH SarabunPSK" w:hAnsi="TH SarabunPSK" w:cs="TH SarabunPSK"/>
          <w:i w:val="0"/>
          <w:iCs w:val="0"/>
          <w:noProof/>
          <w:color w:val="000000" w:themeColor="text1"/>
          <w:sz w:val="32"/>
          <w:szCs w:val="32"/>
        </w:rPr>
        <w:t>16</w:t>
      </w:r>
      <w:r w:rsidRPr="00EF270C">
        <w:rPr>
          <w:rFonts w:ascii="TH SarabunPSK" w:hAnsi="TH SarabunPSK" w:cs="TH SarabunPSK" w:hint="cs"/>
          <w:i w:val="0"/>
          <w:iCs w:val="0"/>
          <w:color w:val="000000" w:themeColor="text1"/>
          <w:sz w:val="32"/>
          <w:szCs w:val="32"/>
        </w:rPr>
        <w:fldChar w:fldCharType="end"/>
      </w:r>
      <w:r w:rsidRPr="00EF270C">
        <w:rPr>
          <w:rFonts w:ascii="TH SarabunPSK" w:hAnsi="TH SarabunPSK" w:cs="TH SarabunPSK" w:hint="cs"/>
          <w:i w:val="0"/>
          <w:iCs w:val="0"/>
          <w:color w:val="000000" w:themeColor="text1"/>
          <w:sz w:val="32"/>
          <w:szCs w:val="32"/>
        </w:rPr>
        <w:t xml:space="preserve"> </w:t>
      </w:r>
      <w:r w:rsidRPr="00EF270C">
        <w:rPr>
          <w:rFonts w:ascii="TH SarabunPSK" w:hAnsi="TH SarabunPSK" w:cs="TH SarabunPSK" w:hint="cs"/>
          <w:i w:val="0"/>
          <w:iCs w:val="0"/>
          <w:color w:val="000000" w:themeColor="text1"/>
          <w:sz w:val="32"/>
          <w:szCs w:val="32"/>
          <w:cs/>
        </w:rPr>
        <w:t>ตารางการทดสอบ</w:t>
      </w:r>
      <w:bookmarkEnd w:id="259"/>
      <w:bookmarkEnd w:id="260"/>
    </w:p>
    <w:p w14:paraId="41B05238" w14:textId="328B6B42" w:rsidR="001D58CA" w:rsidRDefault="00D436B8" w:rsidP="00D436B8">
      <w:pPr>
        <w:pStyle w:val="1"/>
        <w:jc w:val="center"/>
        <w:rPr>
          <w:rFonts w:ascii="TH Sarabun New" w:hAnsi="TH Sarabun New" w:cs="TH Sarabun New"/>
          <w:b/>
          <w:bCs/>
          <w:sz w:val="36"/>
          <w:szCs w:val="36"/>
        </w:rPr>
      </w:pPr>
      <w:bookmarkStart w:id="262" w:name="_Toc236902203"/>
      <w:bookmarkStart w:id="263" w:name="_Toc241852729"/>
      <w:bookmarkEnd w:id="261"/>
      <w:r w:rsidRPr="00D436B8">
        <w:rPr>
          <w:rFonts w:ascii="TH Sarabun New" w:hAnsi="TH Sarabun New" w:cs="TH Sarabun New"/>
          <w:b/>
          <w:bCs/>
          <w:color w:val="auto"/>
          <w:sz w:val="36"/>
          <w:szCs w:val="36"/>
          <w:cs/>
        </w:rPr>
        <w:lastRenderedPageBreak/>
        <w:t>บทที่ 4</w:t>
      </w:r>
      <w:r w:rsidRPr="00D436B8">
        <w:rPr>
          <w:rFonts w:ascii="TH Sarabun New" w:hAnsi="TH Sarabun New" w:cs="TH Sarabun New"/>
          <w:b/>
          <w:bCs/>
          <w:color w:val="auto"/>
          <w:sz w:val="36"/>
          <w:szCs w:val="36"/>
          <w:cs/>
        </w:rPr>
        <w:br w:type="textWrapping" w:clear="all"/>
        <w:t>ผลการทดสอบ</w:t>
      </w:r>
      <w:bookmarkEnd w:id="262"/>
      <w:bookmarkEnd w:id="263"/>
    </w:p>
    <w:p w14:paraId="3B701040" w14:textId="77777777" w:rsidR="00D436B8" w:rsidRPr="00D436B8" w:rsidRDefault="00D436B8" w:rsidP="00D436B8">
      <w:bookmarkStart w:id="264" w:name="_Toc224850336"/>
    </w:p>
    <w:p w14:paraId="4C6E95E6" w14:textId="22B9D3E7" w:rsidR="00602630" w:rsidRDefault="00B81965" w:rsidP="00B81965">
      <w:pPr>
        <w:ind w:firstLine="720"/>
      </w:pPr>
      <w:r w:rsidRPr="00901AA6">
        <w:rPr>
          <w:rFonts w:ascii="TH SarabunPSK" w:hAnsi="TH SarabunPSK" w:cs="TH SarabunPSK"/>
          <w:sz w:val="32"/>
          <w:szCs w:val="32"/>
          <w:cs/>
        </w:rPr>
        <w:t>ผลการทดลองในบทนี้แสดงผลการพัฒนาฐานข้อมูลทางกายภาพ และผลการทดสอบระบบด้วยเทคนิคกล่องดำในฟังก์ชันต่างๆ ของระบบ</w:t>
      </w:r>
    </w:p>
    <w:p w14:paraId="22EB303B" w14:textId="31148241" w:rsidR="00B81965" w:rsidRPr="00B81965" w:rsidRDefault="00602630" w:rsidP="00B81965">
      <w:pPr>
        <w:pStyle w:val="2"/>
        <w:rPr>
          <w:rFonts w:ascii="TH SarabunPSK" w:hAnsi="TH SarabunPSK" w:cs="TH SarabunPSK"/>
          <w:b/>
          <w:bCs/>
          <w:color w:val="000000" w:themeColor="text1"/>
          <w:szCs w:val="32"/>
        </w:rPr>
      </w:pPr>
      <w:bookmarkStart w:id="265" w:name="_Toc135227542"/>
      <w:bookmarkStart w:id="266" w:name="_Toc241852730"/>
      <w:r w:rsidRPr="00602630">
        <w:rPr>
          <w:rFonts w:ascii="TH SarabunPSK" w:hAnsi="TH SarabunPSK" w:cs="TH SarabunPSK"/>
          <w:b/>
          <w:bCs/>
          <w:color w:val="000000" w:themeColor="text1"/>
          <w:szCs w:val="32"/>
          <w:cs/>
        </w:rPr>
        <w:t>4.1 ผลการพัฒนาฐานข้อมูล</w:t>
      </w:r>
      <w:bookmarkEnd w:id="265"/>
      <w:bookmarkEnd w:id="266"/>
    </w:p>
    <w:p w14:paraId="6F586932" w14:textId="6C9A115B" w:rsidR="00B81965" w:rsidRPr="00901AA6" w:rsidRDefault="00CB61E2" w:rsidP="00766896">
      <w:pPr>
        <w:rPr>
          <w:rFonts w:ascii="TH SarabunPSK" w:hAnsi="TH SarabunPSK" w:cs="TH SarabunPSK"/>
          <w:sz w:val="32"/>
          <w:szCs w:val="32"/>
        </w:rPr>
      </w:pPr>
      <w:r>
        <w:rPr>
          <w:noProof/>
        </w:rPr>
        <mc:AlternateContent>
          <mc:Choice Requires="wps">
            <w:drawing>
              <wp:anchor distT="0" distB="0" distL="114300" distR="114300" simplePos="0" relativeHeight="251741223" behindDoc="0" locked="0" layoutInCell="1" allowOverlap="1" wp14:anchorId="5174984B" wp14:editId="60C6C3A0">
                <wp:simplePos x="0" y="0"/>
                <wp:positionH relativeFrom="column">
                  <wp:posOffset>-40640</wp:posOffset>
                </wp:positionH>
                <wp:positionV relativeFrom="paragraph">
                  <wp:posOffset>5285105</wp:posOffset>
                </wp:positionV>
                <wp:extent cx="5724525" cy="635"/>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08872D0E" w14:textId="3FCC64A3" w:rsidR="00CB61E2" w:rsidRPr="00CB61E2" w:rsidRDefault="00CB61E2" w:rsidP="00CB61E2">
                            <w:pPr>
                              <w:pStyle w:val="af3"/>
                              <w:jc w:val="center"/>
                              <w:rPr>
                                <w:rFonts w:ascii="TH SarabunPSK" w:hAnsi="TH SarabunPSK" w:cs="TH SarabunPSK"/>
                                <w:i w:val="0"/>
                                <w:iCs w:val="0"/>
                                <w:noProof/>
                                <w:color w:val="000000" w:themeColor="text1"/>
                                <w:sz w:val="32"/>
                                <w:szCs w:val="32"/>
                              </w:rPr>
                            </w:pPr>
                            <w:bookmarkStart w:id="267" w:name="_Toc236925678"/>
                            <w:bookmarkStart w:id="268" w:name="_Toc237890436"/>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1</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แผนภาพอีอาร์ฐานข้อมูลทางกายภาพ</w:t>
                            </w:r>
                            <w:bookmarkEnd w:id="267"/>
                            <w:bookmarkEnd w:id="2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74984B" id="Text Box 20" o:spid="_x0000_s1050" type="#_x0000_t202" style="position:absolute;margin-left:-3.2pt;margin-top:416.15pt;width:450.75pt;height:.05pt;z-index:25174122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WcfHAIAAEAEAAAOAAAAZHJzL2Uyb0RvYy54bWysU8Fu2zAMvQ/YPwi6L06ypi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" stroked="f">
                <v:textbox style="mso-fit-shape-to-text:t" inset="0,0,0,0">
                  <w:txbxContent>
                    <w:p w14:paraId="08872D0E" w14:textId="3FCC64A3" w:rsidR="00CB61E2" w:rsidRPr="00CB61E2" w:rsidRDefault="00CB61E2" w:rsidP="00CB61E2">
                      <w:pPr>
                        <w:pStyle w:val="af3"/>
                        <w:jc w:val="center"/>
                        <w:rPr>
                          <w:rFonts w:ascii="TH SarabunPSK" w:hAnsi="TH SarabunPSK" w:cs="TH SarabunPSK"/>
                          <w:i w:val="0"/>
                          <w:iCs w:val="0"/>
                          <w:noProof/>
                          <w:color w:val="000000" w:themeColor="text1"/>
                          <w:sz w:val="32"/>
                          <w:szCs w:val="32"/>
                        </w:rPr>
                      </w:pPr>
                      <w:bookmarkStart w:id="334" w:name="_Toc236925678"/>
                      <w:bookmarkStart w:id="335" w:name="_Toc237890436"/>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1</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แผนภาพอีอาร์ฐานข้อมูลทางกายภาพ</w:t>
                      </w:r>
                      <w:bookmarkEnd w:id="334"/>
                      <w:bookmarkEnd w:id="335"/>
                    </w:p>
                  </w:txbxContent>
                </v:textbox>
                <w10:wrap type="square"/>
              </v:shape>
            </w:pict>
          </mc:Fallback>
        </mc:AlternateContent>
      </w:r>
      <w:r w:rsidR="00B81965">
        <w:rPr>
          <w:noProof/>
          <w:cs/>
        </w:rPr>
        <w:drawing>
          <wp:anchor distT="0" distB="0" distL="114300" distR="114300" simplePos="0" relativeHeight="251730983" behindDoc="0" locked="0" layoutInCell="1" allowOverlap="1" wp14:anchorId="70A3F317" wp14:editId="517073BF">
            <wp:simplePos x="0" y="0"/>
            <wp:positionH relativeFrom="margin">
              <wp:posOffset>-40640</wp:posOffset>
            </wp:positionH>
            <wp:positionV relativeFrom="margin">
              <wp:posOffset>2971800</wp:posOffset>
            </wp:positionV>
            <wp:extent cx="5724525" cy="4019550"/>
            <wp:effectExtent l="0" t="0" r="9525" b="0"/>
            <wp:wrapSquare wrapText="bothSides"/>
            <wp:docPr id="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2">
                      <a:extLst>
                        <a:ext uri="{28A0092B-C50C-407E-A947-70E740481C1C}">
                          <a14:useLocalDpi xmlns:a14="http://schemas.microsoft.com/office/drawing/2010/main" val="0"/>
                        </a:ext>
                      </a:extLst>
                    </a:blip>
                    <a:srcRect b="6013"/>
                    <a:stretch/>
                  </pic:blipFill>
                  <pic:spPr bwMode="auto">
                    <a:xfrm>
                      <a:off x="0" y="0"/>
                      <a:ext cx="5724525" cy="40195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66896">
        <w:rPr>
          <w:rFonts w:ascii="TH SarabunPSK" w:hAnsi="TH SarabunPSK" w:cs="TH SarabunPSK"/>
          <w:sz w:val="32"/>
          <w:szCs w:val="32"/>
        </w:rPr>
        <w:t xml:space="preserve">     </w:t>
      </w:r>
      <w:r w:rsidR="00A67E21">
        <w:rPr>
          <w:rFonts w:ascii="TH SarabunPSK" w:hAnsi="TH SarabunPSK" w:cs="TH SarabunPSK" w:hint="cs"/>
          <w:sz w:val="32"/>
          <w:szCs w:val="32"/>
          <w:cs/>
        </w:rPr>
        <w:t xml:space="preserve"> </w:t>
      </w:r>
      <w:r w:rsidR="00B81965" w:rsidRPr="00901AA6">
        <w:rPr>
          <w:rFonts w:ascii="TH SarabunPSK" w:hAnsi="TH SarabunPSK" w:cs="TH SarabunPSK"/>
          <w:sz w:val="32"/>
          <w:szCs w:val="32"/>
          <w:cs/>
        </w:rPr>
        <w:t xml:space="preserve">จากการออกแบบฐานข้อมูลในหัวข้อ </w:t>
      </w:r>
      <w:r w:rsidR="00B81965" w:rsidRPr="00901AA6">
        <w:rPr>
          <w:rFonts w:ascii="TH SarabunPSK" w:hAnsi="TH SarabunPSK" w:cs="TH SarabunPSK"/>
          <w:sz w:val="32"/>
          <w:szCs w:val="32"/>
        </w:rPr>
        <w:t xml:space="preserve">3.2.2 </w:t>
      </w:r>
      <w:r w:rsidR="00B81965" w:rsidRPr="00901AA6">
        <w:rPr>
          <w:rFonts w:ascii="TH SarabunPSK" w:hAnsi="TH SarabunPSK" w:cs="TH SarabunPSK"/>
          <w:sz w:val="32"/>
          <w:szCs w:val="32"/>
          <w:cs/>
        </w:rPr>
        <w:t xml:space="preserve">และ </w:t>
      </w:r>
      <w:r w:rsidR="00B81965" w:rsidRPr="00901AA6">
        <w:rPr>
          <w:rFonts w:ascii="TH SarabunPSK" w:hAnsi="TH SarabunPSK" w:cs="TH SarabunPSK"/>
          <w:sz w:val="32"/>
          <w:szCs w:val="32"/>
        </w:rPr>
        <w:t xml:space="preserve">3.2.5 </w:t>
      </w:r>
      <w:r w:rsidR="00B81965" w:rsidRPr="00901AA6">
        <w:rPr>
          <w:rFonts w:ascii="TH SarabunPSK" w:hAnsi="TH SarabunPSK" w:cs="TH SarabunPSK"/>
          <w:sz w:val="32"/>
          <w:szCs w:val="32"/>
          <w:cs/>
        </w:rPr>
        <w:t xml:space="preserve">เมื่อนำมาสร้างเป็นฐานข้อมูลด้วย </w:t>
      </w:r>
      <w:r w:rsidR="00FF7301" w:rsidRPr="00FF7301">
        <w:rPr>
          <w:rFonts w:ascii="TH SarabunPSK" w:hAnsi="TH SarabunPSK" w:cs="TH SarabunPSK"/>
          <w:sz w:val="32"/>
          <w:szCs w:val="32"/>
        </w:rPr>
        <w:t>Firebase</w:t>
      </w:r>
      <w:r w:rsidR="00B81965" w:rsidRPr="00901AA6">
        <w:rPr>
          <w:rFonts w:ascii="TH SarabunPSK" w:hAnsi="TH SarabunPSK" w:cs="TH SarabunPSK"/>
          <w:sz w:val="32"/>
          <w:szCs w:val="32"/>
        </w:rPr>
        <w:t xml:space="preserve"> </w:t>
      </w:r>
      <w:r w:rsidR="00B81965" w:rsidRPr="00901AA6">
        <w:rPr>
          <w:rFonts w:ascii="TH SarabunPSK" w:hAnsi="TH SarabunPSK" w:cs="TH SarabunPSK"/>
          <w:sz w:val="32"/>
          <w:szCs w:val="32"/>
          <w:cs/>
        </w:rPr>
        <w:t xml:space="preserve">สามารถแสงเป็น แผนภาพอีอาร์ของฐานข้อมูลทางกายภาพได้ดังภาพประกอบที่ </w:t>
      </w:r>
      <w:r w:rsidR="00B81965" w:rsidRPr="00901AA6">
        <w:rPr>
          <w:rFonts w:ascii="TH SarabunPSK" w:hAnsi="TH SarabunPSK" w:cs="TH SarabunPSK"/>
          <w:sz w:val="32"/>
          <w:szCs w:val="32"/>
        </w:rPr>
        <w:t>4.1</w:t>
      </w:r>
    </w:p>
    <w:p w14:paraId="117990E8" w14:textId="1D87ED47" w:rsidR="00B81965" w:rsidRPr="00B81965" w:rsidRDefault="00B81965" w:rsidP="00B81965"/>
    <w:p w14:paraId="30BF3B10" w14:textId="77777777" w:rsidR="00DA5E7C" w:rsidRDefault="00DA5E7C" w:rsidP="00AC50DF">
      <w:pPr>
        <w:rPr>
          <w:cs/>
        </w:rPr>
        <w:sectPr w:rsidR="00DA5E7C" w:rsidSect="00124A03">
          <w:headerReference w:type="default" r:id="rId123"/>
          <w:pgSz w:w="11906" w:h="16838"/>
          <w:pgMar w:top="1440" w:right="1440" w:bottom="1440" w:left="1440" w:header="708" w:footer="708" w:gutter="0"/>
          <w:pgNumType w:start="78"/>
          <w:cols w:space="708"/>
          <w:docGrid w:linePitch="360"/>
        </w:sectPr>
      </w:pPr>
      <w:bookmarkStart w:id="269" w:name="_Toc135227543"/>
    </w:p>
    <w:p w14:paraId="7D9B436A" w14:textId="32E7F7D3" w:rsidR="00602630" w:rsidRDefault="00602630" w:rsidP="00602630">
      <w:pPr>
        <w:pStyle w:val="2"/>
        <w:rPr>
          <w:rFonts w:ascii="TH SarabunPSK" w:hAnsi="TH SarabunPSK" w:cs="TH SarabunPSK"/>
          <w:bCs/>
          <w:color w:val="000000" w:themeColor="text1"/>
          <w:szCs w:val="32"/>
        </w:rPr>
      </w:pPr>
      <w:bookmarkStart w:id="270" w:name="_Toc241852731"/>
      <w:r w:rsidRPr="00602630">
        <w:rPr>
          <w:rFonts w:ascii="TH SarabunPSK" w:hAnsi="TH SarabunPSK" w:cs="TH SarabunPSK"/>
          <w:bCs/>
          <w:color w:val="000000" w:themeColor="text1"/>
          <w:szCs w:val="32"/>
        </w:rPr>
        <w:lastRenderedPageBreak/>
        <w:t xml:space="preserve">4.2 </w:t>
      </w:r>
      <w:r w:rsidRPr="00602630">
        <w:rPr>
          <w:rFonts w:ascii="TH SarabunPSK" w:hAnsi="TH SarabunPSK" w:cs="TH SarabunPSK"/>
          <w:bCs/>
          <w:color w:val="000000" w:themeColor="text1"/>
          <w:szCs w:val="32"/>
          <w:cs/>
        </w:rPr>
        <w:t>ผลการทดสอบระบบด้วยเทคนิคกล่องดำ</w:t>
      </w:r>
      <w:bookmarkEnd w:id="269"/>
      <w:bookmarkEnd w:id="270"/>
    </w:p>
    <w:p w14:paraId="0019F624" w14:textId="40682F9C" w:rsidR="00602630" w:rsidRDefault="00AC50DF" w:rsidP="00602630">
      <w:pPr>
        <w:rPr>
          <w:rFonts w:ascii="TH SarabunPSK" w:hAnsi="TH SarabunPSK" w:cs="TH SarabunPSK"/>
          <w:sz w:val="32"/>
          <w:szCs w:val="32"/>
        </w:rPr>
      </w:pPr>
      <w:r w:rsidRPr="009F7AC5">
        <w:rPr>
          <w:rFonts w:ascii="TH SarabunPSK" w:hAnsi="TH SarabunPSK" w:cs="TH SarabunPSK" w:hint="cs"/>
          <w:noProof/>
          <w:color w:val="0D0D0D" w:themeColor="text1" w:themeTint="F2"/>
          <w:sz w:val="32"/>
          <w:szCs w:val="32"/>
        </w:rPr>
        <w:drawing>
          <wp:anchor distT="0" distB="0" distL="114300" distR="114300" simplePos="0" relativeHeight="251732007" behindDoc="0" locked="0" layoutInCell="1" allowOverlap="1" wp14:anchorId="20C7466F" wp14:editId="4C962B2A">
            <wp:simplePos x="0" y="0"/>
            <wp:positionH relativeFrom="margin">
              <wp:posOffset>1887855</wp:posOffset>
            </wp:positionH>
            <wp:positionV relativeFrom="margin">
              <wp:posOffset>676275</wp:posOffset>
            </wp:positionV>
            <wp:extent cx="2123440" cy="1790700"/>
            <wp:effectExtent l="0" t="0" r="0" b="0"/>
            <wp:wrapSquare wrapText="bothSides"/>
            <wp:docPr id="6"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รูปภาพ 2"/>
                    <pic:cNvPicPr>
                      <a:picLocks noChangeAspect="1" noChangeArrowheads="1"/>
                    </pic:cNvPicPr>
                  </pic:nvPicPr>
                  <pic:blipFill>
                    <a:blip r:embed="rId124" cstate="print">
                      <a:extLst>
                        <a:ext uri="{28A0092B-C50C-407E-A947-70E740481C1C}">
                          <a14:useLocalDpi xmlns:a14="http://schemas.microsoft.com/office/drawing/2010/main" val="0"/>
                        </a:ext>
                      </a:extLst>
                    </a:blip>
                    <a:srcRect l="17135" r="17135"/>
                    <a:stretch>
                      <a:fillRect/>
                    </a:stretch>
                  </pic:blipFill>
                  <pic:spPr bwMode="auto">
                    <a:xfrm>
                      <a:off x="0" y="0"/>
                      <a:ext cx="2123440" cy="179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6896">
        <w:t xml:space="preserve">        </w:t>
      </w:r>
      <w:r w:rsidR="00602630" w:rsidRPr="00DE5C49">
        <w:rPr>
          <w:rFonts w:ascii="TH SarabunPSK" w:hAnsi="TH SarabunPSK" w:cs="TH SarabunPSK"/>
          <w:sz w:val="32"/>
          <w:szCs w:val="32"/>
        </w:rPr>
        <w:t xml:space="preserve">4.2.1 </w:t>
      </w:r>
      <w:r w:rsidR="00602630" w:rsidRPr="00DE5C49">
        <w:rPr>
          <w:rFonts w:ascii="TH SarabunPSK" w:hAnsi="TH SarabunPSK" w:cs="TH SarabunPSK"/>
          <w:sz w:val="32"/>
          <w:szCs w:val="32"/>
          <w:cs/>
        </w:rPr>
        <w:t>ผลการทดสอบหน้าเข้าสู่ระบบ</w:t>
      </w:r>
    </w:p>
    <w:p w14:paraId="023C7542" w14:textId="6F2D4DEC" w:rsidR="00602630" w:rsidRDefault="00602630" w:rsidP="00602630">
      <w:pPr>
        <w:rPr>
          <w:rFonts w:ascii="TH SarabunPSK" w:hAnsi="TH SarabunPSK" w:cs="TH SarabunPSK"/>
          <w:sz w:val="32"/>
          <w:szCs w:val="32"/>
        </w:rPr>
      </w:pPr>
    </w:p>
    <w:p w14:paraId="47FB6AA0" w14:textId="5A8BA2BA" w:rsidR="00602630" w:rsidRDefault="00602630" w:rsidP="00602630">
      <w:pPr>
        <w:rPr>
          <w:rFonts w:ascii="TH SarabunPSK" w:hAnsi="TH SarabunPSK" w:cs="TH SarabunPSK"/>
          <w:sz w:val="32"/>
          <w:szCs w:val="32"/>
        </w:rPr>
      </w:pPr>
    </w:p>
    <w:p w14:paraId="52BC34E4" w14:textId="77777777" w:rsidR="00AC50DF" w:rsidRDefault="00AC50DF" w:rsidP="00DA5E7C">
      <w:pPr>
        <w:rPr>
          <w:cs/>
        </w:rPr>
      </w:pPr>
    </w:p>
    <w:p w14:paraId="2B5D49E3" w14:textId="6B171B56" w:rsidR="00AC50DF" w:rsidRDefault="00AC50DF" w:rsidP="009C70A9"/>
    <w:p w14:paraId="0FAD6F07" w14:textId="200092DC" w:rsidR="00CB61E2" w:rsidRDefault="00CB61E2" w:rsidP="00AC50DF">
      <w:pPr>
        <w:spacing w:after="120" w:line="240" w:lineRule="auto"/>
        <w:rPr>
          <w:rFonts w:ascii="TH SarabunPSK" w:hAnsi="TH SarabunPSK" w:cs="TH SarabunPSK"/>
          <w:sz w:val="32"/>
          <w:szCs w:val="32"/>
        </w:rPr>
      </w:pPr>
      <w:r>
        <w:rPr>
          <w:noProof/>
        </w:rPr>
        <mc:AlternateContent>
          <mc:Choice Requires="wps">
            <w:drawing>
              <wp:anchor distT="0" distB="0" distL="114300" distR="114300" simplePos="0" relativeHeight="251743271" behindDoc="0" locked="0" layoutInCell="1" allowOverlap="1" wp14:anchorId="1AE78844" wp14:editId="504F13C4">
                <wp:simplePos x="0" y="0"/>
                <wp:positionH relativeFrom="margin">
                  <wp:posOffset>1541559</wp:posOffset>
                </wp:positionH>
                <wp:positionV relativeFrom="paragraph">
                  <wp:posOffset>13956</wp:posOffset>
                </wp:positionV>
                <wp:extent cx="2806700" cy="635"/>
                <wp:effectExtent l="0" t="0" r="0" b="6985"/>
                <wp:wrapSquare wrapText="bothSides"/>
                <wp:docPr id="21" name="Text Box 21"/>
                <wp:cNvGraphicFramePr/>
                <a:graphic xmlns:a="http://schemas.openxmlformats.org/drawingml/2006/main">
                  <a:graphicData uri="http://schemas.microsoft.com/office/word/2010/wordprocessingShape">
                    <wps:wsp>
                      <wps:cNvSpPr txBox="1"/>
                      <wps:spPr>
                        <a:xfrm>
                          <a:off x="0" y="0"/>
                          <a:ext cx="2806700" cy="635"/>
                        </a:xfrm>
                        <a:prstGeom prst="rect">
                          <a:avLst/>
                        </a:prstGeom>
                        <a:solidFill>
                          <a:prstClr val="white"/>
                        </a:solidFill>
                        <a:ln>
                          <a:noFill/>
                        </a:ln>
                      </wps:spPr>
                      <wps:txbx>
                        <w:txbxContent>
                          <w:p w14:paraId="48C6EB80" w14:textId="42CB9E9E" w:rsidR="00CB61E2" w:rsidRPr="00CB61E2" w:rsidRDefault="00CB61E2" w:rsidP="00CB61E2">
                            <w:pPr>
                              <w:pStyle w:val="af3"/>
                              <w:rPr>
                                <w:rFonts w:ascii="TH SarabunPSK" w:hAnsi="TH SarabunPSK" w:cs="TH SarabunPSK"/>
                                <w:i w:val="0"/>
                                <w:iCs w:val="0"/>
                                <w:noProof/>
                                <w:color w:val="000000" w:themeColor="text1"/>
                                <w:sz w:val="32"/>
                                <w:szCs w:val="32"/>
                              </w:rPr>
                            </w:pPr>
                            <w:bookmarkStart w:id="271" w:name="_Toc236925679"/>
                            <w:bookmarkStart w:id="272" w:name="_Toc237890437"/>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2</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ผลการทดสอบหน้าเข้าสู่ระบบ</w:t>
                            </w:r>
                            <w:bookmarkEnd w:id="271"/>
                            <w:bookmarkEnd w:id="2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E78844" id="Text Box 21" o:spid="_x0000_s1051" type="#_x0000_t202" style="position:absolute;margin-left:121.4pt;margin-top:1.1pt;width:221pt;height:.05pt;z-index:25174327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" stroked="f">
                <v:textbox style="mso-fit-shape-to-text:t" inset="0,0,0,0">
                  <w:txbxContent>
                    <w:p w14:paraId="48C6EB80" w14:textId="42CB9E9E" w:rsidR="00CB61E2" w:rsidRPr="00CB61E2" w:rsidRDefault="00CB61E2" w:rsidP="00CB61E2">
                      <w:pPr>
                        <w:pStyle w:val="af3"/>
                        <w:rPr>
                          <w:rFonts w:ascii="TH SarabunPSK" w:hAnsi="TH SarabunPSK" w:cs="TH SarabunPSK"/>
                          <w:i w:val="0"/>
                          <w:iCs w:val="0"/>
                          <w:noProof/>
                          <w:color w:val="000000" w:themeColor="text1"/>
                          <w:sz w:val="32"/>
                          <w:szCs w:val="32"/>
                        </w:rPr>
                      </w:pPr>
                      <w:bookmarkStart w:id="340" w:name="_Toc236925679"/>
                      <w:bookmarkStart w:id="341" w:name="_Toc237890437"/>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2</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ผลการทดสอบหน้าเข้าสู่ระบบ</w:t>
                      </w:r>
                      <w:bookmarkEnd w:id="340"/>
                      <w:bookmarkEnd w:id="341"/>
                    </w:p>
                  </w:txbxContent>
                </v:textbox>
                <w10:wrap type="square" anchorx="margin"/>
              </v:shape>
            </w:pict>
          </mc:Fallback>
        </mc:AlternateContent>
      </w:r>
    </w:p>
    <w:p w14:paraId="28269066" w14:textId="77777777" w:rsidR="00CB61E2" w:rsidRDefault="00CB61E2" w:rsidP="00AC50DF">
      <w:pPr>
        <w:spacing w:after="120" w:line="240" w:lineRule="auto"/>
        <w:rPr>
          <w:rFonts w:ascii="TH SarabunPSK" w:hAnsi="TH SarabunPSK" w:cs="TH SarabunPSK"/>
          <w:sz w:val="32"/>
          <w:szCs w:val="32"/>
        </w:rPr>
      </w:pPr>
    </w:p>
    <w:p w14:paraId="054F4053" w14:textId="37CE86FF" w:rsidR="00AC50DF" w:rsidRPr="00F7066F" w:rsidRDefault="00034B77" w:rsidP="00034B77">
      <w:pPr>
        <w:pStyle w:val="af3"/>
        <w:rPr>
          <w:rFonts w:ascii="TH SarabunPSK" w:hAnsi="TH SarabunPSK" w:cs="TH SarabunPSK"/>
          <w:b/>
          <w:bCs/>
          <w:i w:val="0"/>
          <w:iCs w:val="0"/>
          <w:color w:val="000000" w:themeColor="text1"/>
          <w:sz w:val="32"/>
          <w:szCs w:val="32"/>
        </w:rPr>
      </w:pPr>
      <w:bookmarkStart w:id="273" w:name="_Toc238559757"/>
      <w:bookmarkStart w:id="274" w:name="_Toc241850886"/>
      <w:bookmarkStart w:id="275" w:name="_Toc241852635"/>
      <w:r w:rsidRPr="00F7066F">
        <w:rPr>
          <w:rFonts w:ascii="TH SarabunPSK" w:hAnsi="TH SarabunPSK" w:cs="TH SarabunPSK"/>
          <w:b/>
          <w:bCs/>
          <w:i w:val="0"/>
          <w:iCs w:val="0"/>
          <w:color w:val="000000" w:themeColor="text1"/>
          <w:sz w:val="32"/>
          <w:szCs w:val="32"/>
          <w:cs/>
        </w:rPr>
        <w:t xml:space="preserve">ตารางที่ </w:t>
      </w:r>
      <w:r w:rsidRPr="00F7066F">
        <w:rPr>
          <w:rFonts w:ascii="TH SarabunPSK" w:hAnsi="TH SarabunPSK" w:cs="TH SarabunPSK"/>
          <w:b/>
          <w:bCs/>
          <w:i w:val="0"/>
          <w:iCs w:val="0"/>
          <w:color w:val="000000" w:themeColor="text1"/>
          <w:sz w:val="32"/>
          <w:szCs w:val="32"/>
        </w:rPr>
        <w:t>4.</w:t>
      </w:r>
      <w:r w:rsidRPr="00F7066F">
        <w:rPr>
          <w:rFonts w:ascii="TH SarabunPSK" w:hAnsi="TH SarabunPSK" w:cs="TH SarabunPSK"/>
          <w:b/>
          <w:bCs/>
          <w:i w:val="0"/>
          <w:iCs w:val="0"/>
          <w:color w:val="000000" w:themeColor="text1"/>
          <w:sz w:val="32"/>
          <w:szCs w:val="32"/>
        </w:rPr>
        <w:fldChar w:fldCharType="begin"/>
      </w:r>
      <w:r w:rsidRPr="00F7066F">
        <w:rPr>
          <w:rFonts w:ascii="TH SarabunPSK" w:hAnsi="TH SarabunPSK" w:cs="TH SarabunPSK"/>
          <w:b/>
          <w:bCs/>
          <w:i w:val="0"/>
          <w:iCs w:val="0"/>
          <w:color w:val="000000" w:themeColor="text1"/>
          <w:sz w:val="32"/>
          <w:szCs w:val="32"/>
        </w:rPr>
        <w:instrText xml:space="preserve"> SEQ </w:instrText>
      </w:r>
      <w:r w:rsidRPr="00F7066F">
        <w:rPr>
          <w:rFonts w:ascii="TH SarabunPSK" w:hAnsi="TH SarabunPSK" w:cs="TH SarabunPSK"/>
          <w:b/>
          <w:bCs/>
          <w:i w:val="0"/>
          <w:iCs w:val="0"/>
          <w:color w:val="000000" w:themeColor="text1"/>
          <w:sz w:val="32"/>
          <w:szCs w:val="32"/>
          <w:cs/>
        </w:rPr>
        <w:instrText>ตารางที่</w:instrText>
      </w:r>
      <w:r w:rsidRPr="00F7066F">
        <w:rPr>
          <w:rFonts w:ascii="TH SarabunPSK" w:hAnsi="TH SarabunPSK" w:cs="TH SarabunPSK"/>
          <w:b/>
          <w:bCs/>
          <w:i w:val="0"/>
          <w:iCs w:val="0"/>
          <w:color w:val="000000" w:themeColor="text1"/>
          <w:sz w:val="32"/>
          <w:szCs w:val="32"/>
        </w:rPr>
        <w:instrText xml:space="preserve">_4. \* ARABIC </w:instrText>
      </w:r>
      <w:r w:rsidRPr="00F7066F">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1</w:t>
      </w:r>
      <w:r w:rsidRPr="00F7066F">
        <w:rPr>
          <w:rFonts w:ascii="TH SarabunPSK" w:hAnsi="TH SarabunPSK" w:cs="TH SarabunPSK"/>
          <w:b/>
          <w:bCs/>
          <w:i w:val="0"/>
          <w:iCs w:val="0"/>
          <w:color w:val="000000" w:themeColor="text1"/>
          <w:sz w:val="32"/>
          <w:szCs w:val="32"/>
        </w:rPr>
        <w:fldChar w:fldCharType="end"/>
      </w:r>
      <w:r w:rsidRPr="00F7066F">
        <w:rPr>
          <w:rFonts w:ascii="TH SarabunPSK" w:hAnsi="TH SarabunPSK" w:cs="TH SarabunPSK"/>
          <w:b/>
          <w:bCs/>
          <w:i w:val="0"/>
          <w:iCs w:val="0"/>
          <w:color w:val="000000" w:themeColor="text1"/>
          <w:sz w:val="32"/>
          <w:szCs w:val="32"/>
        </w:rPr>
        <w:t xml:space="preserve"> </w:t>
      </w:r>
      <w:r w:rsidRPr="00F7066F">
        <w:rPr>
          <w:rFonts w:ascii="TH SarabunPSK" w:hAnsi="TH SarabunPSK" w:cs="TH SarabunPSK"/>
          <w:b/>
          <w:bCs/>
          <w:i w:val="0"/>
          <w:iCs w:val="0"/>
          <w:color w:val="000000" w:themeColor="text1"/>
          <w:sz w:val="32"/>
          <w:szCs w:val="32"/>
          <w:cs/>
        </w:rPr>
        <w:t>ผลการทดสอบหน้าล็อคอิน</w:t>
      </w:r>
      <w:bookmarkEnd w:id="273"/>
      <w:bookmarkEnd w:id="274"/>
      <w:bookmarkEnd w:id="275"/>
    </w:p>
    <w:tbl>
      <w:tblPr>
        <w:tblStyle w:val="af4"/>
        <w:tblW w:w="0" w:type="auto"/>
        <w:tblLook w:val="04A0" w:firstRow="1" w:lastRow="0" w:firstColumn="1" w:lastColumn="0" w:noHBand="0" w:noVBand="1"/>
      </w:tblPr>
      <w:tblGrid>
        <w:gridCol w:w="1861"/>
        <w:gridCol w:w="1825"/>
        <w:gridCol w:w="2263"/>
        <w:gridCol w:w="1478"/>
        <w:gridCol w:w="1589"/>
      </w:tblGrid>
      <w:tr w:rsidR="00AC50DF" w:rsidRPr="00724A34" w14:paraId="177DE37F" w14:textId="77777777" w:rsidTr="007C0BEB">
        <w:tc>
          <w:tcPr>
            <w:tcW w:w="1861" w:type="dxa"/>
          </w:tcPr>
          <w:p w14:paraId="0496B2CB" w14:textId="77777777" w:rsidR="00AC50DF" w:rsidRPr="00724A34" w:rsidRDefault="00AC50DF"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กรณีทดสอบ</w:t>
            </w:r>
            <w:r w:rsidRPr="00724A34">
              <w:rPr>
                <w:rFonts w:ascii="TH SarabunPSK" w:hAnsi="TH SarabunPSK" w:cs="TH SarabunPSK"/>
                <w:b/>
                <w:bCs/>
                <w:sz w:val="32"/>
                <w:szCs w:val="32"/>
              </w:rPr>
              <w:t xml:space="preserve"> (#Test Case)</w:t>
            </w:r>
          </w:p>
        </w:tc>
        <w:tc>
          <w:tcPr>
            <w:tcW w:w="1825" w:type="dxa"/>
          </w:tcPr>
          <w:p w14:paraId="2455C973" w14:textId="77777777" w:rsidR="00AC50DF" w:rsidRPr="00724A34" w:rsidRDefault="00AC50DF"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ข้อมูลนำเข้า</w:t>
            </w:r>
            <w:r w:rsidRPr="00724A34">
              <w:rPr>
                <w:rFonts w:ascii="TH SarabunPSK" w:hAnsi="TH SarabunPSK" w:cs="TH SarabunPSK"/>
                <w:b/>
                <w:bCs/>
                <w:sz w:val="32"/>
                <w:szCs w:val="32"/>
              </w:rPr>
              <w:t xml:space="preserve"> (input Data)</w:t>
            </w:r>
          </w:p>
        </w:tc>
        <w:tc>
          <w:tcPr>
            <w:tcW w:w="2263" w:type="dxa"/>
          </w:tcPr>
          <w:p w14:paraId="0A1E00FF" w14:textId="712C7827" w:rsidR="00AC50DF" w:rsidRDefault="00AC50DF"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ผลที่คาดว่าจะ</w:t>
            </w:r>
            <w:r w:rsidRPr="00724A34">
              <w:rPr>
                <w:rFonts w:ascii="TH SarabunPSK" w:hAnsi="TH SarabunPSK" w:cs="TH SarabunPSK"/>
                <w:b/>
                <w:bCs/>
                <w:sz w:val="32"/>
                <w:szCs w:val="32"/>
              </w:rPr>
              <w:t xml:space="preserve"> </w:t>
            </w:r>
            <w:r w:rsidRPr="00724A34">
              <w:rPr>
                <w:rFonts w:ascii="TH SarabunPSK" w:hAnsi="TH SarabunPSK" w:cs="TH SarabunPSK"/>
                <w:b/>
                <w:bCs/>
                <w:sz w:val="32"/>
                <w:szCs w:val="32"/>
                <w:cs/>
              </w:rPr>
              <w:t>ได้รับ</w:t>
            </w:r>
          </w:p>
          <w:p w14:paraId="3C18DD4D" w14:textId="0996FB77" w:rsidR="00AC50DF" w:rsidRPr="00724A34" w:rsidRDefault="00AC50DF"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w:t>
            </w:r>
            <w:r w:rsidRPr="00724A34">
              <w:rPr>
                <w:rFonts w:ascii="TH SarabunPSK" w:hAnsi="TH SarabunPSK" w:cs="TH SarabunPSK"/>
                <w:b/>
                <w:bCs/>
                <w:sz w:val="32"/>
                <w:szCs w:val="32"/>
              </w:rPr>
              <w:t>Expecting Results)</w:t>
            </w:r>
          </w:p>
        </w:tc>
        <w:tc>
          <w:tcPr>
            <w:tcW w:w="1478" w:type="dxa"/>
          </w:tcPr>
          <w:p w14:paraId="20EEA253" w14:textId="77777777" w:rsidR="00AC50DF" w:rsidRPr="00724A34" w:rsidRDefault="00AC50DF"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ผลที่ได้รับ</w:t>
            </w:r>
            <w:r w:rsidRPr="00724A34">
              <w:rPr>
                <w:rFonts w:ascii="TH SarabunPSK" w:hAnsi="TH SarabunPSK" w:cs="TH SarabunPSK"/>
                <w:b/>
                <w:bCs/>
                <w:sz w:val="32"/>
                <w:szCs w:val="32"/>
              </w:rPr>
              <w:t xml:space="preserve"> (Results)</w:t>
            </w:r>
          </w:p>
        </w:tc>
        <w:tc>
          <w:tcPr>
            <w:tcW w:w="1589" w:type="dxa"/>
          </w:tcPr>
          <w:p w14:paraId="7DD60B56" w14:textId="77777777" w:rsidR="00AC50DF" w:rsidRPr="00724A34" w:rsidRDefault="00AC50DF"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ผลการทดสอบ</w:t>
            </w:r>
            <w:r w:rsidRPr="00724A34">
              <w:rPr>
                <w:rFonts w:ascii="TH SarabunPSK" w:hAnsi="TH SarabunPSK" w:cs="TH SarabunPSK"/>
                <w:b/>
                <w:bCs/>
                <w:sz w:val="32"/>
                <w:szCs w:val="32"/>
              </w:rPr>
              <w:t xml:space="preserve"> (Evaluation Results)</w:t>
            </w:r>
          </w:p>
        </w:tc>
      </w:tr>
      <w:tr w:rsidR="00AC50DF" w:rsidRPr="00724A34" w14:paraId="2E23F457" w14:textId="77777777" w:rsidTr="007C0BEB">
        <w:tc>
          <w:tcPr>
            <w:tcW w:w="1861" w:type="dxa"/>
          </w:tcPr>
          <w:p w14:paraId="538D3F59" w14:textId="77777777" w:rsidR="00AC50DF" w:rsidRPr="00724A34" w:rsidRDefault="00AC50DF"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t>1</w:t>
            </w:r>
          </w:p>
        </w:tc>
        <w:tc>
          <w:tcPr>
            <w:tcW w:w="1825" w:type="dxa"/>
          </w:tcPr>
          <w:p w14:paraId="6CC42CB8" w14:textId="7B2A821D" w:rsidR="00AC50DF" w:rsidRPr="00724A34" w:rsidRDefault="00DF0A50"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 xml:space="preserve">Login </w:t>
            </w:r>
            <w:r>
              <w:rPr>
                <w:rFonts w:ascii="TH SarabunPSK" w:hAnsi="TH SarabunPSK" w:cs="TH SarabunPSK" w:hint="cs"/>
                <w:sz w:val="32"/>
                <w:szCs w:val="32"/>
                <w:cs/>
              </w:rPr>
              <w:t>ด้วยบัญชี</w:t>
            </w:r>
            <w:r>
              <w:rPr>
                <w:rFonts w:ascii="TH SarabunPSK" w:hAnsi="TH SarabunPSK" w:cs="TH SarabunPSK"/>
                <w:sz w:val="32"/>
                <w:szCs w:val="32"/>
              </w:rPr>
              <w:t xml:space="preserve"> </w:t>
            </w:r>
            <w:r w:rsidR="00AB5F3A">
              <w:rPr>
                <w:rFonts w:ascii="TH SarabunPSK" w:hAnsi="TH SarabunPSK" w:cs="TH SarabunPSK"/>
                <w:sz w:val="32"/>
                <w:szCs w:val="32"/>
              </w:rPr>
              <w:t>G</w:t>
            </w:r>
            <w:r>
              <w:rPr>
                <w:rFonts w:ascii="TH SarabunPSK" w:hAnsi="TH SarabunPSK" w:cs="TH SarabunPSK"/>
                <w:sz w:val="32"/>
                <w:szCs w:val="32"/>
              </w:rPr>
              <w:t>oogle</w:t>
            </w:r>
          </w:p>
        </w:tc>
        <w:tc>
          <w:tcPr>
            <w:tcW w:w="2263" w:type="dxa"/>
          </w:tcPr>
          <w:p w14:paraId="3CF4848E" w14:textId="1BF5D6D4" w:rsidR="00AC50DF" w:rsidRPr="00724A34" w:rsidRDefault="00AC50DF" w:rsidP="007C0BEB">
            <w:pPr>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เข้าสู่ระบบได้</w:t>
            </w:r>
          </w:p>
        </w:tc>
        <w:tc>
          <w:tcPr>
            <w:tcW w:w="1478" w:type="dxa"/>
          </w:tcPr>
          <w:p w14:paraId="0B8E2337" w14:textId="01E1BAF5" w:rsidR="00AC50DF" w:rsidRPr="00724A34" w:rsidRDefault="00AC50DF"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t>เข้าสู่ระบบได</w:t>
            </w:r>
            <w:r>
              <w:rPr>
                <w:rFonts w:ascii="TH SarabunPSK" w:hAnsi="TH SarabunPSK" w:cs="TH SarabunPSK" w:hint="cs"/>
                <w:sz w:val="32"/>
                <w:szCs w:val="32"/>
                <w:cs/>
              </w:rPr>
              <w:t>้</w:t>
            </w:r>
          </w:p>
        </w:tc>
        <w:tc>
          <w:tcPr>
            <w:tcW w:w="1589" w:type="dxa"/>
          </w:tcPr>
          <w:p w14:paraId="66E9B079" w14:textId="77777777" w:rsidR="00AC50DF" w:rsidRPr="00724A34" w:rsidRDefault="00AC50DF" w:rsidP="00034B77">
            <w:pPr>
              <w:keepNext/>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t>ผ่าน</w:t>
            </w:r>
          </w:p>
        </w:tc>
      </w:tr>
      <w:tr w:rsidR="002A1F06" w:rsidRPr="00724A34" w14:paraId="7916694F" w14:textId="77777777" w:rsidTr="007C0BEB">
        <w:tc>
          <w:tcPr>
            <w:tcW w:w="1861" w:type="dxa"/>
          </w:tcPr>
          <w:p w14:paraId="373A2E3E" w14:textId="555D1A10" w:rsidR="002A1F06" w:rsidRPr="00724A34" w:rsidRDefault="001E2B66"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2</w:t>
            </w:r>
          </w:p>
        </w:tc>
        <w:tc>
          <w:tcPr>
            <w:tcW w:w="1825" w:type="dxa"/>
          </w:tcPr>
          <w:p w14:paraId="4E0CDB1C" w14:textId="77CC4456" w:rsidR="002A1F06" w:rsidRDefault="00364F90" w:rsidP="007C0BEB">
            <w:pPr>
              <w:tabs>
                <w:tab w:val="left" w:pos="567"/>
                <w:tab w:val="left" w:pos="1418"/>
              </w:tabs>
              <w:jc w:val="center"/>
              <w:rPr>
                <w:rFonts w:ascii="TH SarabunPSK" w:hAnsi="TH SarabunPSK" w:cs="TH SarabunPSK"/>
                <w:sz w:val="32"/>
                <w:szCs w:val="32"/>
              </w:rPr>
            </w:pPr>
            <w:r w:rsidRPr="00364F90">
              <w:rPr>
                <w:rFonts w:ascii="TH SarabunPSK" w:hAnsi="TH SarabunPSK" w:cs="TH SarabunPSK"/>
                <w:sz w:val="32"/>
                <w:szCs w:val="32"/>
                <w:cs/>
              </w:rPr>
              <w:t>เลือก</w:t>
            </w:r>
            <w:r w:rsidRPr="00364F90">
              <w:rPr>
                <w:rFonts w:ascii="TH SarabunPSK" w:hAnsi="TH SarabunPSK" w:cs="TH SarabunPSK"/>
                <w:sz w:val="32"/>
                <w:szCs w:val="32"/>
              </w:rPr>
              <w:t xml:space="preserve"> Guest Login</w:t>
            </w:r>
          </w:p>
        </w:tc>
        <w:tc>
          <w:tcPr>
            <w:tcW w:w="2263" w:type="dxa"/>
          </w:tcPr>
          <w:p w14:paraId="5E3EB22A" w14:textId="686A1826" w:rsidR="002A1F06" w:rsidRPr="00364F90" w:rsidRDefault="00364F90" w:rsidP="007C0BEB">
            <w:pPr>
              <w:tabs>
                <w:tab w:val="left" w:pos="567"/>
                <w:tab w:val="left" w:pos="1418"/>
              </w:tabs>
              <w:jc w:val="center"/>
              <w:rPr>
                <w:rFonts w:ascii="TH SarabunPSK" w:hAnsi="TH SarabunPSK" w:cs="TH SarabunPSK"/>
                <w:sz w:val="32"/>
                <w:szCs w:val="32"/>
              </w:rPr>
            </w:pPr>
            <w:r w:rsidRPr="00364F90">
              <w:rPr>
                <w:rFonts w:ascii="TH SarabunPSK" w:hAnsi="TH SarabunPSK" w:cs="TH SarabunPSK"/>
                <w:sz w:val="32"/>
                <w:szCs w:val="32"/>
                <w:cs/>
              </w:rPr>
              <w:t xml:space="preserve">เข้าสู่บัญชี </w:t>
            </w:r>
            <w:r w:rsidRPr="00364F90">
              <w:rPr>
                <w:rFonts w:ascii="TH SarabunPSK" w:hAnsi="TH SarabunPSK" w:cs="TH SarabunPSK"/>
                <w:sz w:val="32"/>
                <w:szCs w:val="32"/>
              </w:rPr>
              <w:t xml:space="preserve">Guest </w:t>
            </w:r>
            <w:r w:rsidRPr="00364F90">
              <w:rPr>
                <w:rFonts w:ascii="TH SarabunPSK" w:hAnsi="TH SarabunPSK" w:cs="TH SarabunPSK"/>
                <w:sz w:val="32"/>
                <w:szCs w:val="32"/>
                <w:cs/>
              </w:rPr>
              <w:t>และเข้าสู่หน้า</w:t>
            </w:r>
            <w:r>
              <w:rPr>
                <w:rFonts w:ascii="TH SarabunPSK" w:hAnsi="TH SarabunPSK" w:cs="TH SarabunPSK" w:hint="cs"/>
                <w:sz w:val="32"/>
                <w:szCs w:val="32"/>
                <w:cs/>
              </w:rPr>
              <w:t xml:space="preserve"> </w:t>
            </w:r>
            <w:r>
              <w:rPr>
                <w:rFonts w:ascii="TH SarabunPSK" w:hAnsi="TH SarabunPSK" w:cs="TH SarabunPSK"/>
                <w:sz w:val="32"/>
                <w:szCs w:val="32"/>
              </w:rPr>
              <w:t>Lobby</w:t>
            </w:r>
          </w:p>
        </w:tc>
        <w:tc>
          <w:tcPr>
            <w:tcW w:w="1478" w:type="dxa"/>
          </w:tcPr>
          <w:p w14:paraId="2645CBCD" w14:textId="4FE3006E" w:rsidR="002A1F06" w:rsidRPr="00724A34" w:rsidRDefault="00364F90" w:rsidP="007C0BEB">
            <w:pPr>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เข้าสู่ระบบได</w:t>
            </w:r>
            <w:r>
              <w:rPr>
                <w:rFonts w:ascii="TH SarabunPSK" w:hAnsi="TH SarabunPSK" w:cs="TH SarabunPSK" w:hint="cs"/>
                <w:sz w:val="32"/>
                <w:szCs w:val="32"/>
                <w:cs/>
              </w:rPr>
              <w:t>้</w:t>
            </w:r>
          </w:p>
        </w:tc>
        <w:tc>
          <w:tcPr>
            <w:tcW w:w="1589" w:type="dxa"/>
          </w:tcPr>
          <w:p w14:paraId="5EA84971" w14:textId="0B313136" w:rsidR="002A1F06" w:rsidRPr="00724A34" w:rsidRDefault="00364F90" w:rsidP="00034B77">
            <w:pPr>
              <w:keepNext/>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ผ่าน</w:t>
            </w:r>
          </w:p>
        </w:tc>
      </w:tr>
      <w:tr w:rsidR="002A1F06" w:rsidRPr="00724A34" w14:paraId="40B4EC52" w14:textId="77777777" w:rsidTr="007C0BEB">
        <w:tc>
          <w:tcPr>
            <w:tcW w:w="1861" w:type="dxa"/>
          </w:tcPr>
          <w:p w14:paraId="6BD3062A" w14:textId="6FBDAA3B" w:rsidR="002A1F06" w:rsidRPr="00724A34" w:rsidRDefault="001E2B66" w:rsidP="007C0BEB">
            <w:pPr>
              <w:tabs>
                <w:tab w:val="left" w:pos="567"/>
                <w:tab w:val="left" w:pos="1418"/>
              </w:tabs>
              <w:jc w:val="center"/>
              <w:rPr>
                <w:rFonts w:ascii="TH SarabunPSK" w:hAnsi="TH SarabunPSK" w:cs="TH SarabunPSK"/>
                <w:sz w:val="32"/>
                <w:szCs w:val="32"/>
                <w:cs/>
              </w:rPr>
            </w:pPr>
            <w:r>
              <w:rPr>
                <w:rFonts w:ascii="TH SarabunPSK" w:hAnsi="TH SarabunPSK" w:cs="TH SarabunPSK"/>
                <w:sz w:val="32"/>
                <w:szCs w:val="32"/>
              </w:rPr>
              <w:t>3</w:t>
            </w:r>
          </w:p>
        </w:tc>
        <w:tc>
          <w:tcPr>
            <w:tcW w:w="1825" w:type="dxa"/>
          </w:tcPr>
          <w:p w14:paraId="19A06CE0" w14:textId="599EB54E" w:rsidR="002A1F06" w:rsidRDefault="00364F90" w:rsidP="007C0BEB">
            <w:pPr>
              <w:tabs>
                <w:tab w:val="left" w:pos="567"/>
                <w:tab w:val="left" w:pos="1418"/>
              </w:tabs>
              <w:jc w:val="center"/>
              <w:rPr>
                <w:rFonts w:ascii="TH SarabunPSK" w:hAnsi="TH SarabunPSK" w:cs="TH SarabunPSK"/>
                <w:sz w:val="32"/>
                <w:szCs w:val="32"/>
              </w:rPr>
            </w:pPr>
            <w:r w:rsidRPr="00364F90">
              <w:rPr>
                <w:rFonts w:ascii="TH SarabunPSK" w:hAnsi="TH SarabunPSK" w:cs="TH SarabunPSK"/>
                <w:sz w:val="32"/>
                <w:szCs w:val="32"/>
                <w:cs/>
              </w:rPr>
              <w:t>เลือก</w:t>
            </w:r>
            <w:r w:rsidRPr="00364F90">
              <w:rPr>
                <w:rFonts w:ascii="TH SarabunPSK" w:hAnsi="TH SarabunPSK" w:cs="TH SarabunPSK"/>
                <w:sz w:val="32"/>
                <w:szCs w:val="32"/>
              </w:rPr>
              <w:t xml:space="preserve"> </w:t>
            </w:r>
            <w:r w:rsidRPr="003F41C8">
              <w:rPr>
                <w:rFonts w:ascii="TH SarabunPSK" w:hAnsi="TH SarabunPSK" w:cs="TH SarabunPSK"/>
                <w:sz w:val="32"/>
                <w:szCs w:val="32"/>
              </w:rPr>
              <w:t>Login with Google</w:t>
            </w:r>
            <w:r w:rsidRPr="00364F90">
              <w:rPr>
                <w:rFonts w:ascii="TH SarabunPSK" w:hAnsi="TH SarabunPSK" w:cs="TH SarabunPSK"/>
                <w:sz w:val="32"/>
                <w:szCs w:val="32"/>
              </w:rPr>
              <w:t xml:space="preserve"> </w:t>
            </w:r>
            <w:r w:rsidRPr="00364F90">
              <w:rPr>
                <w:rFonts w:ascii="TH SarabunPSK" w:hAnsi="TH SarabunPSK" w:cs="TH SarabunPSK"/>
                <w:sz w:val="32"/>
                <w:szCs w:val="32"/>
                <w:cs/>
              </w:rPr>
              <w:t>แล้วกดยกเลิกการเลือกบัญชี/ยกเลิกการเข้าสู่ระบบ</w:t>
            </w:r>
          </w:p>
        </w:tc>
        <w:tc>
          <w:tcPr>
            <w:tcW w:w="2263" w:type="dxa"/>
          </w:tcPr>
          <w:p w14:paraId="3A7D8B57" w14:textId="60F060BC" w:rsidR="002A1F06" w:rsidRPr="00724A34" w:rsidRDefault="00364F90" w:rsidP="007C0BEB">
            <w:pPr>
              <w:tabs>
                <w:tab w:val="left" w:pos="567"/>
                <w:tab w:val="left" w:pos="1418"/>
              </w:tabs>
              <w:jc w:val="center"/>
              <w:rPr>
                <w:rFonts w:ascii="TH SarabunPSK" w:hAnsi="TH SarabunPSK" w:cs="TH SarabunPSK"/>
                <w:sz w:val="32"/>
                <w:szCs w:val="32"/>
                <w:cs/>
              </w:rPr>
            </w:pPr>
            <w:r w:rsidRPr="00364F90">
              <w:rPr>
                <w:rFonts w:ascii="TH SarabunPSK" w:hAnsi="TH SarabunPSK" w:cs="TH SarabunPSK"/>
                <w:sz w:val="32"/>
                <w:szCs w:val="32"/>
                <w:cs/>
              </w:rPr>
              <w:t xml:space="preserve">ระบบยกเลิกการเข้าสู่ระบบและแสดงข้อความแจ้งเตือนหรือกลับไปยังหน้า </w:t>
            </w:r>
            <w:r w:rsidRPr="00364F90">
              <w:rPr>
                <w:rFonts w:ascii="TH SarabunPSK" w:hAnsi="TH SarabunPSK" w:cs="TH SarabunPSK"/>
                <w:sz w:val="32"/>
                <w:szCs w:val="32"/>
              </w:rPr>
              <w:t>Login</w:t>
            </w:r>
          </w:p>
        </w:tc>
        <w:tc>
          <w:tcPr>
            <w:tcW w:w="1478" w:type="dxa"/>
          </w:tcPr>
          <w:p w14:paraId="7D576AC2" w14:textId="0537A2F5" w:rsidR="002A1F06" w:rsidRPr="00724A34" w:rsidRDefault="00364F90" w:rsidP="007C0BEB">
            <w:pPr>
              <w:tabs>
                <w:tab w:val="left" w:pos="567"/>
                <w:tab w:val="left" w:pos="1418"/>
              </w:tabs>
              <w:jc w:val="center"/>
              <w:rPr>
                <w:rFonts w:ascii="TH SarabunPSK" w:hAnsi="TH SarabunPSK" w:cs="TH SarabunPSK"/>
                <w:sz w:val="32"/>
                <w:szCs w:val="32"/>
                <w:cs/>
              </w:rPr>
            </w:pPr>
            <w:r w:rsidRPr="00364F90">
              <w:rPr>
                <w:rFonts w:ascii="TH SarabunPSK" w:hAnsi="TH SarabunPSK" w:cs="TH SarabunPSK"/>
                <w:sz w:val="32"/>
                <w:szCs w:val="32"/>
                <w:cs/>
              </w:rPr>
              <w:t xml:space="preserve">ระบบไม่เข้าสู่หน้า </w:t>
            </w:r>
            <w:r>
              <w:rPr>
                <w:rFonts w:ascii="TH SarabunPSK" w:hAnsi="TH SarabunPSK" w:cs="TH SarabunPSK"/>
                <w:sz w:val="32"/>
                <w:szCs w:val="32"/>
              </w:rPr>
              <w:t>Lobby</w:t>
            </w:r>
            <w:r w:rsidRPr="00364F90">
              <w:rPr>
                <w:rFonts w:ascii="TH SarabunPSK" w:hAnsi="TH SarabunPSK" w:cs="TH SarabunPSK"/>
                <w:sz w:val="32"/>
                <w:szCs w:val="32"/>
                <w:cs/>
              </w:rPr>
              <w:t xml:space="preserve"> และกลับมายังหน้า </w:t>
            </w:r>
            <w:r w:rsidRPr="00364F90">
              <w:rPr>
                <w:rFonts w:ascii="TH SarabunPSK" w:hAnsi="TH SarabunPSK" w:cs="TH SarabunPSK"/>
                <w:sz w:val="32"/>
                <w:szCs w:val="32"/>
              </w:rPr>
              <w:t>Login</w:t>
            </w:r>
          </w:p>
        </w:tc>
        <w:tc>
          <w:tcPr>
            <w:tcW w:w="1589" w:type="dxa"/>
          </w:tcPr>
          <w:p w14:paraId="1DA792BC" w14:textId="49C3DF43" w:rsidR="002A1F06" w:rsidRPr="00724A34" w:rsidRDefault="00364F90" w:rsidP="00034B77">
            <w:pPr>
              <w:keepNext/>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ผ่าน</w:t>
            </w:r>
          </w:p>
        </w:tc>
      </w:tr>
    </w:tbl>
    <w:p w14:paraId="516ACF22" w14:textId="77777777" w:rsidR="00034B77" w:rsidRDefault="00034B77" w:rsidP="00DF0A50">
      <w:pPr>
        <w:pStyle w:val="Default"/>
        <w:ind w:firstLine="720"/>
        <w:rPr>
          <w:rFonts w:ascii="TH SarabunPSK" w:hAnsi="TH SarabunPSK" w:cs="TH SarabunPSK"/>
          <w:sz w:val="32"/>
          <w:szCs w:val="32"/>
        </w:rPr>
      </w:pPr>
    </w:p>
    <w:p w14:paraId="5AB4EB02" w14:textId="77777777" w:rsidR="002A1F06" w:rsidRDefault="002A1F06" w:rsidP="002A1F06">
      <w:pPr>
        <w:pStyle w:val="Default"/>
        <w:rPr>
          <w:rFonts w:ascii="TH SarabunPSK" w:hAnsi="TH SarabunPSK" w:cs="TH SarabunPSK"/>
          <w:sz w:val="32"/>
          <w:szCs w:val="32"/>
        </w:rPr>
      </w:pPr>
    </w:p>
    <w:p w14:paraId="02BF6A57" w14:textId="77777777" w:rsidR="002A1F06" w:rsidRDefault="002A1F06" w:rsidP="002A1F06">
      <w:pPr>
        <w:pStyle w:val="Default"/>
        <w:rPr>
          <w:rFonts w:ascii="TH SarabunPSK" w:hAnsi="TH SarabunPSK" w:cs="TH SarabunPSK"/>
          <w:sz w:val="32"/>
          <w:szCs w:val="32"/>
        </w:rPr>
      </w:pPr>
    </w:p>
    <w:p w14:paraId="2858D3F1" w14:textId="77777777" w:rsidR="004A29B0" w:rsidRDefault="004A29B0" w:rsidP="002A1F06">
      <w:pPr>
        <w:pStyle w:val="Default"/>
        <w:rPr>
          <w:rFonts w:ascii="TH SarabunPSK" w:hAnsi="TH SarabunPSK" w:cs="TH SarabunPSK"/>
          <w:sz w:val="32"/>
          <w:szCs w:val="32"/>
        </w:rPr>
      </w:pPr>
    </w:p>
    <w:p w14:paraId="174BE065" w14:textId="1FAE2B10" w:rsidR="00DF0A50" w:rsidRDefault="004A29B0" w:rsidP="002A1F06">
      <w:pPr>
        <w:pStyle w:val="Default"/>
        <w:rPr>
          <w:rFonts w:ascii="TH SarabunPSK" w:hAnsi="TH SarabunPSK" w:cs="TH SarabunPSK"/>
          <w:color w:val="0D0D0D"/>
          <w:sz w:val="32"/>
          <w:szCs w:val="32"/>
        </w:rPr>
      </w:pPr>
      <w:r>
        <w:rPr>
          <w:rFonts w:ascii="TH SarabunPSK" w:hAnsi="TH SarabunPSK" w:cs="TH SarabunPSK"/>
          <w:sz w:val="32"/>
          <w:szCs w:val="32"/>
        </w:rPr>
        <w:lastRenderedPageBreak/>
        <w:t xml:space="preserve">        </w:t>
      </w:r>
      <w:r w:rsidR="00DF0A50" w:rsidRPr="00DF0A50">
        <w:rPr>
          <w:rFonts w:ascii="TH SarabunPSK" w:hAnsi="TH SarabunPSK" w:cs="TH SarabunPSK"/>
          <w:sz w:val="32"/>
          <w:szCs w:val="32"/>
        </w:rPr>
        <w:t xml:space="preserve">4.2.2 </w:t>
      </w:r>
      <w:r w:rsidR="00DF0A50" w:rsidRPr="00DF0A50">
        <w:rPr>
          <w:rFonts w:ascii="TH SarabunPSK" w:hAnsi="TH SarabunPSK" w:cs="TH SarabunPSK"/>
          <w:sz w:val="32"/>
          <w:szCs w:val="32"/>
          <w:cs/>
        </w:rPr>
        <w:t>ผลการทดสอบหน้า</w:t>
      </w:r>
      <w:r w:rsidR="00DF0A50" w:rsidRPr="00DF0A50">
        <w:rPr>
          <w:rFonts w:ascii="TH SarabunPSK" w:hAnsi="TH SarabunPSK" w:cs="TH SarabunPSK"/>
          <w:sz w:val="32"/>
          <w:szCs w:val="32"/>
        </w:rPr>
        <w:t xml:space="preserve"> </w:t>
      </w:r>
      <w:r w:rsidR="00DF0A50" w:rsidRPr="00DF0A50">
        <w:rPr>
          <w:rFonts w:ascii="TH SarabunPSK" w:hAnsi="TH SarabunPSK" w:cs="TH SarabunPSK"/>
          <w:color w:val="0D0D0D"/>
          <w:sz w:val="32"/>
          <w:szCs w:val="32"/>
        </w:rPr>
        <w:t>Lobby</w:t>
      </w:r>
    </w:p>
    <w:p w14:paraId="097FB476" w14:textId="6A27D198" w:rsidR="00DF0A50" w:rsidRPr="00DF0A50" w:rsidRDefault="00364F90" w:rsidP="00DF0A50">
      <w:pPr>
        <w:pStyle w:val="Default"/>
        <w:ind w:firstLine="720"/>
        <w:rPr>
          <w:rFonts w:ascii="TH SarabunPSK" w:hAnsi="TH SarabunPSK" w:cs="TH SarabunPSK"/>
          <w:color w:val="0D0D0D"/>
          <w:sz w:val="32"/>
          <w:szCs w:val="32"/>
        </w:rPr>
      </w:pPr>
      <w:r w:rsidRPr="009F7AC5">
        <w:rPr>
          <w:rFonts w:ascii="TH SarabunPSK" w:hAnsi="TH SarabunPSK" w:cs="TH SarabunPSK" w:hint="cs"/>
          <w:noProof/>
          <w:color w:val="0D0D0D" w:themeColor="text1" w:themeTint="F2"/>
          <w:sz w:val="32"/>
          <w:szCs w:val="32"/>
        </w:rPr>
        <w:drawing>
          <wp:anchor distT="0" distB="0" distL="114300" distR="114300" simplePos="0" relativeHeight="251733031" behindDoc="0" locked="0" layoutInCell="1" allowOverlap="1" wp14:anchorId="054B7CC5" wp14:editId="33522298">
            <wp:simplePos x="0" y="0"/>
            <wp:positionH relativeFrom="margin">
              <wp:align>center</wp:align>
            </wp:positionH>
            <wp:positionV relativeFrom="page">
              <wp:posOffset>1454835</wp:posOffset>
            </wp:positionV>
            <wp:extent cx="3517900" cy="1978660"/>
            <wp:effectExtent l="0" t="0" r="6350" b="2540"/>
            <wp:wrapSquare wrapText="bothSides"/>
            <wp:docPr id="9"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รูปภาพ 17"/>
                    <pic:cNvPicPr>
                      <a:picLocks noChangeAspect="1" noChangeArrowheads="1"/>
                    </pic:cNvPicPr>
                  </pic:nvPicPr>
                  <pic:blipFill>
                    <a:blip r:embed="rId125" cstate="print">
                      <a:extLst>
                        <a:ext uri="{28A0092B-C50C-407E-A947-70E740481C1C}">
                          <a14:useLocalDpi xmlns:a14="http://schemas.microsoft.com/office/drawing/2010/main" val="0"/>
                        </a:ext>
                      </a:extLst>
                    </a:blip>
                    <a:stretch>
                      <a:fillRect/>
                    </a:stretch>
                  </pic:blipFill>
                  <pic:spPr bwMode="auto">
                    <a:xfrm>
                      <a:off x="0" y="0"/>
                      <a:ext cx="3517900" cy="1978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0A50" w:rsidRPr="00DF0A50">
        <w:rPr>
          <w:rFonts w:ascii="TH SarabunPSK" w:hAnsi="TH SarabunPSK" w:cs="TH SarabunPSK"/>
          <w:color w:val="0D0D0D"/>
          <w:sz w:val="32"/>
          <w:szCs w:val="32"/>
        </w:rPr>
        <w:t xml:space="preserve"> </w:t>
      </w:r>
    </w:p>
    <w:p w14:paraId="50EBE7E1" w14:textId="10D7B2A3" w:rsidR="00AC50DF" w:rsidRDefault="00AC50DF" w:rsidP="00AC50DF"/>
    <w:p w14:paraId="74177B30" w14:textId="1164AE98" w:rsidR="00DF0A50" w:rsidRDefault="00DF0A50" w:rsidP="00AC50DF"/>
    <w:p w14:paraId="31C82947" w14:textId="36F0B6D6" w:rsidR="00DF0A50" w:rsidRDefault="00DF0A50" w:rsidP="00AC50DF"/>
    <w:p w14:paraId="6021EF9F" w14:textId="42F26DC3" w:rsidR="00DF0A50" w:rsidRDefault="00DF0A50" w:rsidP="00AC50DF"/>
    <w:p w14:paraId="43253B24" w14:textId="4040E936" w:rsidR="00DF0A50" w:rsidRDefault="00DF0A50" w:rsidP="00AC50DF"/>
    <w:p w14:paraId="61756F08" w14:textId="3793298C" w:rsidR="00DF0A50" w:rsidRDefault="00DF0A50" w:rsidP="00AC50DF"/>
    <w:p w14:paraId="521FFE3B" w14:textId="23ADA8FE" w:rsidR="005A009F" w:rsidRDefault="004A29B0" w:rsidP="00AC50DF">
      <w:r>
        <w:rPr>
          <w:noProof/>
        </w:rPr>
        <mc:AlternateContent>
          <mc:Choice Requires="wps">
            <w:drawing>
              <wp:anchor distT="0" distB="0" distL="114300" distR="114300" simplePos="0" relativeHeight="251745319" behindDoc="0" locked="0" layoutInCell="1" allowOverlap="1" wp14:anchorId="7B06CAF5" wp14:editId="5838D68A">
                <wp:simplePos x="0" y="0"/>
                <wp:positionH relativeFrom="margin">
                  <wp:align>center</wp:align>
                </wp:positionH>
                <wp:positionV relativeFrom="paragraph">
                  <wp:posOffset>151130</wp:posOffset>
                </wp:positionV>
                <wp:extent cx="3519170" cy="381000"/>
                <wp:effectExtent l="0" t="0" r="5080" b="0"/>
                <wp:wrapSquare wrapText="bothSides"/>
                <wp:docPr id="23" name="Text Box 23"/>
                <wp:cNvGraphicFramePr/>
                <a:graphic xmlns:a="http://schemas.openxmlformats.org/drawingml/2006/main">
                  <a:graphicData uri="http://schemas.microsoft.com/office/word/2010/wordprocessingShape">
                    <wps:wsp>
                      <wps:cNvSpPr txBox="1"/>
                      <wps:spPr>
                        <a:xfrm>
                          <a:off x="0" y="0"/>
                          <a:ext cx="3519170" cy="381000"/>
                        </a:xfrm>
                        <a:prstGeom prst="rect">
                          <a:avLst/>
                        </a:prstGeom>
                        <a:solidFill>
                          <a:prstClr val="white"/>
                        </a:solidFill>
                        <a:ln>
                          <a:noFill/>
                        </a:ln>
                      </wps:spPr>
                      <wps:txbx>
                        <w:txbxContent>
                          <w:p w14:paraId="048E509A" w14:textId="098E082C" w:rsidR="00CB61E2" w:rsidRPr="00CB61E2" w:rsidRDefault="00CB61E2" w:rsidP="00CB61E2">
                            <w:pPr>
                              <w:pStyle w:val="af3"/>
                              <w:jc w:val="center"/>
                              <w:rPr>
                                <w:rFonts w:ascii="TH SarabunPSK" w:hAnsi="TH SarabunPSK" w:cs="TH SarabunPSK"/>
                                <w:i w:val="0"/>
                                <w:iCs w:val="0"/>
                                <w:noProof/>
                                <w:color w:val="000000" w:themeColor="text1"/>
                                <w:sz w:val="32"/>
                                <w:szCs w:val="32"/>
                              </w:rPr>
                            </w:pPr>
                            <w:bookmarkStart w:id="276" w:name="_Toc236925680"/>
                            <w:bookmarkStart w:id="277" w:name="_Toc237890438"/>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3</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 xml:space="preserve">ผลการทดสอบหน้า </w:t>
                            </w:r>
                            <w:r w:rsidRPr="00CB61E2">
                              <w:rPr>
                                <w:rFonts w:ascii="TH SarabunPSK" w:hAnsi="TH SarabunPSK" w:cs="TH SarabunPSK"/>
                                <w:i w:val="0"/>
                                <w:iCs w:val="0"/>
                                <w:color w:val="000000" w:themeColor="text1"/>
                                <w:sz w:val="32"/>
                                <w:szCs w:val="32"/>
                              </w:rPr>
                              <w:t>Lobby</w:t>
                            </w:r>
                            <w:bookmarkEnd w:id="276"/>
                            <w:bookmarkEnd w:id="2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06CAF5" id="Text Box 23" o:spid="_x0000_s1052" type="#_x0000_t202" style="position:absolute;margin-left:0;margin-top:11.9pt;width:277.1pt;height:30pt;z-index:25174531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" stroked="f">
                <v:textbox inset="0,0,0,0">
                  <w:txbxContent>
                    <w:p w14:paraId="048E509A" w14:textId="098E082C" w:rsidR="00CB61E2" w:rsidRPr="00CB61E2" w:rsidRDefault="00CB61E2" w:rsidP="00CB61E2">
                      <w:pPr>
                        <w:pStyle w:val="af3"/>
                        <w:jc w:val="center"/>
                        <w:rPr>
                          <w:rFonts w:ascii="TH SarabunPSK" w:hAnsi="TH SarabunPSK" w:cs="TH SarabunPSK"/>
                          <w:i w:val="0"/>
                          <w:iCs w:val="0"/>
                          <w:noProof/>
                          <w:color w:val="000000" w:themeColor="text1"/>
                          <w:sz w:val="32"/>
                          <w:szCs w:val="32"/>
                        </w:rPr>
                      </w:pPr>
                      <w:bookmarkStart w:id="347" w:name="_Toc236925680"/>
                      <w:bookmarkStart w:id="348" w:name="_Toc237890438"/>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3</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 xml:space="preserve">ผลการทดสอบหน้า </w:t>
                      </w:r>
                      <w:r w:rsidRPr="00CB61E2">
                        <w:rPr>
                          <w:rFonts w:ascii="TH SarabunPSK" w:hAnsi="TH SarabunPSK" w:cs="TH SarabunPSK"/>
                          <w:i w:val="0"/>
                          <w:iCs w:val="0"/>
                          <w:color w:val="000000" w:themeColor="text1"/>
                          <w:sz w:val="32"/>
                          <w:szCs w:val="32"/>
                        </w:rPr>
                        <w:t>Lobby</w:t>
                      </w:r>
                      <w:bookmarkEnd w:id="347"/>
                      <w:bookmarkEnd w:id="348"/>
                    </w:p>
                  </w:txbxContent>
                </v:textbox>
                <w10:wrap type="square" anchorx="margin"/>
              </v:shape>
            </w:pict>
          </mc:Fallback>
        </mc:AlternateContent>
      </w:r>
    </w:p>
    <w:p w14:paraId="75F8BF23" w14:textId="624041DD" w:rsidR="002A1F06" w:rsidRDefault="002A1F06" w:rsidP="00AC50DF"/>
    <w:p w14:paraId="7B8F602F" w14:textId="72BDBCA0" w:rsidR="00D810AA" w:rsidRPr="00F7066F" w:rsidRDefault="00D810AA" w:rsidP="00D810AA">
      <w:pPr>
        <w:pStyle w:val="af3"/>
        <w:rPr>
          <w:rFonts w:ascii="TH SarabunPSK" w:hAnsi="TH SarabunPSK" w:cs="TH SarabunPSK"/>
          <w:b/>
          <w:bCs/>
          <w:i w:val="0"/>
          <w:iCs w:val="0"/>
          <w:color w:val="000000" w:themeColor="text1"/>
          <w:sz w:val="32"/>
          <w:szCs w:val="32"/>
        </w:rPr>
      </w:pPr>
      <w:bookmarkStart w:id="278" w:name="_Toc238559758"/>
      <w:bookmarkStart w:id="279" w:name="_Toc241850887"/>
      <w:bookmarkStart w:id="280" w:name="_Toc241852636"/>
      <w:r w:rsidRPr="00F7066F">
        <w:rPr>
          <w:rFonts w:ascii="TH SarabunPSK" w:hAnsi="TH SarabunPSK" w:cs="TH SarabunPSK"/>
          <w:b/>
          <w:bCs/>
          <w:i w:val="0"/>
          <w:iCs w:val="0"/>
          <w:color w:val="000000" w:themeColor="text1"/>
          <w:sz w:val="32"/>
          <w:szCs w:val="32"/>
          <w:cs/>
        </w:rPr>
        <w:t xml:space="preserve">ตารางที่ </w:t>
      </w:r>
      <w:r w:rsidRPr="00F7066F">
        <w:rPr>
          <w:rFonts w:ascii="TH SarabunPSK" w:hAnsi="TH SarabunPSK" w:cs="TH SarabunPSK"/>
          <w:b/>
          <w:bCs/>
          <w:i w:val="0"/>
          <w:iCs w:val="0"/>
          <w:color w:val="000000" w:themeColor="text1"/>
          <w:sz w:val="32"/>
          <w:szCs w:val="32"/>
        </w:rPr>
        <w:t>4.</w:t>
      </w:r>
      <w:r w:rsidRPr="00F7066F">
        <w:rPr>
          <w:rFonts w:ascii="TH SarabunPSK" w:hAnsi="TH SarabunPSK" w:cs="TH SarabunPSK"/>
          <w:b/>
          <w:bCs/>
          <w:i w:val="0"/>
          <w:iCs w:val="0"/>
          <w:color w:val="000000" w:themeColor="text1"/>
          <w:sz w:val="32"/>
          <w:szCs w:val="32"/>
        </w:rPr>
        <w:fldChar w:fldCharType="begin"/>
      </w:r>
      <w:r w:rsidRPr="00F7066F">
        <w:rPr>
          <w:rFonts w:ascii="TH SarabunPSK" w:hAnsi="TH SarabunPSK" w:cs="TH SarabunPSK"/>
          <w:b/>
          <w:bCs/>
          <w:i w:val="0"/>
          <w:iCs w:val="0"/>
          <w:color w:val="000000" w:themeColor="text1"/>
          <w:sz w:val="32"/>
          <w:szCs w:val="32"/>
        </w:rPr>
        <w:instrText xml:space="preserve"> SEQ </w:instrText>
      </w:r>
      <w:r w:rsidRPr="00F7066F">
        <w:rPr>
          <w:rFonts w:ascii="TH SarabunPSK" w:hAnsi="TH SarabunPSK" w:cs="TH SarabunPSK"/>
          <w:b/>
          <w:bCs/>
          <w:i w:val="0"/>
          <w:iCs w:val="0"/>
          <w:color w:val="000000" w:themeColor="text1"/>
          <w:sz w:val="32"/>
          <w:szCs w:val="32"/>
          <w:cs/>
        </w:rPr>
        <w:instrText>ตารางที่</w:instrText>
      </w:r>
      <w:r w:rsidRPr="00F7066F">
        <w:rPr>
          <w:rFonts w:ascii="TH SarabunPSK" w:hAnsi="TH SarabunPSK" w:cs="TH SarabunPSK"/>
          <w:b/>
          <w:bCs/>
          <w:i w:val="0"/>
          <w:iCs w:val="0"/>
          <w:color w:val="000000" w:themeColor="text1"/>
          <w:sz w:val="32"/>
          <w:szCs w:val="32"/>
        </w:rPr>
        <w:instrText xml:space="preserve">_4. \* ARABIC </w:instrText>
      </w:r>
      <w:r w:rsidRPr="00F7066F">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2</w:t>
      </w:r>
      <w:r w:rsidRPr="00F7066F">
        <w:rPr>
          <w:rFonts w:ascii="TH SarabunPSK" w:hAnsi="TH SarabunPSK" w:cs="TH SarabunPSK"/>
          <w:b/>
          <w:bCs/>
          <w:i w:val="0"/>
          <w:iCs w:val="0"/>
          <w:color w:val="000000" w:themeColor="text1"/>
          <w:sz w:val="32"/>
          <w:szCs w:val="32"/>
        </w:rPr>
        <w:fldChar w:fldCharType="end"/>
      </w:r>
      <w:r w:rsidRPr="00F7066F">
        <w:rPr>
          <w:rFonts w:ascii="TH SarabunPSK" w:hAnsi="TH SarabunPSK" w:cs="TH SarabunPSK"/>
          <w:b/>
          <w:bCs/>
          <w:i w:val="0"/>
          <w:iCs w:val="0"/>
          <w:color w:val="000000" w:themeColor="text1"/>
          <w:sz w:val="32"/>
          <w:szCs w:val="32"/>
        </w:rPr>
        <w:t xml:space="preserve"> </w:t>
      </w:r>
      <w:r w:rsidRPr="00F7066F">
        <w:rPr>
          <w:rFonts w:ascii="TH SarabunPSK" w:hAnsi="TH SarabunPSK" w:cs="TH SarabunPSK"/>
          <w:b/>
          <w:bCs/>
          <w:i w:val="0"/>
          <w:iCs w:val="0"/>
          <w:color w:val="000000" w:themeColor="text1"/>
          <w:sz w:val="32"/>
          <w:szCs w:val="32"/>
          <w:cs/>
        </w:rPr>
        <w:t xml:space="preserve">ผลการทดสอบหน้า </w:t>
      </w:r>
      <w:r w:rsidRPr="00F7066F">
        <w:rPr>
          <w:rFonts w:ascii="TH SarabunPSK" w:hAnsi="TH SarabunPSK" w:cs="TH SarabunPSK"/>
          <w:b/>
          <w:bCs/>
          <w:i w:val="0"/>
          <w:iCs w:val="0"/>
          <w:color w:val="000000" w:themeColor="text1"/>
          <w:sz w:val="32"/>
          <w:szCs w:val="32"/>
        </w:rPr>
        <w:t>Lobby</w:t>
      </w:r>
      <w:bookmarkEnd w:id="278"/>
      <w:bookmarkEnd w:id="279"/>
      <w:bookmarkEnd w:id="280"/>
    </w:p>
    <w:tbl>
      <w:tblPr>
        <w:tblStyle w:val="af4"/>
        <w:tblW w:w="0" w:type="auto"/>
        <w:tblLook w:val="04A0" w:firstRow="1" w:lastRow="0" w:firstColumn="1" w:lastColumn="0" w:noHBand="0" w:noVBand="1"/>
      </w:tblPr>
      <w:tblGrid>
        <w:gridCol w:w="1861"/>
        <w:gridCol w:w="1825"/>
        <w:gridCol w:w="2263"/>
        <w:gridCol w:w="1478"/>
        <w:gridCol w:w="1589"/>
      </w:tblGrid>
      <w:tr w:rsidR="00DF0A50" w:rsidRPr="00724A34" w14:paraId="49038D48" w14:textId="77777777" w:rsidTr="00DF0A50">
        <w:tc>
          <w:tcPr>
            <w:tcW w:w="1861" w:type="dxa"/>
            <w:tcBorders>
              <w:bottom w:val="single" w:sz="4" w:space="0" w:color="auto"/>
            </w:tcBorders>
          </w:tcPr>
          <w:p w14:paraId="559183DF" w14:textId="77777777" w:rsidR="00DF0A50" w:rsidRPr="00724A34" w:rsidRDefault="00DF0A50"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กรณีทดสอบ</w:t>
            </w:r>
            <w:r w:rsidRPr="00724A34">
              <w:rPr>
                <w:rFonts w:ascii="TH SarabunPSK" w:hAnsi="TH SarabunPSK" w:cs="TH SarabunPSK"/>
                <w:b/>
                <w:bCs/>
                <w:sz w:val="32"/>
                <w:szCs w:val="32"/>
              </w:rPr>
              <w:t xml:space="preserve"> (#Test Case)</w:t>
            </w:r>
          </w:p>
        </w:tc>
        <w:tc>
          <w:tcPr>
            <w:tcW w:w="1825" w:type="dxa"/>
          </w:tcPr>
          <w:p w14:paraId="4A7CD6AE" w14:textId="77777777" w:rsidR="00DF0A50" w:rsidRPr="00724A34" w:rsidRDefault="00DF0A50"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ข้อมูลนำเข้า</w:t>
            </w:r>
            <w:r w:rsidRPr="00724A34">
              <w:rPr>
                <w:rFonts w:ascii="TH SarabunPSK" w:hAnsi="TH SarabunPSK" w:cs="TH SarabunPSK"/>
                <w:b/>
                <w:bCs/>
                <w:sz w:val="32"/>
                <w:szCs w:val="32"/>
              </w:rPr>
              <w:t xml:space="preserve"> (input Data)</w:t>
            </w:r>
          </w:p>
        </w:tc>
        <w:tc>
          <w:tcPr>
            <w:tcW w:w="2263" w:type="dxa"/>
          </w:tcPr>
          <w:p w14:paraId="3244B4CB" w14:textId="77777777" w:rsidR="00DF0A50" w:rsidRDefault="00DF0A50"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ผลที่คาดว่าจะ</w:t>
            </w:r>
            <w:r w:rsidRPr="00724A34">
              <w:rPr>
                <w:rFonts w:ascii="TH SarabunPSK" w:hAnsi="TH SarabunPSK" w:cs="TH SarabunPSK"/>
                <w:b/>
                <w:bCs/>
                <w:sz w:val="32"/>
                <w:szCs w:val="32"/>
              </w:rPr>
              <w:t xml:space="preserve"> </w:t>
            </w:r>
            <w:r w:rsidRPr="00724A34">
              <w:rPr>
                <w:rFonts w:ascii="TH SarabunPSK" w:hAnsi="TH SarabunPSK" w:cs="TH SarabunPSK"/>
                <w:b/>
                <w:bCs/>
                <w:sz w:val="32"/>
                <w:szCs w:val="32"/>
                <w:cs/>
              </w:rPr>
              <w:t>ได้รับ</w:t>
            </w:r>
          </w:p>
          <w:p w14:paraId="10D89296" w14:textId="77777777" w:rsidR="00DF0A50" w:rsidRPr="00724A34" w:rsidRDefault="00DF0A50"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w:t>
            </w:r>
            <w:r w:rsidRPr="00724A34">
              <w:rPr>
                <w:rFonts w:ascii="TH SarabunPSK" w:hAnsi="TH SarabunPSK" w:cs="TH SarabunPSK"/>
                <w:b/>
                <w:bCs/>
                <w:sz w:val="32"/>
                <w:szCs w:val="32"/>
              </w:rPr>
              <w:t>Expecting Results)</w:t>
            </w:r>
          </w:p>
        </w:tc>
        <w:tc>
          <w:tcPr>
            <w:tcW w:w="1478" w:type="dxa"/>
          </w:tcPr>
          <w:p w14:paraId="5F7C38DE" w14:textId="165ACD7C" w:rsidR="00DF0A50" w:rsidRPr="00724A34" w:rsidRDefault="00DF0A50"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ผลที่ได้รับ</w:t>
            </w:r>
            <w:r w:rsidRPr="00724A34">
              <w:rPr>
                <w:rFonts w:ascii="TH SarabunPSK" w:hAnsi="TH SarabunPSK" w:cs="TH SarabunPSK"/>
                <w:b/>
                <w:bCs/>
                <w:sz w:val="32"/>
                <w:szCs w:val="32"/>
              </w:rPr>
              <w:t xml:space="preserve"> (Results)</w:t>
            </w:r>
          </w:p>
        </w:tc>
        <w:tc>
          <w:tcPr>
            <w:tcW w:w="1589" w:type="dxa"/>
          </w:tcPr>
          <w:p w14:paraId="3B9E7537" w14:textId="77777777" w:rsidR="00DF0A50" w:rsidRPr="00724A34" w:rsidRDefault="00DF0A50"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ผลการทดสอบ</w:t>
            </w:r>
            <w:r w:rsidRPr="00724A34">
              <w:rPr>
                <w:rFonts w:ascii="TH SarabunPSK" w:hAnsi="TH SarabunPSK" w:cs="TH SarabunPSK"/>
                <w:b/>
                <w:bCs/>
                <w:sz w:val="32"/>
                <w:szCs w:val="32"/>
              </w:rPr>
              <w:t xml:space="preserve"> (Evaluation Results)</w:t>
            </w:r>
          </w:p>
        </w:tc>
      </w:tr>
      <w:tr w:rsidR="00DF0A50" w:rsidRPr="00724A34" w14:paraId="6BF5FCF7" w14:textId="77777777" w:rsidTr="0024327F">
        <w:tc>
          <w:tcPr>
            <w:tcW w:w="1861" w:type="dxa"/>
          </w:tcPr>
          <w:p w14:paraId="284FD5E1" w14:textId="77777777" w:rsidR="00DF0A50" w:rsidRPr="00724A34" w:rsidRDefault="00DF0A50"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t>1</w:t>
            </w:r>
          </w:p>
        </w:tc>
        <w:tc>
          <w:tcPr>
            <w:tcW w:w="1825" w:type="dxa"/>
          </w:tcPr>
          <w:p w14:paraId="19CCE099" w14:textId="26D289AC" w:rsidR="00DF0A50" w:rsidRPr="00724A34" w:rsidRDefault="00DF0A50" w:rsidP="007C0BEB">
            <w:pPr>
              <w:tabs>
                <w:tab w:val="left" w:pos="567"/>
                <w:tab w:val="left" w:pos="1418"/>
              </w:tabs>
              <w:jc w:val="center"/>
              <w:rPr>
                <w:rFonts w:ascii="TH SarabunPSK" w:hAnsi="TH SarabunPSK" w:cs="TH SarabunPSK"/>
                <w:sz w:val="32"/>
                <w:szCs w:val="32"/>
              </w:rPr>
            </w:pPr>
            <w:r w:rsidRPr="00DF0A50">
              <w:rPr>
                <w:rFonts w:ascii="TH SarabunPSK" w:hAnsi="TH SarabunPSK" w:cs="TH SarabunPSK"/>
                <w:sz w:val="32"/>
                <w:szCs w:val="32"/>
                <w:cs/>
              </w:rPr>
              <w:t xml:space="preserve">เข้าสู่หน้า </w:t>
            </w:r>
            <w:r w:rsidRPr="00DF0A50">
              <w:rPr>
                <w:rFonts w:ascii="TH SarabunPSK" w:hAnsi="TH SarabunPSK" w:cs="TH SarabunPSK"/>
                <w:sz w:val="32"/>
                <w:szCs w:val="32"/>
              </w:rPr>
              <w:t xml:space="preserve">Lobby </w:t>
            </w:r>
            <w:r w:rsidRPr="00DF0A50">
              <w:rPr>
                <w:rFonts w:ascii="TH SarabunPSK" w:hAnsi="TH SarabunPSK" w:cs="TH SarabunPSK"/>
                <w:sz w:val="32"/>
                <w:szCs w:val="32"/>
                <w:cs/>
              </w:rPr>
              <w:t>หลังล็อกอิน</w:t>
            </w:r>
          </w:p>
        </w:tc>
        <w:tc>
          <w:tcPr>
            <w:tcW w:w="2263" w:type="dxa"/>
          </w:tcPr>
          <w:p w14:paraId="63D10879" w14:textId="32C958B7" w:rsidR="00DF0A50" w:rsidRPr="00724A34" w:rsidRDefault="00DF0A50" w:rsidP="007C0BEB">
            <w:pPr>
              <w:tabs>
                <w:tab w:val="left" w:pos="567"/>
                <w:tab w:val="left" w:pos="1418"/>
              </w:tabs>
              <w:jc w:val="center"/>
              <w:rPr>
                <w:rFonts w:ascii="TH SarabunPSK" w:hAnsi="TH SarabunPSK" w:cs="TH SarabunPSK"/>
                <w:sz w:val="32"/>
                <w:szCs w:val="32"/>
                <w:cs/>
              </w:rPr>
            </w:pPr>
            <w:r w:rsidRPr="00DF0A50">
              <w:rPr>
                <w:rFonts w:ascii="TH SarabunPSK" w:hAnsi="TH SarabunPSK" w:cs="TH SarabunPSK"/>
                <w:sz w:val="32"/>
                <w:szCs w:val="32"/>
                <w:cs/>
              </w:rPr>
              <w:t>ระบบแสดงข้อมูลผู้ใช้ (รูปโปรไฟล์</w:t>
            </w:r>
            <w:r w:rsidRPr="00DF0A50">
              <w:rPr>
                <w:rFonts w:ascii="TH SarabunPSK" w:hAnsi="TH SarabunPSK" w:cs="TH SarabunPSK"/>
                <w:sz w:val="32"/>
                <w:szCs w:val="32"/>
              </w:rPr>
              <w:t xml:space="preserve">, </w:t>
            </w:r>
            <w:r w:rsidRPr="00DF0A50">
              <w:rPr>
                <w:rFonts w:ascii="TH SarabunPSK" w:hAnsi="TH SarabunPSK" w:cs="TH SarabunPSK"/>
                <w:sz w:val="32"/>
                <w:szCs w:val="32"/>
                <w:cs/>
              </w:rPr>
              <w:t>ชื่อผู้เล่น)</w:t>
            </w:r>
            <w:r w:rsidRPr="00DF0A50">
              <w:rPr>
                <w:rFonts w:ascii="TH SarabunPSK" w:hAnsi="TH SarabunPSK" w:cs="TH SarabunPSK"/>
                <w:sz w:val="32"/>
                <w:szCs w:val="32"/>
              </w:rPr>
              <w:t xml:space="preserve">, </w:t>
            </w:r>
            <w:r w:rsidRPr="00DF0A50">
              <w:rPr>
                <w:rFonts w:ascii="TH SarabunPSK" w:hAnsi="TH SarabunPSK" w:cs="TH SarabunPSK"/>
                <w:sz w:val="32"/>
                <w:szCs w:val="32"/>
                <w:cs/>
              </w:rPr>
              <w:t>สถิติชนะรวม และจำนวนเหรียญแร่อาสโทรเนียม ได้ถูกต้องตามฐานข้อมูล</w:t>
            </w:r>
          </w:p>
        </w:tc>
        <w:tc>
          <w:tcPr>
            <w:tcW w:w="1478" w:type="dxa"/>
          </w:tcPr>
          <w:p w14:paraId="653F0151" w14:textId="5FE50A21" w:rsidR="00DF0A50" w:rsidRPr="00724A34" w:rsidRDefault="00DF0A50" w:rsidP="007C0BEB">
            <w:pPr>
              <w:tabs>
                <w:tab w:val="left" w:pos="567"/>
                <w:tab w:val="left" w:pos="1418"/>
              </w:tabs>
              <w:jc w:val="center"/>
              <w:rPr>
                <w:rFonts w:ascii="TH SarabunPSK" w:hAnsi="TH SarabunPSK" w:cs="TH SarabunPSK"/>
                <w:sz w:val="32"/>
                <w:szCs w:val="32"/>
              </w:rPr>
            </w:pPr>
            <w:r w:rsidRPr="00DF0A50">
              <w:rPr>
                <w:rFonts w:ascii="TH SarabunPSK" w:hAnsi="TH SarabunPSK" w:cs="TH SarabunPSK"/>
                <w:sz w:val="32"/>
                <w:szCs w:val="32"/>
                <w:cs/>
              </w:rPr>
              <w:t>แสดงข้อมูลผู้ใช้ สถิติชนะ และเหรียญแร่อาสโทรเนียมถูกต้อง</w:t>
            </w:r>
          </w:p>
        </w:tc>
        <w:tc>
          <w:tcPr>
            <w:tcW w:w="1589" w:type="dxa"/>
          </w:tcPr>
          <w:p w14:paraId="3D2267D4" w14:textId="77777777" w:rsidR="00DF0A50" w:rsidRPr="00724A34" w:rsidRDefault="00DF0A50"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t>ผ่าน</w:t>
            </w:r>
          </w:p>
        </w:tc>
      </w:tr>
      <w:tr w:rsidR="0024327F" w:rsidRPr="00724A34" w14:paraId="785122F6" w14:textId="77777777" w:rsidTr="0024327F">
        <w:tc>
          <w:tcPr>
            <w:tcW w:w="1861" w:type="dxa"/>
          </w:tcPr>
          <w:p w14:paraId="26A24671" w14:textId="0C52C5F3" w:rsidR="0024327F" w:rsidRPr="00724A34" w:rsidRDefault="0024327F"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2</w:t>
            </w:r>
          </w:p>
        </w:tc>
        <w:tc>
          <w:tcPr>
            <w:tcW w:w="1825" w:type="dxa"/>
          </w:tcPr>
          <w:p w14:paraId="3A7521FC" w14:textId="60027531" w:rsidR="0024327F" w:rsidRPr="00DF0A50"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ตรวจสอบการแสดงผลข้อมูลยานรบกลางหน้าจอ</w:t>
            </w:r>
          </w:p>
        </w:tc>
        <w:tc>
          <w:tcPr>
            <w:tcW w:w="2263" w:type="dxa"/>
          </w:tcPr>
          <w:p w14:paraId="3AA59E95" w14:textId="6C724FF3" w:rsidR="0024327F" w:rsidRPr="00DF0A50"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ระบบแสดงโมเดล ภาพยานรบ (</w:t>
            </w:r>
            <w:r w:rsidRPr="0024327F">
              <w:rPr>
                <w:rFonts w:ascii="TH SarabunPSK" w:hAnsi="TH SarabunPSK" w:cs="TH SarabunPSK"/>
                <w:sz w:val="32"/>
                <w:szCs w:val="32"/>
              </w:rPr>
              <w:t xml:space="preserve">Nebula Ghost), </w:t>
            </w:r>
            <w:r w:rsidRPr="0024327F">
              <w:rPr>
                <w:rFonts w:ascii="TH SarabunPSK" w:hAnsi="TH SarabunPSK" w:cs="TH SarabunPSK"/>
                <w:sz w:val="32"/>
                <w:szCs w:val="32"/>
                <w:cs/>
              </w:rPr>
              <w:t>ชื่อยาน และค่าพลังพื้นฐาน (</w:t>
            </w:r>
            <w:r w:rsidRPr="0024327F">
              <w:rPr>
                <w:rFonts w:ascii="TH SarabunPSK" w:hAnsi="TH SarabunPSK" w:cs="TH SarabunPSK"/>
                <w:sz w:val="32"/>
                <w:szCs w:val="32"/>
              </w:rPr>
              <w:t xml:space="preserve">HP, </w:t>
            </w:r>
            <w:r w:rsidRPr="0024327F">
              <w:rPr>
                <w:rFonts w:ascii="TH SarabunPSK" w:hAnsi="TH SarabunPSK" w:cs="TH SarabunPSK"/>
                <w:sz w:val="32"/>
                <w:szCs w:val="32"/>
                <w:cs/>
              </w:rPr>
              <w:t>ความเร็ว</w:t>
            </w:r>
            <w:r w:rsidRPr="0024327F">
              <w:rPr>
                <w:rFonts w:ascii="TH SarabunPSK" w:hAnsi="TH SarabunPSK" w:cs="TH SarabunPSK"/>
                <w:sz w:val="32"/>
                <w:szCs w:val="32"/>
              </w:rPr>
              <w:t xml:space="preserve">, </w:t>
            </w:r>
            <w:r w:rsidRPr="0024327F">
              <w:rPr>
                <w:rFonts w:ascii="TH SarabunPSK" w:hAnsi="TH SarabunPSK" w:cs="TH SarabunPSK"/>
                <w:sz w:val="32"/>
                <w:szCs w:val="32"/>
                <w:cs/>
              </w:rPr>
              <w:t>พลังโจมตี</w:t>
            </w:r>
            <w:r w:rsidRPr="0024327F">
              <w:rPr>
                <w:rFonts w:ascii="TH SarabunPSK" w:hAnsi="TH SarabunPSK" w:cs="TH SarabunPSK"/>
                <w:sz w:val="32"/>
                <w:szCs w:val="32"/>
              </w:rPr>
              <w:t xml:space="preserve">, </w:t>
            </w:r>
            <w:r w:rsidRPr="0024327F">
              <w:rPr>
                <w:rFonts w:ascii="TH SarabunPSK" w:hAnsi="TH SarabunPSK" w:cs="TH SarabunPSK"/>
                <w:sz w:val="32"/>
                <w:szCs w:val="32"/>
                <w:cs/>
              </w:rPr>
              <w:t>สกิลประจำยาน) ได้ถูกต้อง</w:t>
            </w:r>
          </w:p>
        </w:tc>
        <w:tc>
          <w:tcPr>
            <w:tcW w:w="1478" w:type="dxa"/>
          </w:tcPr>
          <w:p w14:paraId="7EC19264" w14:textId="2F3FF4C0" w:rsidR="0024327F" w:rsidRPr="00DF0A50"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 xml:space="preserve">แสดงรายละเอียดและค่าพลังของยาน </w:t>
            </w:r>
            <w:r w:rsidRPr="0024327F">
              <w:rPr>
                <w:rFonts w:ascii="TH SarabunPSK" w:hAnsi="TH SarabunPSK" w:cs="TH SarabunPSK"/>
                <w:sz w:val="32"/>
                <w:szCs w:val="32"/>
              </w:rPr>
              <w:t xml:space="preserve">Nebula Ghost </w:t>
            </w:r>
            <w:r w:rsidRPr="0024327F">
              <w:rPr>
                <w:rFonts w:ascii="TH SarabunPSK" w:hAnsi="TH SarabunPSK" w:cs="TH SarabunPSK"/>
                <w:sz w:val="32"/>
                <w:szCs w:val="32"/>
                <w:cs/>
              </w:rPr>
              <w:t>ถูกต้อง</w:t>
            </w:r>
          </w:p>
        </w:tc>
        <w:tc>
          <w:tcPr>
            <w:tcW w:w="1589" w:type="dxa"/>
          </w:tcPr>
          <w:p w14:paraId="631A057B" w14:textId="440764E8" w:rsidR="0024327F" w:rsidRPr="00724A34" w:rsidRDefault="0024327F" w:rsidP="007C0BEB">
            <w:pPr>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ผ่าน</w:t>
            </w:r>
          </w:p>
        </w:tc>
      </w:tr>
      <w:tr w:rsidR="0024327F" w:rsidRPr="00724A34" w14:paraId="1C41E2B0" w14:textId="77777777" w:rsidTr="0024327F">
        <w:tc>
          <w:tcPr>
            <w:tcW w:w="1861" w:type="dxa"/>
          </w:tcPr>
          <w:p w14:paraId="647F52F6" w14:textId="729EC598" w:rsidR="0024327F" w:rsidRPr="00724A34" w:rsidRDefault="0024327F" w:rsidP="007C0BEB">
            <w:pPr>
              <w:tabs>
                <w:tab w:val="left" w:pos="567"/>
                <w:tab w:val="left" w:pos="1418"/>
              </w:tabs>
              <w:jc w:val="center"/>
              <w:rPr>
                <w:rFonts w:ascii="TH SarabunPSK" w:hAnsi="TH SarabunPSK" w:cs="TH SarabunPSK"/>
                <w:sz w:val="32"/>
                <w:szCs w:val="32"/>
                <w:cs/>
              </w:rPr>
            </w:pPr>
            <w:r>
              <w:rPr>
                <w:rFonts w:ascii="TH SarabunPSK" w:hAnsi="TH SarabunPSK" w:cs="TH SarabunPSK"/>
                <w:sz w:val="32"/>
                <w:szCs w:val="32"/>
              </w:rPr>
              <w:lastRenderedPageBreak/>
              <w:t>3</w:t>
            </w:r>
          </w:p>
        </w:tc>
        <w:tc>
          <w:tcPr>
            <w:tcW w:w="1825" w:type="dxa"/>
          </w:tcPr>
          <w:p w14:paraId="039E92AB" w14:textId="24BD85C2" w:rsidR="0024327F" w:rsidRPr="00DF0A50"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กดปุ่ม</w:t>
            </w:r>
            <w:r w:rsidRPr="0024327F">
              <w:rPr>
                <w:rFonts w:ascii="TH SarabunPSK" w:hAnsi="TH SarabunPSK" w:cs="TH SarabunPSK"/>
                <w:sz w:val="32"/>
                <w:szCs w:val="32"/>
              </w:rPr>
              <w:t xml:space="preserve"> </w:t>
            </w:r>
            <w:r w:rsidRPr="0024327F">
              <w:rPr>
                <w:rFonts w:ascii="TH SarabunPSK" w:hAnsi="TH SarabunPSK" w:cs="TH SarabunPSK"/>
                <w:sz w:val="32"/>
                <w:szCs w:val="32"/>
                <w:cs/>
              </w:rPr>
              <w:t>คลัง</w:t>
            </w:r>
          </w:p>
        </w:tc>
        <w:tc>
          <w:tcPr>
            <w:tcW w:w="2263" w:type="dxa"/>
          </w:tcPr>
          <w:p w14:paraId="756D61CA" w14:textId="1FCEA8FC" w:rsidR="0024327F" w:rsidRPr="00DF0A50"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ระบบนำผู้เล่นไปยังหน้าคลังยานรบ เพื่อดูรายละเอียดยาน หรือเปลี่ยนยานรบที่จะนำไปใช้งาน</w:t>
            </w:r>
          </w:p>
        </w:tc>
        <w:tc>
          <w:tcPr>
            <w:tcW w:w="1478" w:type="dxa"/>
          </w:tcPr>
          <w:p w14:paraId="004D8104" w14:textId="3E399E19" w:rsidR="0024327F" w:rsidRPr="00DF0A50"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สลับไปหน้าคลังยานรบสำเร็จ</w:t>
            </w:r>
          </w:p>
        </w:tc>
        <w:tc>
          <w:tcPr>
            <w:tcW w:w="1589" w:type="dxa"/>
          </w:tcPr>
          <w:p w14:paraId="385B2908" w14:textId="194AF5E1" w:rsidR="0024327F" w:rsidRPr="00724A34" w:rsidRDefault="0024327F" w:rsidP="007C0BEB">
            <w:pPr>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ผ่าน</w:t>
            </w:r>
          </w:p>
        </w:tc>
      </w:tr>
      <w:tr w:rsidR="0024327F" w:rsidRPr="00724A34" w14:paraId="2D1AAC0D" w14:textId="77777777" w:rsidTr="0024327F">
        <w:tc>
          <w:tcPr>
            <w:tcW w:w="1861" w:type="dxa"/>
          </w:tcPr>
          <w:p w14:paraId="6F52D9A9" w14:textId="5DCB7D6D" w:rsidR="0024327F" w:rsidRPr="00724A34" w:rsidRDefault="0024327F" w:rsidP="007C0BEB">
            <w:pPr>
              <w:tabs>
                <w:tab w:val="left" w:pos="567"/>
                <w:tab w:val="left" w:pos="1418"/>
              </w:tabs>
              <w:jc w:val="center"/>
              <w:rPr>
                <w:rFonts w:ascii="TH SarabunPSK" w:hAnsi="TH SarabunPSK" w:cs="TH SarabunPSK"/>
                <w:sz w:val="32"/>
                <w:szCs w:val="32"/>
                <w:cs/>
              </w:rPr>
            </w:pPr>
            <w:r>
              <w:rPr>
                <w:rFonts w:ascii="TH SarabunPSK" w:hAnsi="TH SarabunPSK" w:cs="TH SarabunPSK"/>
                <w:sz w:val="32"/>
                <w:szCs w:val="32"/>
              </w:rPr>
              <w:t>4</w:t>
            </w:r>
          </w:p>
        </w:tc>
        <w:tc>
          <w:tcPr>
            <w:tcW w:w="1825" w:type="dxa"/>
          </w:tcPr>
          <w:p w14:paraId="58752599" w14:textId="6FFB68AD" w:rsidR="0024327F" w:rsidRPr="00DF0A50"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กดปุ่ม</w:t>
            </w:r>
            <w:r w:rsidRPr="0024327F">
              <w:rPr>
                <w:rFonts w:ascii="TH SarabunPSK" w:hAnsi="TH SarabunPSK" w:cs="TH SarabunPSK"/>
                <w:sz w:val="32"/>
                <w:szCs w:val="32"/>
              </w:rPr>
              <w:t xml:space="preserve"> </w:t>
            </w:r>
            <w:r w:rsidRPr="0024327F">
              <w:rPr>
                <w:rFonts w:ascii="TH SarabunPSK" w:hAnsi="TH SarabunPSK" w:cs="TH SarabunPSK"/>
                <w:sz w:val="32"/>
                <w:szCs w:val="32"/>
                <w:cs/>
              </w:rPr>
              <w:t>ตั้งค่า</w:t>
            </w:r>
          </w:p>
        </w:tc>
        <w:tc>
          <w:tcPr>
            <w:tcW w:w="2263" w:type="dxa"/>
          </w:tcPr>
          <w:p w14:paraId="21304C81" w14:textId="03974A02" w:rsidR="0024327F" w:rsidRPr="00DF0A50"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 xml:space="preserve">ระบบเปิดหน้าต่าง/ป๊อปอัปตั้งค่าระบบ (เช่น ปรับระดับเสียง </w:t>
            </w:r>
            <w:r w:rsidRPr="0024327F">
              <w:rPr>
                <w:rFonts w:ascii="TH SarabunPSK" w:hAnsi="TH SarabunPSK" w:cs="TH SarabunPSK"/>
                <w:sz w:val="32"/>
                <w:szCs w:val="32"/>
              </w:rPr>
              <w:t xml:space="preserve">BGM/SFX </w:t>
            </w:r>
            <w:r w:rsidRPr="0024327F">
              <w:rPr>
                <w:rFonts w:ascii="TH SarabunPSK" w:hAnsi="TH SarabunPSK" w:cs="TH SarabunPSK"/>
                <w:sz w:val="32"/>
                <w:szCs w:val="32"/>
                <w:cs/>
              </w:rPr>
              <w:t>หรือตั้งค่า)</w:t>
            </w:r>
          </w:p>
        </w:tc>
        <w:tc>
          <w:tcPr>
            <w:tcW w:w="1478" w:type="dxa"/>
          </w:tcPr>
          <w:p w14:paraId="54F3B63F" w14:textId="3334E2FA" w:rsidR="0024327F" w:rsidRPr="00DF0A50"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หน้าต่างตั้งค่าแสดงขึ้นมาถูกต้อง</w:t>
            </w:r>
          </w:p>
        </w:tc>
        <w:tc>
          <w:tcPr>
            <w:tcW w:w="1589" w:type="dxa"/>
          </w:tcPr>
          <w:p w14:paraId="24A3705F" w14:textId="6BC77474" w:rsidR="0024327F" w:rsidRPr="00724A34" w:rsidRDefault="0024327F" w:rsidP="007C0BEB">
            <w:pPr>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ผ่าน</w:t>
            </w:r>
          </w:p>
        </w:tc>
      </w:tr>
      <w:tr w:rsidR="0024327F" w:rsidRPr="00724A34" w14:paraId="45929C98" w14:textId="77777777" w:rsidTr="009E7BA0">
        <w:tc>
          <w:tcPr>
            <w:tcW w:w="1861" w:type="dxa"/>
            <w:tcBorders>
              <w:bottom w:val="single" w:sz="4" w:space="0" w:color="auto"/>
            </w:tcBorders>
          </w:tcPr>
          <w:p w14:paraId="20764B00" w14:textId="248E3B74" w:rsidR="0024327F" w:rsidRDefault="0024327F"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5</w:t>
            </w:r>
          </w:p>
        </w:tc>
        <w:tc>
          <w:tcPr>
            <w:tcW w:w="1825" w:type="dxa"/>
          </w:tcPr>
          <w:p w14:paraId="75280AE6" w14:textId="20254626"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กดปุ่ม</w:t>
            </w:r>
            <w:r w:rsidRPr="0024327F">
              <w:rPr>
                <w:rFonts w:ascii="TH SarabunPSK" w:hAnsi="TH SarabunPSK" w:cs="TH SarabunPSK"/>
                <w:sz w:val="32"/>
                <w:szCs w:val="32"/>
              </w:rPr>
              <w:t xml:space="preserve"> </w:t>
            </w:r>
            <w:r w:rsidRPr="0024327F">
              <w:rPr>
                <w:rFonts w:ascii="TH SarabunPSK" w:hAnsi="TH SarabunPSK" w:cs="TH SarabunPSK"/>
                <w:sz w:val="32"/>
                <w:szCs w:val="32"/>
                <w:cs/>
              </w:rPr>
              <w:t xml:space="preserve">เล่นเกม (สุ่มจับคู่ </w:t>
            </w:r>
            <w:r w:rsidRPr="0024327F">
              <w:rPr>
                <w:rFonts w:ascii="TH SarabunPSK" w:hAnsi="TH SarabunPSK" w:cs="TH SarabunPSK"/>
                <w:sz w:val="32"/>
                <w:szCs w:val="32"/>
              </w:rPr>
              <w:t>Quick Match)</w:t>
            </w:r>
          </w:p>
        </w:tc>
        <w:tc>
          <w:tcPr>
            <w:tcW w:w="2263" w:type="dxa"/>
          </w:tcPr>
          <w:p w14:paraId="1C3719D6" w14:textId="1AC2B6E9"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 xml:space="preserve">ระบบทำการค้นหาห้องแข่งขันที่มีอยู่ในระบบอัตโนมัติเพื่อเข้าเล่น </w:t>
            </w:r>
          </w:p>
        </w:tc>
        <w:tc>
          <w:tcPr>
            <w:tcW w:w="1478" w:type="dxa"/>
          </w:tcPr>
          <w:p w14:paraId="08E6D906" w14:textId="5AE71C2D"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เริ่มระบบสุ่มจับคู่และนำเข้าสู่ห้องแข่งขันได้สำเร็จ</w:t>
            </w:r>
          </w:p>
        </w:tc>
        <w:tc>
          <w:tcPr>
            <w:tcW w:w="1589" w:type="dxa"/>
          </w:tcPr>
          <w:p w14:paraId="1B206A16" w14:textId="22FB6C0C" w:rsidR="0024327F" w:rsidRPr="00724A34" w:rsidRDefault="0024327F" w:rsidP="007C0BEB">
            <w:pPr>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ผ่าน</w:t>
            </w:r>
          </w:p>
        </w:tc>
      </w:tr>
      <w:tr w:rsidR="0024327F" w:rsidRPr="00724A34" w14:paraId="4B89B63C" w14:textId="77777777" w:rsidTr="009E7BA0">
        <w:tc>
          <w:tcPr>
            <w:tcW w:w="1861" w:type="dxa"/>
            <w:tcBorders>
              <w:bottom w:val="single" w:sz="4" w:space="0" w:color="auto"/>
            </w:tcBorders>
          </w:tcPr>
          <w:p w14:paraId="66DC08F2" w14:textId="7D20FF39" w:rsidR="0024327F" w:rsidRDefault="0024327F"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6</w:t>
            </w:r>
          </w:p>
        </w:tc>
        <w:tc>
          <w:tcPr>
            <w:tcW w:w="1825" w:type="dxa"/>
          </w:tcPr>
          <w:p w14:paraId="22502094" w14:textId="7CFB756F"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กดปุ่ม</w:t>
            </w:r>
            <w:r w:rsidRPr="0024327F">
              <w:rPr>
                <w:rFonts w:ascii="TH SarabunPSK" w:hAnsi="TH SarabunPSK" w:cs="TH SarabunPSK"/>
                <w:sz w:val="32"/>
                <w:szCs w:val="32"/>
              </w:rPr>
              <w:t xml:space="preserve"> </w:t>
            </w:r>
            <w:r w:rsidRPr="0024327F">
              <w:rPr>
                <w:rFonts w:ascii="TH SarabunPSK" w:hAnsi="TH SarabunPSK" w:cs="TH SarabunPSK"/>
                <w:sz w:val="32"/>
                <w:szCs w:val="32"/>
                <w:cs/>
              </w:rPr>
              <w:t>สร้างห้อง</w:t>
            </w:r>
          </w:p>
        </w:tc>
        <w:tc>
          <w:tcPr>
            <w:tcW w:w="2263" w:type="dxa"/>
          </w:tcPr>
          <w:p w14:paraId="76FEA07C" w14:textId="789FB594"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ระบบเปิดหน้าต่างกำหนดรายละเอียดห้องแข่งขัน (เช่น เลือกด่าน/ตั้งชื่อห้อง) หรือทำการสร้างห้องรอแข่งเพื่อรอผู้เล่นอื่นเข้าร่วม</w:t>
            </w:r>
          </w:p>
        </w:tc>
        <w:tc>
          <w:tcPr>
            <w:tcW w:w="1478" w:type="dxa"/>
          </w:tcPr>
          <w:p w14:paraId="215FA345" w14:textId="395DBB95"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สร้างห้องแข่งขันสำเร็จ และนำผู้เล่นเข้าสู่ห้องรอแข่ง</w:t>
            </w:r>
          </w:p>
        </w:tc>
        <w:tc>
          <w:tcPr>
            <w:tcW w:w="1589" w:type="dxa"/>
          </w:tcPr>
          <w:p w14:paraId="6D074908" w14:textId="0DFCBC91" w:rsidR="0024327F" w:rsidRPr="00724A34" w:rsidRDefault="0024327F" w:rsidP="00D810AA">
            <w:pPr>
              <w:keepNext/>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ผ่าน</w:t>
            </w:r>
          </w:p>
        </w:tc>
      </w:tr>
    </w:tbl>
    <w:p w14:paraId="690A1821" w14:textId="77777777" w:rsidR="00D810AA" w:rsidRDefault="00D810AA" w:rsidP="0024327F">
      <w:pPr>
        <w:pStyle w:val="Default"/>
        <w:ind w:firstLine="720"/>
        <w:rPr>
          <w:rFonts w:ascii="TH SarabunPSK" w:hAnsi="TH SarabunPSK" w:cs="TH SarabunPSK"/>
          <w:sz w:val="32"/>
          <w:szCs w:val="32"/>
        </w:rPr>
      </w:pPr>
    </w:p>
    <w:p w14:paraId="0B7E143A" w14:textId="77777777" w:rsidR="002A1F06" w:rsidRDefault="002A1F06" w:rsidP="0024327F">
      <w:pPr>
        <w:pStyle w:val="Default"/>
        <w:ind w:firstLine="720"/>
        <w:rPr>
          <w:rFonts w:ascii="TH SarabunPSK" w:hAnsi="TH SarabunPSK" w:cs="TH SarabunPSK"/>
          <w:sz w:val="32"/>
          <w:szCs w:val="32"/>
        </w:rPr>
      </w:pPr>
    </w:p>
    <w:p w14:paraId="253EB782" w14:textId="77777777" w:rsidR="002A1F06" w:rsidRDefault="002A1F06" w:rsidP="0024327F">
      <w:pPr>
        <w:pStyle w:val="Default"/>
        <w:ind w:firstLine="720"/>
        <w:rPr>
          <w:rFonts w:ascii="TH SarabunPSK" w:hAnsi="TH SarabunPSK" w:cs="TH SarabunPSK"/>
          <w:sz w:val="32"/>
          <w:szCs w:val="32"/>
        </w:rPr>
      </w:pPr>
    </w:p>
    <w:p w14:paraId="53AB918A" w14:textId="77777777" w:rsidR="002A1F06" w:rsidRDefault="002A1F06" w:rsidP="0024327F">
      <w:pPr>
        <w:pStyle w:val="Default"/>
        <w:ind w:firstLine="720"/>
        <w:rPr>
          <w:rFonts w:ascii="TH SarabunPSK" w:hAnsi="TH SarabunPSK" w:cs="TH SarabunPSK"/>
          <w:sz w:val="32"/>
          <w:szCs w:val="32"/>
        </w:rPr>
      </w:pPr>
    </w:p>
    <w:p w14:paraId="7EDADBB5" w14:textId="77777777" w:rsidR="002A1F06" w:rsidRDefault="002A1F06" w:rsidP="0024327F">
      <w:pPr>
        <w:pStyle w:val="Default"/>
        <w:ind w:firstLine="720"/>
        <w:rPr>
          <w:rFonts w:ascii="TH SarabunPSK" w:hAnsi="TH SarabunPSK" w:cs="TH SarabunPSK"/>
          <w:sz w:val="32"/>
          <w:szCs w:val="32"/>
        </w:rPr>
      </w:pPr>
    </w:p>
    <w:p w14:paraId="7E7F4EC9" w14:textId="77777777" w:rsidR="002A1F06" w:rsidRDefault="002A1F06" w:rsidP="0024327F">
      <w:pPr>
        <w:pStyle w:val="Default"/>
        <w:ind w:firstLine="720"/>
        <w:rPr>
          <w:rFonts w:ascii="TH SarabunPSK" w:hAnsi="TH SarabunPSK" w:cs="TH SarabunPSK"/>
          <w:sz w:val="32"/>
          <w:szCs w:val="32"/>
        </w:rPr>
      </w:pPr>
    </w:p>
    <w:p w14:paraId="5DF59F48" w14:textId="77777777" w:rsidR="002A1F06" w:rsidRDefault="002A1F06" w:rsidP="0024327F">
      <w:pPr>
        <w:pStyle w:val="Default"/>
        <w:ind w:firstLine="720"/>
        <w:rPr>
          <w:rFonts w:ascii="TH SarabunPSK" w:hAnsi="TH SarabunPSK" w:cs="TH SarabunPSK"/>
          <w:sz w:val="32"/>
          <w:szCs w:val="32"/>
        </w:rPr>
      </w:pPr>
    </w:p>
    <w:p w14:paraId="3476FC72" w14:textId="77777777" w:rsidR="002A1F06" w:rsidRDefault="002A1F06" w:rsidP="0024327F">
      <w:pPr>
        <w:pStyle w:val="Default"/>
        <w:ind w:firstLine="720"/>
        <w:rPr>
          <w:rFonts w:ascii="TH SarabunPSK" w:hAnsi="TH SarabunPSK" w:cs="TH SarabunPSK"/>
          <w:sz w:val="32"/>
          <w:szCs w:val="32"/>
        </w:rPr>
      </w:pPr>
    </w:p>
    <w:p w14:paraId="710E1F22" w14:textId="77777777" w:rsidR="002A1F06" w:rsidRDefault="002A1F06" w:rsidP="0024327F">
      <w:pPr>
        <w:pStyle w:val="Default"/>
        <w:ind w:firstLine="720"/>
        <w:rPr>
          <w:rFonts w:ascii="TH SarabunPSK" w:hAnsi="TH SarabunPSK" w:cs="TH SarabunPSK"/>
          <w:sz w:val="32"/>
          <w:szCs w:val="32"/>
        </w:rPr>
      </w:pPr>
    </w:p>
    <w:p w14:paraId="02EF4F57" w14:textId="12641311" w:rsidR="0024327F" w:rsidRPr="0024327F" w:rsidRDefault="002A1F06" w:rsidP="002A1F06">
      <w:pPr>
        <w:pStyle w:val="Default"/>
        <w:rPr>
          <w:rFonts w:ascii="TH SarabunPSK" w:hAnsi="TH SarabunPSK" w:cs="TH SarabunPSK"/>
          <w:sz w:val="32"/>
          <w:szCs w:val="32"/>
        </w:rPr>
      </w:pPr>
      <w:r>
        <w:rPr>
          <w:rFonts w:ascii="TH SarabunPSK" w:hAnsi="TH SarabunPSK" w:cs="TH SarabunPSK" w:hint="cs"/>
          <w:sz w:val="32"/>
          <w:szCs w:val="32"/>
          <w:cs/>
        </w:rPr>
        <w:lastRenderedPageBreak/>
        <w:t xml:space="preserve">        </w:t>
      </w:r>
      <w:r w:rsidR="0024327F" w:rsidRPr="00DF0A50">
        <w:rPr>
          <w:rFonts w:ascii="TH SarabunPSK" w:hAnsi="TH SarabunPSK" w:cs="TH SarabunPSK"/>
          <w:sz w:val="32"/>
          <w:szCs w:val="32"/>
        </w:rPr>
        <w:t>4.2.</w:t>
      </w:r>
      <w:r w:rsidR="00B64CC8">
        <w:rPr>
          <w:rFonts w:ascii="TH SarabunPSK" w:hAnsi="TH SarabunPSK" w:cs="TH SarabunPSK"/>
          <w:sz w:val="32"/>
          <w:szCs w:val="32"/>
        </w:rPr>
        <w:t>3</w:t>
      </w:r>
      <w:r w:rsidR="0024327F" w:rsidRPr="00DF0A50">
        <w:rPr>
          <w:rFonts w:ascii="TH SarabunPSK" w:hAnsi="TH SarabunPSK" w:cs="TH SarabunPSK"/>
          <w:sz w:val="32"/>
          <w:szCs w:val="32"/>
        </w:rPr>
        <w:t xml:space="preserve"> </w:t>
      </w:r>
      <w:r w:rsidR="0024327F" w:rsidRPr="00DF0A50">
        <w:rPr>
          <w:rFonts w:ascii="TH SarabunPSK" w:hAnsi="TH SarabunPSK" w:cs="TH SarabunPSK"/>
          <w:sz w:val="32"/>
          <w:szCs w:val="32"/>
          <w:cs/>
        </w:rPr>
        <w:t>ผลการทดสอบหน้า</w:t>
      </w:r>
      <w:r w:rsidR="0024327F" w:rsidRPr="0024327F">
        <w:rPr>
          <w:rFonts w:ascii="TH SarabunPSK" w:hAnsi="TH SarabunPSK" w:cs="TH SarabunPSK"/>
          <w:color w:val="0D0D0D"/>
          <w:sz w:val="32"/>
          <w:szCs w:val="32"/>
          <w:cs/>
        </w:rPr>
        <w:t xml:space="preserve">เนื้อหาหน้าคลัง </w:t>
      </w:r>
    </w:p>
    <w:p w14:paraId="1900920D" w14:textId="202EA7E7" w:rsidR="0024327F" w:rsidRDefault="002A1F06" w:rsidP="0024327F">
      <w:pPr>
        <w:pStyle w:val="Default"/>
        <w:ind w:firstLine="720"/>
        <w:rPr>
          <w:rFonts w:ascii="TH SarabunPSK" w:hAnsi="TH SarabunPSK" w:cs="TH SarabunPSK"/>
          <w:color w:val="0D0D0D"/>
          <w:sz w:val="32"/>
          <w:szCs w:val="32"/>
        </w:rPr>
      </w:pPr>
      <w:r w:rsidRPr="009F7AC5">
        <w:rPr>
          <w:rFonts w:ascii="TH SarabunPSK" w:hAnsi="TH SarabunPSK" w:cs="TH SarabunPSK" w:hint="cs"/>
          <w:noProof/>
          <w:color w:val="0D0D0D" w:themeColor="text1" w:themeTint="F2"/>
          <w:sz w:val="32"/>
          <w:szCs w:val="32"/>
        </w:rPr>
        <w:drawing>
          <wp:anchor distT="0" distB="0" distL="114300" distR="114300" simplePos="0" relativeHeight="251734055" behindDoc="0" locked="0" layoutInCell="1" allowOverlap="1" wp14:anchorId="3FFF5110" wp14:editId="2226D8B2">
            <wp:simplePos x="0" y="0"/>
            <wp:positionH relativeFrom="margin">
              <wp:align>center</wp:align>
            </wp:positionH>
            <wp:positionV relativeFrom="margin">
              <wp:posOffset>296220</wp:posOffset>
            </wp:positionV>
            <wp:extent cx="3065780" cy="1724025"/>
            <wp:effectExtent l="0" t="0" r="1270" b="9525"/>
            <wp:wrapSquare wrapText="bothSides"/>
            <wp:docPr id="11"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รูปภาพ 18"/>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bwMode="auto">
                    <a:xfrm>
                      <a:off x="0" y="0"/>
                      <a:ext cx="3065780" cy="1724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1E2">
        <w:rPr>
          <w:noProof/>
        </w:rPr>
        <mc:AlternateContent>
          <mc:Choice Requires="wps">
            <w:drawing>
              <wp:anchor distT="0" distB="0" distL="114300" distR="114300" simplePos="0" relativeHeight="251747367" behindDoc="0" locked="0" layoutInCell="1" allowOverlap="1" wp14:anchorId="6EFBBE44" wp14:editId="14AD6EAD">
                <wp:simplePos x="0" y="0"/>
                <wp:positionH relativeFrom="column">
                  <wp:posOffset>1332230</wp:posOffset>
                </wp:positionH>
                <wp:positionV relativeFrom="paragraph">
                  <wp:posOffset>1790065</wp:posOffset>
                </wp:positionV>
                <wp:extent cx="3066415" cy="635"/>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3066415" cy="635"/>
                        </a:xfrm>
                        <a:prstGeom prst="rect">
                          <a:avLst/>
                        </a:prstGeom>
                        <a:solidFill>
                          <a:prstClr val="white"/>
                        </a:solidFill>
                        <a:ln>
                          <a:noFill/>
                        </a:ln>
                      </wps:spPr>
                      <wps:txbx>
                        <w:txbxContent>
                          <w:p w14:paraId="092FD267" w14:textId="01C27AB7" w:rsidR="00CB61E2" w:rsidRPr="00CB61E2" w:rsidRDefault="00CB61E2" w:rsidP="00CB61E2">
                            <w:pPr>
                              <w:pStyle w:val="af3"/>
                              <w:jc w:val="center"/>
                              <w:rPr>
                                <w:rFonts w:ascii="TH SarabunPSK" w:hAnsi="TH SarabunPSK" w:cs="TH SarabunPSK"/>
                                <w:i w:val="0"/>
                                <w:iCs w:val="0"/>
                                <w:noProof/>
                                <w:color w:val="000000" w:themeColor="text1"/>
                                <w:sz w:val="32"/>
                                <w:szCs w:val="32"/>
                              </w:rPr>
                            </w:pPr>
                            <w:bookmarkStart w:id="281" w:name="_Toc236925681"/>
                            <w:bookmarkStart w:id="282" w:name="_Toc237890439"/>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4</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ผลการทดสอบหน้าเนื้อหาหน้าคลัง</w:t>
                            </w:r>
                            <w:bookmarkEnd w:id="281"/>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FBBE44" id="Text Box 24" o:spid="_x0000_s1053" type="#_x0000_t202" style="position:absolute;left:0;text-align:left;margin-left:104.9pt;margin-top:140.95pt;width:241.45pt;height:.05pt;z-index:2517473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4dtHA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" stroked="f">
                <v:textbox style="mso-fit-shape-to-text:t" inset="0,0,0,0">
                  <w:txbxContent>
                    <w:p w14:paraId="092FD267" w14:textId="01C27AB7" w:rsidR="00CB61E2" w:rsidRPr="00CB61E2" w:rsidRDefault="00CB61E2" w:rsidP="00CB61E2">
                      <w:pPr>
                        <w:pStyle w:val="af3"/>
                        <w:jc w:val="center"/>
                        <w:rPr>
                          <w:rFonts w:ascii="TH SarabunPSK" w:hAnsi="TH SarabunPSK" w:cs="TH SarabunPSK"/>
                          <w:i w:val="0"/>
                          <w:iCs w:val="0"/>
                          <w:noProof/>
                          <w:color w:val="000000" w:themeColor="text1"/>
                          <w:sz w:val="32"/>
                          <w:szCs w:val="32"/>
                        </w:rPr>
                      </w:pPr>
                      <w:bookmarkStart w:id="354" w:name="_Toc236925681"/>
                      <w:bookmarkStart w:id="355" w:name="_Toc237890439"/>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4</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ผลการทดสอบหน้าเนื้อหาหน้าคลัง</w:t>
                      </w:r>
                      <w:bookmarkEnd w:id="354"/>
                      <w:bookmarkEnd w:id="355"/>
                    </w:p>
                  </w:txbxContent>
                </v:textbox>
                <w10:wrap type="square"/>
              </v:shape>
            </w:pict>
          </mc:Fallback>
        </mc:AlternateContent>
      </w:r>
    </w:p>
    <w:p w14:paraId="724E14CD" w14:textId="2DCCADA7" w:rsidR="00AC50DF" w:rsidRDefault="00AC50DF" w:rsidP="0024327F"/>
    <w:p w14:paraId="48811DFA" w14:textId="6B5837D3" w:rsidR="00AC50DF" w:rsidRDefault="00AC50DF" w:rsidP="00B64CC8"/>
    <w:p w14:paraId="549AB6A5" w14:textId="27ADCF16" w:rsidR="00AC50DF" w:rsidRDefault="00AC50DF" w:rsidP="0024327F"/>
    <w:p w14:paraId="7FAA4716" w14:textId="2FFD1E23" w:rsidR="00AC50DF" w:rsidRDefault="00AC50DF" w:rsidP="00B64CC8"/>
    <w:p w14:paraId="46EED04A" w14:textId="61B372FD" w:rsidR="00AC50DF" w:rsidRDefault="00AC50DF" w:rsidP="0024327F"/>
    <w:p w14:paraId="2151D089" w14:textId="458C0815" w:rsidR="00D810AA" w:rsidRDefault="00D810AA" w:rsidP="0024327F"/>
    <w:p w14:paraId="27B39F29" w14:textId="5F00BF0F" w:rsidR="00D810AA" w:rsidRPr="00F7066F" w:rsidRDefault="00D810AA" w:rsidP="00D810AA">
      <w:pPr>
        <w:pStyle w:val="af3"/>
        <w:rPr>
          <w:rFonts w:ascii="TH SarabunPSK" w:hAnsi="TH SarabunPSK" w:cs="TH SarabunPSK"/>
          <w:b/>
          <w:bCs/>
          <w:i w:val="0"/>
          <w:iCs w:val="0"/>
          <w:color w:val="000000" w:themeColor="text1"/>
          <w:sz w:val="32"/>
          <w:szCs w:val="32"/>
        </w:rPr>
      </w:pPr>
      <w:bookmarkStart w:id="283" w:name="_Toc238559759"/>
      <w:bookmarkStart w:id="284" w:name="_Toc241850888"/>
      <w:bookmarkStart w:id="285" w:name="_Toc241852637"/>
      <w:r w:rsidRPr="00F7066F">
        <w:rPr>
          <w:rFonts w:ascii="TH SarabunPSK" w:hAnsi="TH SarabunPSK" w:cs="TH SarabunPSK"/>
          <w:b/>
          <w:bCs/>
          <w:i w:val="0"/>
          <w:iCs w:val="0"/>
          <w:color w:val="000000" w:themeColor="text1"/>
          <w:sz w:val="32"/>
          <w:szCs w:val="32"/>
          <w:cs/>
        </w:rPr>
        <w:t xml:space="preserve">ตารางที่ </w:t>
      </w:r>
      <w:r w:rsidRPr="00F7066F">
        <w:rPr>
          <w:rFonts w:ascii="TH SarabunPSK" w:hAnsi="TH SarabunPSK" w:cs="TH SarabunPSK"/>
          <w:b/>
          <w:bCs/>
          <w:i w:val="0"/>
          <w:iCs w:val="0"/>
          <w:color w:val="000000" w:themeColor="text1"/>
          <w:sz w:val="32"/>
          <w:szCs w:val="32"/>
        </w:rPr>
        <w:t>4.</w:t>
      </w:r>
      <w:r w:rsidRPr="00F7066F">
        <w:rPr>
          <w:rFonts w:ascii="TH SarabunPSK" w:hAnsi="TH SarabunPSK" w:cs="TH SarabunPSK"/>
          <w:b/>
          <w:bCs/>
          <w:i w:val="0"/>
          <w:iCs w:val="0"/>
          <w:color w:val="000000" w:themeColor="text1"/>
          <w:sz w:val="32"/>
          <w:szCs w:val="32"/>
        </w:rPr>
        <w:fldChar w:fldCharType="begin"/>
      </w:r>
      <w:r w:rsidRPr="00F7066F">
        <w:rPr>
          <w:rFonts w:ascii="TH SarabunPSK" w:hAnsi="TH SarabunPSK" w:cs="TH SarabunPSK"/>
          <w:b/>
          <w:bCs/>
          <w:i w:val="0"/>
          <w:iCs w:val="0"/>
          <w:color w:val="000000" w:themeColor="text1"/>
          <w:sz w:val="32"/>
          <w:szCs w:val="32"/>
        </w:rPr>
        <w:instrText xml:space="preserve"> SEQ </w:instrText>
      </w:r>
      <w:r w:rsidRPr="00F7066F">
        <w:rPr>
          <w:rFonts w:ascii="TH SarabunPSK" w:hAnsi="TH SarabunPSK" w:cs="TH SarabunPSK"/>
          <w:b/>
          <w:bCs/>
          <w:i w:val="0"/>
          <w:iCs w:val="0"/>
          <w:color w:val="000000" w:themeColor="text1"/>
          <w:sz w:val="32"/>
          <w:szCs w:val="32"/>
          <w:cs/>
        </w:rPr>
        <w:instrText>ตารางที่</w:instrText>
      </w:r>
      <w:r w:rsidRPr="00F7066F">
        <w:rPr>
          <w:rFonts w:ascii="TH SarabunPSK" w:hAnsi="TH SarabunPSK" w:cs="TH SarabunPSK"/>
          <w:b/>
          <w:bCs/>
          <w:i w:val="0"/>
          <w:iCs w:val="0"/>
          <w:color w:val="000000" w:themeColor="text1"/>
          <w:sz w:val="32"/>
          <w:szCs w:val="32"/>
        </w:rPr>
        <w:instrText xml:space="preserve">_4. \* ARABIC </w:instrText>
      </w:r>
      <w:r w:rsidRPr="00F7066F">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3</w:t>
      </w:r>
      <w:r w:rsidRPr="00F7066F">
        <w:rPr>
          <w:rFonts w:ascii="TH SarabunPSK" w:hAnsi="TH SarabunPSK" w:cs="TH SarabunPSK"/>
          <w:b/>
          <w:bCs/>
          <w:i w:val="0"/>
          <w:iCs w:val="0"/>
          <w:color w:val="000000" w:themeColor="text1"/>
          <w:sz w:val="32"/>
          <w:szCs w:val="32"/>
        </w:rPr>
        <w:fldChar w:fldCharType="end"/>
      </w:r>
      <w:r w:rsidRPr="00F7066F">
        <w:rPr>
          <w:rFonts w:ascii="TH SarabunPSK" w:hAnsi="TH SarabunPSK" w:cs="TH SarabunPSK"/>
          <w:b/>
          <w:bCs/>
          <w:i w:val="0"/>
          <w:iCs w:val="0"/>
          <w:color w:val="000000" w:themeColor="text1"/>
          <w:sz w:val="32"/>
          <w:szCs w:val="32"/>
        </w:rPr>
        <w:t xml:space="preserve"> </w:t>
      </w:r>
      <w:r w:rsidRPr="00F7066F">
        <w:rPr>
          <w:rFonts w:ascii="TH SarabunPSK" w:hAnsi="TH SarabunPSK" w:cs="TH SarabunPSK"/>
          <w:b/>
          <w:bCs/>
          <w:i w:val="0"/>
          <w:iCs w:val="0"/>
          <w:color w:val="000000" w:themeColor="text1"/>
          <w:sz w:val="32"/>
          <w:szCs w:val="32"/>
          <w:cs/>
        </w:rPr>
        <w:t>ผลการทดสอบหน้าเนื้อหาหน้าคลัง</w:t>
      </w:r>
      <w:bookmarkEnd w:id="283"/>
      <w:bookmarkEnd w:id="284"/>
      <w:bookmarkEnd w:id="285"/>
    </w:p>
    <w:tbl>
      <w:tblPr>
        <w:tblStyle w:val="af4"/>
        <w:tblW w:w="0" w:type="auto"/>
        <w:tblLook w:val="04A0" w:firstRow="1" w:lastRow="0" w:firstColumn="1" w:lastColumn="0" w:noHBand="0" w:noVBand="1"/>
      </w:tblPr>
      <w:tblGrid>
        <w:gridCol w:w="1861"/>
        <w:gridCol w:w="1825"/>
        <w:gridCol w:w="2263"/>
        <w:gridCol w:w="1478"/>
        <w:gridCol w:w="1589"/>
      </w:tblGrid>
      <w:tr w:rsidR="0024327F" w:rsidRPr="00724A34" w14:paraId="345B3786" w14:textId="77777777" w:rsidTr="007C0BEB">
        <w:tc>
          <w:tcPr>
            <w:tcW w:w="1861" w:type="dxa"/>
          </w:tcPr>
          <w:p w14:paraId="0234EA72" w14:textId="77777777" w:rsidR="0024327F" w:rsidRPr="00724A34" w:rsidRDefault="0024327F"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กรณีทดสอบ</w:t>
            </w:r>
            <w:r w:rsidRPr="00724A34">
              <w:rPr>
                <w:rFonts w:ascii="TH SarabunPSK" w:hAnsi="TH SarabunPSK" w:cs="TH SarabunPSK"/>
                <w:b/>
                <w:bCs/>
                <w:sz w:val="32"/>
                <w:szCs w:val="32"/>
              </w:rPr>
              <w:t xml:space="preserve"> (#Test Case)</w:t>
            </w:r>
          </w:p>
        </w:tc>
        <w:tc>
          <w:tcPr>
            <w:tcW w:w="1825" w:type="dxa"/>
          </w:tcPr>
          <w:p w14:paraId="4312BAC8" w14:textId="77777777" w:rsidR="0024327F" w:rsidRPr="00724A34" w:rsidRDefault="0024327F"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ข้อมูลนำเข้า</w:t>
            </w:r>
            <w:r w:rsidRPr="00724A34">
              <w:rPr>
                <w:rFonts w:ascii="TH SarabunPSK" w:hAnsi="TH SarabunPSK" w:cs="TH SarabunPSK"/>
                <w:b/>
                <w:bCs/>
                <w:sz w:val="32"/>
                <w:szCs w:val="32"/>
              </w:rPr>
              <w:t xml:space="preserve"> (input Data)</w:t>
            </w:r>
          </w:p>
        </w:tc>
        <w:tc>
          <w:tcPr>
            <w:tcW w:w="2263" w:type="dxa"/>
          </w:tcPr>
          <w:p w14:paraId="40945A4F" w14:textId="77777777" w:rsidR="0024327F" w:rsidRDefault="0024327F"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ผลที่คาดว่าจะ</w:t>
            </w:r>
            <w:r w:rsidRPr="00724A34">
              <w:rPr>
                <w:rFonts w:ascii="TH SarabunPSK" w:hAnsi="TH SarabunPSK" w:cs="TH SarabunPSK"/>
                <w:b/>
                <w:bCs/>
                <w:sz w:val="32"/>
                <w:szCs w:val="32"/>
              </w:rPr>
              <w:t xml:space="preserve"> </w:t>
            </w:r>
            <w:r w:rsidRPr="00724A34">
              <w:rPr>
                <w:rFonts w:ascii="TH SarabunPSK" w:hAnsi="TH SarabunPSK" w:cs="TH SarabunPSK"/>
                <w:b/>
                <w:bCs/>
                <w:sz w:val="32"/>
                <w:szCs w:val="32"/>
                <w:cs/>
              </w:rPr>
              <w:t>ได้รับ</w:t>
            </w:r>
          </w:p>
          <w:p w14:paraId="16595667" w14:textId="77777777" w:rsidR="0024327F" w:rsidRPr="00724A34" w:rsidRDefault="0024327F"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w:t>
            </w:r>
            <w:r w:rsidRPr="00724A34">
              <w:rPr>
                <w:rFonts w:ascii="TH SarabunPSK" w:hAnsi="TH SarabunPSK" w:cs="TH SarabunPSK"/>
                <w:b/>
                <w:bCs/>
                <w:sz w:val="32"/>
                <w:szCs w:val="32"/>
              </w:rPr>
              <w:t>Expecting Results)</w:t>
            </w:r>
          </w:p>
        </w:tc>
        <w:tc>
          <w:tcPr>
            <w:tcW w:w="1478" w:type="dxa"/>
          </w:tcPr>
          <w:p w14:paraId="7C546EC1" w14:textId="77777777" w:rsidR="0024327F" w:rsidRPr="00724A34" w:rsidRDefault="0024327F"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ผลที่ได้รับ</w:t>
            </w:r>
            <w:r w:rsidRPr="00724A34">
              <w:rPr>
                <w:rFonts w:ascii="TH SarabunPSK" w:hAnsi="TH SarabunPSK" w:cs="TH SarabunPSK"/>
                <w:b/>
                <w:bCs/>
                <w:sz w:val="32"/>
                <w:szCs w:val="32"/>
              </w:rPr>
              <w:t xml:space="preserve"> (Results)</w:t>
            </w:r>
          </w:p>
        </w:tc>
        <w:tc>
          <w:tcPr>
            <w:tcW w:w="1589" w:type="dxa"/>
          </w:tcPr>
          <w:p w14:paraId="4E29CAF0" w14:textId="77777777" w:rsidR="0024327F" w:rsidRPr="00724A34" w:rsidRDefault="0024327F"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ผลการทดสอบ</w:t>
            </w:r>
            <w:r w:rsidRPr="00724A34">
              <w:rPr>
                <w:rFonts w:ascii="TH SarabunPSK" w:hAnsi="TH SarabunPSK" w:cs="TH SarabunPSK"/>
                <w:b/>
                <w:bCs/>
                <w:sz w:val="32"/>
                <w:szCs w:val="32"/>
              </w:rPr>
              <w:t xml:space="preserve"> (Evaluation Results)</w:t>
            </w:r>
          </w:p>
        </w:tc>
      </w:tr>
      <w:tr w:rsidR="0024327F" w:rsidRPr="00724A34" w14:paraId="51B0BD32" w14:textId="77777777" w:rsidTr="007C0BEB">
        <w:tc>
          <w:tcPr>
            <w:tcW w:w="1861" w:type="dxa"/>
          </w:tcPr>
          <w:p w14:paraId="2A6DDD75" w14:textId="77777777" w:rsidR="0024327F" w:rsidRPr="00724A34" w:rsidRDefault="0024327F"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t>1</w:t>
            </w:r>
          </w:p>
        </w:tc>
        <w:tc>
          <w:tcPr>
            <w:tcW w:w="1825" w:type="dxa"/>
          </w:tcPr>
          <w:p w14:paraId="53D599CF" w14:textId="140B5A2A" w:rsidR="0024327F" w:rsidRPr="00724A34" w:rsidRDefault="0024327F" w:rsidP="007C0BEB">
            <w:pPr>
              <w:tabs>
                <w:tab w:val="left" w:pos="567"/>
                <w:tab w:val="left" w:pos="1418"/>
              </w:tabs>
              <w:jc w:val="center"/>
              <w:rPr>
                <w:rFonts w:ascii="TH SarabunPSK" w:hAnsi="TH SarabunPSK" w:cs="TH SarabunPSK"/>
                <w:sz w:val="32"/>
                <w:szCs w:val="32"/>
              </w:rPr>
            </w:pPr>
            <w:r w:rsidRPr="0024327F">
              <w:rPr>
                <w:rFonts w:ascii="TH SarabunPSK" w:hAnsi="TH SarabunPSK" w:cs="TH SarabunPSK"/>
                <w:sz w:val="32"/>
                <w:szCs w:val="32"/>
                <w:cs/>
              </w:rPr>
              <w:t>กดปุ่ม คลัง เพื่อเข้าสู่หน้าคลังยานรบ</w:t>
            </w:r>
          </w:p>
        </w:tc>
        <w:tc>
          <w:tcPr>
            <w:tcW w:w="2263" w:type="dxa"/>
          </w:tcPr>
          <w:p w14:paraId="447A7EE7" w14:textId="791ED786" w:rsidR="0024327F" w:rsidRPr="00724A34"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ระบบแสดงชื่อผู้ใช้ จำนวนเหรียญแร่อาสโทรเนียม (</w:t>
            </w:r>
            <w:r w:rsidRPr="0024327F">
              <w:rPr>
                <w:rFonts w:ascii="TH SarabunPSK" w:hAnsi="TH SarabunPSK" w:cs="TH SarabunPSK"/>
                <w:sz w:val="32"/>
                <w:szCs w:val="32"/>
              </w:rPr>
              <w:t xml:space="preserve">1800) </w:t>
            </w:r>
            <w:r w:rsidRPr="0024327F">
              <w:rPr>
                <w:rFonts w:ascii="TH SarabunPSK" w:hAnsi="TH SarabunPSK" w:cs="TH SarabunPSK"/>
                <w:sz w:val="32"/>
                <w:szCs w:val="32"/>
                <w:cs/>
              </w:rPr>
              <w:t xml:space="preserve">รายการยานรบ โมเดลยาน </w:t>
            </w:r>
            <w:r w:rsidR="00F25568">
              <w:rPr>
                <w:rFonts w:ascii="TH SarabunPSK" w:hAnsi="TH SarabunPSK" w:cs="TH SarabunPSK"/>
                <w:sz w:val="32"/>
                <w:szCs w:val="32"/>
              </w:rPr>
              <w:t>2</w:t>
            </w:r>
            <w:r w:rsidRPr="0024327F">
              <w:rPr>
                <w:rFonts w:ascii="TH SarabunPSK" w:hAnsi="TH SarabunPSK" w:cs="TH SarabunPSK"/>
                <w:sz w:val="32"/>
                <w:szCs w:val="32"/>
              </w:rPr>
              <w:t xml:space="preserve">D </w:t>
            </w:r>
            <w:r w:rsidRPr="0024327F">
              <w:rPr>
                <w:rFonts w:ascii="TH SarabunPSK" w:hAnsi="TH SarabunPSK" w:cs="TH SarabunPSK"/>
                <w:sz w:val="32"/>
                <w:szCs w:val="32"/>
                <w:cs/>
              </w:rPr>
              <w:t>และรายการสกิลได้ถูกต้อง</w:t>
            </w:r>
          </w:p>
        </w:tc>
        <w:tc>
          <w:tcPr>
            <w:tcW w:w="1478" w:type="dxa"/>
          </w:tcPr>
          <w:p w14:paraId="2A63428E" w14:textId="56457B11" w:rsidR="0024327F" w:rsidRPr="00724A34" w:rsidRDefault="0024327F" w:rsidP="007C0BEB">
            <w:pPr>
              <w:tabs>
                <w:tab w:val="left" w:pos="567"/>
                <w:tab w:val="left" w:pos="1418"/>
              </w:tabs>
              <w:jc w:val="center"/>
              <w:rPr>
                <w:rFonts w:ascii="TH SarabunPSK" w:hAnsi="TH SarabunPSK" w:cs="TH SarabunPSK"/>
                <w:sz w:val="32"/>
                <w:szCs w:val="32"/>
              </w:rPr>
            </w:pPr>
            <w:r w:rsidRPr="0024327F">
              <w:rPr>
                <w:rFonts w:ascii="TH SarabunPSK" w:hAnsi="TH SarabunPSK" w:cs="TH SarabunPSK"/>
                <w:sz w:val="32"/>
                <w:szCs w:val="32"/>
                <w:cs/>
              </w:rPr>
              <w:t>แสดงข้อมูลผู้ใช้ เหรียญ ยานรบ และสกิลถูกต้อง</w:t>
            </w:r>
          </w:p>
        </w:tc>
        <w:tc>
          <w:tcPr>
            <w:tcW w:w="1589" w:type="dxa"/>
          </w:tcPr>
          <w:p w14:paraId="3CFD04DF" w14:textId="77777777" w:rsidR="0024327F" w:rsidRPr="00724A34" w:rsidRDefault="0024327F"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t>ผ่าน</w:t>
            </w:r>
          </w:p>
        </w:tc>
      </w:tr>
      <w:tr w:rsidR="0024327F" w:rsidRPr="00724A34" w14:paraId="55066F96" w14:textId="77777777" w:rsidTr="007C0BEB">
        <w:tc>
          <w:tcPr>
            <w:tcW w:w="1861" w:type="dxa"/>
          </w:tcPr>
          <w:p w14:paraId="4DEE0428" w14:textId="72F3BE55" w:rsidR="0024327F" w:rsidRPr="00724A34" w:rsidRDefault="0024327F" w:rsidP="007C0BEB">
            <w:pPr>
              <w:tabs>
                <w:tab w:val="left" w:pos="567"/>
                <w:tab w:val="left" w:pos="1418"/>
              </w:tabs>
              <w:jc w:val="center"/>
              <w:rPr>
                <w:rFonts w:ascii="TH SarabunPSK" w:hAnsi="TH SarabunPSK" w:cs="TH SarabunPSK"/>
                <w:sz w:val="32"/>
                <w:szCs w:val="32"/>
                <w:cs/>
              </w:rPr>
            </w:pPr>
            <w:r>
              <w:rPr>
                <w:rFonts w:ascii="TH SarabunPSK" w:hAnsi="TH SarabunPSK" w:cs="TH SarabunPSK"/>
                <w:sz w:val="32"/>
                <w:szCs w:val="32"/>
              </w:rPr>
              <w:t>2</w:t>
            </w:r>
          </w:p>
        </w:tc>
        <w:tc>
          <w:tcPr>
            <w:tcW w:w="1825" w:type="dxa"/>
          </w:tcPr>
          <w:p w14:paraId="3F224E78" w14:textId="3266AD43"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กดเลือกยานรบที่ปลดล็อกแล้ว (</w:t>
            </w:r>
            <w:r w:rsidRPr="0024327F">
              <w:rPr>
                <w:rFonts w:ascii="TH SarabunPSK" w:hAnsi="TH SarabunPSK" w:cs="TH SarabunPSK"/>
                <w:sz w:val="32"/>
                <w:szCs w:val="32"/>
              </w:rPr>
              <w:t>Nebula Ghost)</w:t>
            </w:r>
          </w:p>
        </w:tc>
        <w:tc>
          <w:tcPr>
            <w:tcW w:w="2263" w:type="dxa"/>
          </w:tcPr>
          <w:p w14:paraId="22292691" w14:textId="17DE93B8"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 xml:space="preserve">ระบบแสดงแถบไฮไลท์สีเขียวที่ยาน แสดงโมเดลยาน </w:t>
            </w:r>
          </w:p>
        </w:tc>
        <w:tc>
          <w:tcPr>
            <w:tcW w:w="1478" w:type="dxa"/>
          </w:tcPr>
          <w:p w14:paraId="1FB93B68" w14:textId="356AABCF"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แสดงแถบ โมเดล</w:t>
            </w:r>
            <w:r>
              <w:rPr>
                <w:rFonts w:ascii="TH SarabunPSK" w:hAnsi="TH SarabunPSK" w:cs="TH SarabunPSK"/>
                <w:sz w:val="32"/>
                <w:szCs w:val="32"/>
              </w:rPr>
              <w:t xml:space="preserve"> </w:t>
            </w:r>
            <w:r w:rsidRPr="0024327F">
              <w:rPr>
                <w:rFonts w:ascii="TH SarabunPSK" w:hAnsi="TH SarabunPSK" w:cs="TH SarabunPSK"/>
                <w:sz w:val="32"/>
                <w:szCs w:val="32"/>
                <w:cs/>
              </w:rPr>
              <w:t>และค่าพลังถูกต้อง</w:t>
            </w:r>
          </w:p>
        </w:tc>
        <w:tc>
          <w:tcPr>
            <w:tcW w:w="1589" w:type="dxa"/>
          </w:tcPr>
          <w:p w14:paraId="2028B723" w14:textId="5240CFFC" w:rsidR="0024327F" w:rsidRPr="00724A34" w:rsidRDefault="0024327F" w:rsidP="007C0BEB">
            <w:pPr>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ผ่าน</w:t>
            </w:r>
          </w:p>
        </w:tc>
      </w:tr>
      <w:tr w:rsidR="0024327F" w:rsidRPr="00724A34" w14:paraId="157B76B8" w14:textId="77777777" w:rsidTr="007C0BEB">
        <w:tc>
          <w:tcPr>
            <w:tcW w:w="1861" w:type="dxa"/>
          </w:tcPr>
          <w:p w14:paraId="6A8A13A1" w14:textId="3C863960" w:rsidR="0024327F" w:rsidRDefault="0024327F"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3</w:t>
            </w:r>
          </w:p>
        </w:tc>
        <w:tc>
          <w:tcPr>
            <w:tcW w:w="1825" w:type="dxa"/>
          </w:tcPr>
          <w:p w14:paraId="4E1FF1A9" w14:textId="33369455"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กดเลือกยานรบที่ยังไม่ได้ปลดล็อก (</w:t>
            </w:r>
            <w:r w:rsidRPr="0024327F">
              <w:rPr>
                <w:rFonts w:ascii="TH SarabunPSK" w:hAnsi="TH SarabunPSK" w:cs="TH SarabunPSK"/>
                <w:sz w:val="32"/>
                <w:szCs w:val="32"/>
              </w:rPr>
              <w:t>Comet Crusher / Stellar Striker)</w:t>
            </w:r>
          </w:p>
        </w:tc>
        <w:tc>
          <w:tcPr>
            <w:tcW w:w="2263" w:type="dxa"/>
          </w:tcPr>
          <w:p w14:paraId="3A86C8FF" w14:textId="58F0735E"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ระบบแสดงรายละเอียดโมเดลยาน ค่าพลังพื้นฐาน และจำนวนเหรียญที่ต้องใช้ในการปลดล็อก</w:t>
            </w:r>
          </w:p>
        </w:tc>
        <w:tc>
          <w:tcPr>
            <w:tcW w:w="1478" w:type="dxa"/>
          </w:tcPr>
          <w:p w14:paraId="1C328CBC" w14:textId="77777777" w:rsidR="00A60BD0" w:rsidRDefault="0024327F" w:rsidP="007C0BEB">
            <w:pPr>
              <w:tabs>
                <w:tab w:val="left" w:pos="567"/>
                <w:tab w:val="left" w:pos="1418"/>
              </w:tabs>
              <w:jc w:val="center"/>
              <w:rPr>
                <w:rFonts w:ascii="TH SarabunPSK" w:hAnsi="TH SarabunPSK" w:cs="TH SarabunPSK"/>
                <w:sz w:val="32"/>
                <w:szCs w:val="32"/>
              </w:rPr>
            </w:pPr>
            <w:r w:rsidRPr="0024327F">
              <w:rPr>
                <w:rFonts w:ascii="TH SarabunPSK" w:hAnsi="TH SarabunPSK" w:cs="TH SarabunPSK"/>
                <w:sz w:val="32"/>
                <w:szCs w:val="32"/>
                <w:cs/>
              </w:rPr>
              <w:t>แสดงข้อมูลยานและราคาเหรียญปลด</w:t>
            </w:r>
          </w:p>
          <w:p w14:paraId="5FD9A7FD" w14:textId="5FF6DABE"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ล็อกถูกต้อง</w:t>
            </w:r>
          </w:p>
        </w:tc>
        <w:tc>
          <w:tcPr>
            <w:tcW w:w="1589" w:type="dxa"/>
          </w:tcPr>
          <w:p w14:paraId="3C0E8E72" w14:textId="58BA7B03" w:rsidR="0024327F" w:rsidRPr="00724A34"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ผ่าน</w:t>
            </w:r>
          </w:p>
        </w:tc>
      </w:tr>
      <w:tr w:rsidR="0024327F" w:rsidRPr="00724A34" w14:paraId="54A8F8D3" w14:textId="77777777" w:rsidTr="007C0BEB">
        <w:tc>
          <w:tcPr>
            <w:tcW w:w="1861" w:type="dxa"/>
          </w:tcPr>
          <w:p w14:paraId="4760F63B" w14:textId="715E925D" w:rsidR="0024327F" w:rsidRDefault="0024327F"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lastRenderedPageBreak/>
              <w:t>4</w:t>
            </w:r>
          </w:p>
        </w:tc>
        <w:tc>
          <w:tcPr>
            <w:tcW w:w="1825" w:type="dxa"/>
          </w:tcPr>
          <w:p w14:paraId="6DD30C6C" w14:textId="18546C0C"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กดเลือกไอคอนสกิลความสามารถพิเศษ</w:t>
            </w:r>
          </w:p>
        </w:tc>
        <w:tc>
          <w:tcPr>
            <w:tcW w:w="2263" w:type="dxa"/>
          </w:tcPr>
          <w:p w14:paraId="54908704" w14:textId="614831F6"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ระบบแสดงแถบไฮไลท์ที่ไอคอนสกิลที่เลือก พร้อมแสดงชื่อและคำอธิบายผลของสกิลที่ด้านล่าง</w:t>
            </w:r>
          </w:p>
        </w:tc>
        <w:tc>
          <w:tcPr>
            <w:tcW w:w="1478" w:type="dxa"/>
          </w:tcPr>
          <w:p w14:paraId="479880FD" w14:textId="091C43A5"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แสดงคำอธิบายสกิลตรงตามไอคอนที่เลือก</w:t>
            </w:r>
          </w:p>
        </w:tc>
        <w:tc>
          <w:tcPr>
            <w:tcW w:w="1589" w:type="dxa"/>
          </w:tcPr>
          <w:p w14:paraId="40995043" w14:textId="3543A5E1"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ผ่าน</w:t>
            </w:r>
          </w:p>
        </w:tc>
      </w:tr>
      <w:tr w:rsidR="0024327F" w:rsidRPr="00724A34" w14:paraId="6CE5EFAE" w14:textId="77777777" w:rsidTr="007C0BEB">
        <w:tc>
          <w:tcPr>
            <w:tcW w:w="1861" w:type="dxa"/>
          </w:tcPr>
          <w:p w14:paraId="3619D4E7" w14:textId="4C28E2F7" w:rsidR="0024327F" w:rsidRDefault="0024327F"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5</w:t>
            </w:r>
          </w:p>
        </w:tc>
        <w:tc>
          <w:tcPr>
            <w:tcW w:w="1825" w:type="dxa"/>
          </w:tcPr>
          <w:p w14:paraId="1809711F" w14:textId="7C4DC299"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กดปุ่ม</w:t>
            </w:r>
            <w:r w:rsidRPr="0024327F">
              <w:rPr>
                <w:rFonts w:ascii="TH SarabunPSK" w:hAnsi="TH SarabunPSK" w:cs="TH SarabunPSK"/>
                <w:sz w:val="32"/>
                <w:szCs w:val="32"/>
              </w:rPr>
              <w:t xml:space="preserve"> </w:t>
            </w:r>
            <w:r w:rsidRPr="0024327F">
              <w:rPr>
                <w:rFonts w:ascii="TH SarabunPSK" w:hAnsi="TH SarabunPSK" w:cs="TH SarabunPSK"/>
                <w:sz w:val="32"/>
                <w:szCs w:val="32"/>
                <w:cs/>
              </w:rPr>
              <w:t>ติดตั้งที่สกิลที่ต้องการใช้งาน</w:t>
            </w:r>
          </w:p>
        </w:tc>
        <w:tc>
          <w:tcPr>
            <w:tcW w:w="2263" w:type="dxa"/>
          </w:tcPr>
          <w:p w14:paraId="3D456583" w14:textId="6F146D81"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ระบบทำการบันทึกการเลือกสกิลประจำยาน และเปลี่ยนสถานะปุ่มเป็นสกิลที่ถูกติดตั้งไว้ใช้งานในการเล่นเกม</w:t>
            </w:r>
          </w:p>
        </w:tc>
        <w:tc>
          <w:tcPr>
            <w:tcW w:w="1478" w:type="dxa"/>
          </w:tcPr>
          <w:p w14:paraId="2A5435B9" w14:textId="5C3941DF"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บันทึกการติดตั้งสกิลสำเร็จ</w:t>
            </w:r>
          </w:p>
        </w:tc>
        <w:tc>
          <w:tcPr>
            <w:tcW w:w="1589" w:type="dxa"/>
          </w:tcPr>
          <w:p w14:paraId="7B9DB998" w14:textId="0A18DA59"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ผ่าน</w:t>
            </w:r>
          </w:p>
        </w:tc>
      </w:tr>
      <w:tr w:rsidR="0024327F" w:rsidRPr="00724A34" w14:paraId="119D1699" w14:textId="77777777" w:rsidTr="007C0BEB">
        <w:tc>
          <w:tcPr>
            <w:tcW w:w="1861" w:type="dxa"/>
          </w:tcPr>
          <w:p w14:paraId="13FB4040" w14:textId="5278B469" w:rsidR="0024327F" w:rsidRDefault="0024327F"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6</w:t>
            </w:r>
          </w:p>
        </w:tc>
        <w:tc>
          <w:tcPr>
            <w:tcW w:w="1825" w:type="dxa"/>
          </w:tcPr>
          <w:p w14:paraId="28DCA27B" w14:textId="5D82FF79" w:rsidR="0024327F" w:rsidRPr="0024327F" w:rsidRDefault="0024327F" w:rsidP="007C0BEB">
            <w:pPr>
              <w:tabs>
                <w:tab w:val="left" w:pos="567"/>
                <w:tab w:val="left" w:pos="1418"/>
              </w:tabs>
              <w:jc w:val="center"/>
              <w:rPr>
                <w:rFonts w:ascii="TH SarabunPSK" w:hAnsi="TH SarabunPSK" w:cs="TH SarabunPSK"/>
                <w:sz w:val="32"/>
                <w:szCs w:val="32"/>
                <w:cs/>
              </w:rPr>
            </w:pPr>
            <w:r w:rsidRPr="0024327F">
              <w:rPr>
                <w:rFonts w:ascii="TH SarabunPSK" w:hAnsi="TH SarabunPSK" w:cs="TH SarabunPSK"/>
                <w:sz w:val="32"/>
                <w:szCs w:val="32"/>
                <w:cs/>
              </w:rPr>
              <w:t>กดปุ่ม</w:t>
            </w:r>
            <w:r w:rsidRPr="0024327F">
              <w:rPr>
                <w:rFonts w:ascii="TH SarabunPSK" w:hAnsi="TH SarabunPSK" w:cs="TH SarabunPSK"/>
                <w:sz w:val="32"/>
                <w:szCs w:val="32"/>
              </w:rPr>
              <w:t xml:space="preserve"> </w:t>
            </w:r>
            <w:r w:rsidRPr="0024327F">
              <w:rPr>
                <w:rFonts w:ascii="TH SarabunPSK" w:hAnsi="TH SarabunPSK" w:cs="TH SarabunPSK"/>
                <w:sz w:val="32"/>
                <w:szCs w:val="32"/>
                <w:cs/>
              </w:rPr>
              <w:t>ย้อนกลับ</w:t>
            </w:r>
            <w:r w:rsidRPr="0024327F">
              <w:rPr>
                <w:rFonts w:ascii="TH SarabunPSK" w:hAnsi="TH SarabunPSK" w:cs="TH SarabunPSK"/>
                <w:sz w:val="32"/>
                <w:szCs w:val="32"/>
              </w:rPr>
              <w:t xml:space="preserve"> (</w:t>
            </w:r>
            <w:r w:rsidRPr="0024327F">
              <w:rPr>
                <w:rFonts w:ascii="TH SarabunPSK" w:hAnsi="TH SarabunPSK" w:cs="TH SarabunPSK"/>
                <w:sz w:val="32"/>
                <w:szCs w:val="32"/>
                <w:cs/>
              </w:rPr>
              <w:t>มุมขวาบน)</w:t>
            </w:r>
          </w:p>
        </w:tc>
        <w:tc>
          <w:tcPr>
            <w:tcW w:w="2263" w:type="dxa"/>
          </w:tcPr>
          <w:p w14:paraId="33520A3F" w14:textId="17C66406" w:rsidR="0024327F" w:rsidRPr="0024327F"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 xml:space="preserve">ระบบบันทึกการตั้งค่ายานและสกิลปัจจุบัน พร้อมนำผู้เล่นกลับสู่หน้า </w:t>
            </w:r>
            <w:r w:rsidRPr="00B64CC8">
              <w:rPr>
                <w:rFonts w:ascii="TH SarabunPSK" w:hAnsi="TH SarabunPSK" w:cs="TH SarabunPSK"/>
                <w:sz w:val="32"/>
                <w:szCs w:val="32"/>
              </w:rPr>
              <w:t>Lobby</w:t>
            </w:r>
          </w:p>
        </w:tc>
        <w:tc>
          <w:tcPr>
            <w:tcW w:w="1478" w:type="dxa"/>
          </w:tcPr>
          <w:p w14:paraId="6D5FEA40" w14:textId="29623791" w:rsidR="0024327F" w:rsidRPr="0024327F"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 xml:space="preserve">กลับสู่หน้า </w:t>
            </w:r>
            <w:r w:rsidRPr="00B64CC8">
              <w:rPr>
                <w:rFonts w:ascii="TH SarabunPSK" w:hAnsi="TH SarabunPSK" w:cs="TH SarabunPSK"/>
                <w:sz w:val="32"/>
                <w:szCs w:val="32"/>
              </w:rPr>
              <w:t xml:space="preserve">Lobby </w:t>
            </w:r>
            <w:r w:rsidRPr="00B64CC8">
              <w:rPr>
                <w:rFonts w:ascii="TH SarabunPSK" w:hAnsi="TH SarabunPSK" w:cs="TH SarabunPSK"/>
                <w:sz w:val="32"/>
                <w:szCs w:val="32"/>
                <w:cs/>
              </w:rPr>
              <w:t>สำเร็จ</w:t>
            </w:r>
          </w:p>
        </w:tc>
        <w:tc>
          <w:tcPr>
            <w:tcW w:w="1589" w:type="dxa"/>
          </w:tcPr>
          <w:p w14:paraId="13AA9183" w14:textId="6370CDAA" w:rsidR="0024327F" w:rsidRPr="0024327F" w:rsidRDefault="00B64CC8" w:rsidP="00D810AA">
            <w:pPr>
              <w:keepNext/>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ผ่าน</w:t>
            </w:r>
          </w:p>
        </w:tc>
      </w:tr>
    </w:tbl>
    <w:p w14:paraId="4302CE33" w14:textId="715F4B2E" w:rsidR="00B64CC8" w:rsidRDefault="00B64CC8" w:rsidP="00B64CC8">
      <w:pPr>
        <w:rPr>
          <w:b/>
          <w:bCs/>
          <w:color w:val="000000" w:themeColor="text1"/>
        </w:rPr>
      </w:pPr>
      <w:r>
        <w:rPr>
          <w:b/>
          <w:bCs/>
          <w:color w:val="000000" w:themeColor="text1"/>
        </w:rPr>
        <w:tab/>
      </w:r>
    </w:p>
    <w:p w14:paraId="18A63B35" w14:textId="375FB48F" w:rsidR="00CB61E2" w:rsidRDefault="00CB61E2" w:rsidP="00B64CC8">
      <w:pPr>
        <w:pStyle w:val="Default"/>
        <w:rPr>
          <w:rFonts w:ascii="TH SarabunPSK" w:hAnsi="TH SarabunPSK" w:cs="TH SarabunPSK"/>
          <w:sz w:val="32"/>
          <w:szCs w:val="32"/>
        </w:rPr>
      </w:pPr>
    </w:p>
    <w:p w14:paraId="08951DDF" w14:textId="3DB27361" w:rsidR="00AC50DF" w:rsidRPr="00F7066F" w:rsidRDefault="002A1F06" w:rsidP="00CB61E2">
      <w:pPr>
        <w:pStyle w:val="Default"/>
        <w:rPr>
          <w:rFonts w:ascii="TH SarabunPSK" w:hAnsi="TH SarabunPSK" w:cs="TH SarabunPSK"/>
          <w:color w:val="0D0D0D"/>
          <w:sz w:val="32"/>
          <w:szCs w:val="32"/>
        </w:rPr>
      </w:pPr>
      <w:r>
        <w:rPr>
          <w:rFonts w:ascii="TH SarabunPSK" w:hAnsi="TH SarabunPSK" w:cs="TH SarabunPSK" w:hint="cs"/>
          <w:sz w:val="32"/>
          <w:szCs w:val="32"/>
          <w:cs/>
        </w:rPr>
        <w:t xml:space="preserve">        </w:t>
      </w:r>
      <w:r w:rsidR="00B64CC8" w:rsidRPr="00F7066F">
        <w:rPr>
          <w:rFonts w:ascii="TH SarabunPSK" w:hAnsi="TH SarabunPSK" w:cs="TH SarabunPSK"/>
          <w:sz w:val="32"/>
          <w:szCs w:val="32"/>
        </w:rPr>
        <w:t xml:space="preserve">4.2.4 </w:t>
      </w:r>
      <w:r w:rsidR="00B64CC8" w:rsidRPr="00F7066F">
        <w:rPr>
          <w:rFonts w:ascii="TH SarabunPSK" w:hAnsi="TH SarabunPSK" w:cs="TH SarabunPSK"/>
          <w:sz w:val="32"/>
          <w:szCs w:val="32"/>
          <w:cs/>
        </w:rPr>
        <w:t>ผลการทดสอบหน้า</w:t>
      </w:r>
      <w:r w:rsidR="00B64CC8" w:rsidRPr="00F7066F">
        <w:rPr>
          <w:rFonts w:ascii="TH SarabunPSK" w:hAnsi="TH SarabunPSK" w:cs="TH SarabunPSK"/>
          <w:color w:val="0D0D0D"/>
          <w:sz w:val="32"/>
          <w:szCs w:val="32"/>
          <w:cs/>
        </w:rPr>
        <w:t>สร้างห้องและค้นหาห้อง</w:t>
      </w:r>
    </w:p>
    <w:p w14:paraId="12D214CE" w14:textId="3DB6F123" w:rsidR="00CB61E2" w:rsidRDefault="002A1F06" w:rsidP="00CB61E2">
      <w:pPr>
        <w:pStyle w:val="Default"/>
        <w:rPr>
          <w:rFonts w:ascii="TH SarabunPSK" w:hAnsi="TH SarabunPSK" w:cs="TH SarabunPSK"/>
          <w:color w:val="0D0D0D"/>
          <w:sz w:val="32"/>
          <w:szCs w:val="32"/>
        </w:rPr>
      </w:pPr>
      <w:r w:rsidRPr="009F7AC5">
        <w:rPr>
          <w:rFonts w:ascii="TH SarabunPSK" w:hAnsi="TH SarabunPSK" w:cs="TH SarabunPSK" w:hint="cs"/>
          <w:noProof/>
          <w:color w:val="0D0D0D" w:themeColor="text1" w:themeTint="F2"/>
          <w:sz w:val="32"/>
          <w:szCs w:val="32"/>
        </w:rPr>
        <w:drawing>
          <wp:anchor distT="0" distB="0" distL="114300" distR="114300" simplePos="0" relativeHeight="251735079" behindDoc="0" locked="0" layoutInCell="1" allowOverlap="1" wp14:anchorId="3CE0D7A8" wp14:editId="2E4D930C">
            <wp:simplePos x="0" y="0"/>
            <wp:positionH relativeFrom="margin">
              <wp:align>center</wp:align>
            </wp:positionH>
            <wp:positionV relativeFrom="margin">
              <wp:posOffset>5560278</wp:posOffset>
            </wp:positionV>
            <wp:extent cx="3371850" cy="1890395"/>
            <wp:effectExtent l="0" t="0" r="0" b="0"/>
            <wp:wrapSquare wrapText="bothSides"/>
            <wp:docPr id="13"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รูปภาพ 19"/>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bwMode="auto">
                    <a:xfrm>
                      <a:off x="0" y="0"/>
                      <a:ext cx="3371850" cy="1890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E0C5C2" w14:textId="7E813FB1" w:rsidR="00CB61E2" w:rsidRDefault="00CB61E2" w:rsidP="00CB61E2">
      <w:pPr>
        <w:pStyle w:val="Default"/>
        <w:rPr>
          <w:rFonts w:ascii="TH SarabunPSK" w:hAnsi="TH SarabunPSK" w:cs="TH SarabunPSK"/>
          <w:color w:val="0D0D0D"/>
          <w:sz w:val="32"/>
          <w:szCs w:val="32"/>
        </w:rPr>
      </w:pPr>
    </w:p>
    <w:p w14:paraId="2483E6E5" w14:textId="71A5E345" w:rsidR="00CB61E2" w:rsidRDefault="00CB61E2" w:rsidP="00CB61E2">
      <w:pPr>
        <w:pStyle w:val="Default"/>
        <w:rPr>
          <w:rFonts w:ascii="TH SarabunPSK" w:hAnsi="TH SarabunPSK" w:cs="TH SarabunPSK"/>
          <w:color w:val="0D0D0D"/>
          <w:sz w:val="32"/>
          <w:szCs w:val="32"/>
        </w:rPr>
      </w:pPr>
    </w:p>
    <w:p w14:paraId="1DDFA865" w14:textId="1C6058C7" w:rsidR="00CB61E2" w:rsidRDefault="00CB61E2" w:rsidP="00CB61E2">
      <w:pPr>
        <w:pStyle w:val="Default"/>
        <w:rPr>
          <w:rFonts w:ascii="TH SarabunPSK" w:hAnsi="TH SarabunPSK" w:cs="TH SarabunPSK"/>
          <w:color w:val="0D0D0D"/>
          <w:sz w:val="32"/>
          <w:szCs w:val="32"/>
        </w:rPr>
      </w:pPr>
    </w:p>
    <w:p w14:paraId="069EAF5C" w14:textId="6C1DE8E7" w:rsidR="00CB61E2" w:rsidRDefault="00CB61E2" w:rsidP="00CB61E2">
      <w:pPr>
        <w:pStyle w:val="Default"/>
        <w:rPr>
          <w:rFonts w:ascii="TH SarabunPSK" w:hAnsi="TH SarabunPSK" w:cs="TH SarabunPSK"/>
          <w:color w:val="0D0D0D"/>
          <w:sz w:val="32"/>
          <w:szCs w:val="32"/>
        </w:rPr>
      </w:pPr>
    </w:p>
    <w:p w14:paraId="4C378547" w14:textId="4ED632BB" w:rsidR="00CB61E2" w:rsidRDefault="00CB61E2" w:rsidP="00CB61E2">
      <w:pPr>
        <w:pStyle w:val="Default"/>
        <w:rPr>
          <w:rFonts w:ascii="TH SarabunPSK" w:hAnsi="TH SarabunPSK" w:cs="TH SarabunPSK"/>
          <w:color w:val="0D0D0D"/>
          <w:sz w:val="32"/>
          <w:szCs w:val="32"/>
        </w:rPr>
      </w:pPr>
    </w:p>
    <w:p w14:paraId="01EF4CE7" w14:textId="77777777" w:rsidR="00CB61E2" w:rsidRDefault="00CB61E2" w:rsidP="00CB61E2">
      <w:pPr>
        <w:pStyle w:val="Default"/>
        <w:rPr>
          <w:rFonts w:ascii="TH SarabunPSK" w:hAnsi="TH SarabunPSK" w:cs="TH SarabunPSK"/>
          <w:color w:val="0D0D0D"/>
          <w:sz w:val="32"/>
          <w:szCs w:val="32"/>
        </w:rPr>
      </w:pPr>
    </w:p>
    <w:p w14:paraId="65A7497C" w14:textId="65E06488" w:rsidR="00CB61E2" w:rsidRDefault="00CB61E2" w:rsidP="00CB61E2">
      <w:pPr>
        <w:pStyle w:val="Default"/>
        <w:rPr>
          <w:rFonts w:ascii="TH SarabunPSK" w:hAnsi="TH SarabunPSK" w:cs="TH SarabunPSK"/>
          <w:color w:val="0D0D0D"/>
          <w:sz w:val="32"/>
          <w:szCs w:val="32"/>
        </w:rPr>
      </w:pPr>
      <w:r>
        <w:rPr>
          <w:noProof/>
        </w:rPr>
        <mc:AlternateContent>
          <mc:Choice Requires="wps">
            <w:drawing>
              <wp:anchor distT="0" distB="0" distL="114300" distR="114300" simplePos="0" relativeHeight="251749415" behindDoc="0" locked="0" layoutInCell="1" allowOverlap="1" wp14:anchorId="590A2448" wp14:editId="2BEF6764">
                <wp:simplePos x="0" y="0"/>
                <wp:positionH relativeFrom="margin">
                  <wp:align>center</wp:align>
                </wp:positionH>
                <wp:positionV relativeFrom="paragraph">
                  <wp:posOffset>166370</wp:posOffset>
                </wp:positionV>
                <wp:extent cx="3572510" cy="285750"/>
                <wp:effectExtent l="0" t="0" r="8890" b="0"/>
                <wp:wrapSquare wrapText="bothSides"/>
                <wp:docPr id="25" name="Text Box 25"/>
                <wp:cNvGraphicFramePr/>
                <a:graphic xmlns:a="http://schemas.openxmlformats.org/drawingml/2006/main">
                  <a:graphicData uri="http://schemas.microsoft.com/office/word/2010/wordprocessingShape">
                    <wps:wsp>
                      <wps:cNvSpPr txBox="1"/>
                      <wps:spPr>
                        <a:xfrm>
                          <a:off x="0" y="0"/>
                          <a:ext cx="3572510" cy="285750"/>
                        </a:xfrm>
                        <a:prstGeom prst="rect">
                          <a:avLst/>
                        </a:prstGeom>
                        <a:solidFill>
                          <a:prstClr val="white"/>
                        </a:solidFill>
                        <a:ln>
                          <a:noFill/>
                        </a:ln>
                      </wps:spPr>
                      <wps:txbx>
                        <w:txbxContent>
                          <w:p w14:paraId="6041CE4B" w14:textId="1A6E27A0" w:rsidR="00CB61E2" w:rsidRPr="00CB61E2" w:rsidRDefault="00CB61E2" w:rsidP="00CB61E2">
                            <w:pPr>
                              <w:pStyle w:val="af3"/>
                              <w:jc w:val="center"/>
                              <w:rPr>
                                <w:rFonts w:ascii="TH SarabunPSK" w:hAnsi="TH SarabunPSK" w:cs="TH SarabunPSK"/>
                                <w:i w:val="0"/>
                                <w:iCs w:val="0"/>
                                <w:noProof/>
                                <w:color w:val="000000" w:themeColor="text1"/>
                                <w:sz w:val="32"/>
                                <w:szCs w:val="32"/>
                              </w:rPr>
                            </w:pPr>
                            <w:bookmarkStart w:id="286" w:name="_Toc236925682"/>
                            <w:bookmarkStart w:id="287" w:name="_Toc237890440"/>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5</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ผลการทดสอบหน้าสร้างห้องและค้นหาห้อง</w:t>
                            </w:r>
                            <w:bookmarkEnd w:id="286"/>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A2448" id="Text Box 25" o:spid="_x0000_s1054" type="#_x0000_t202" style="position:absolute;margin-left:0;margin-top:13.1pt;width:281.3pt;height:22.5pt;z-index:25174941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" stroked="f">
                <v:textbox inset="0,0,0,0">
                  <w:txbxContent>
                    <w:p w14:paraId="6041CE4B" w14:textId="1A6E27A0" w:rsidR="00CB61E2" w:rsidRPr="00CB61E2" w:rsidRDefault="00CB61E2" w:rsidP="00CB61E2">
                      <w:pPr>
                        <w:pStyle w:val="af3"/>
                        <w:jc w:val="center"/>
                        <w:rPr>
                          <w:rFonts w:ascii="TH SarabunPSK" w:hAnsi="TH SarabunPSK" w:cs="TH SarabunPSK"/>
                          <w:i w:val="0"/>
                          <w:iCs w:val="0"/>
                          <w:noProof/>
                          <w:color w:val="000000" w:themeColor="text1"/>
                          <w:sz w:val="32"/>
                          <w:szCs w:val="32"/>
                        </w:rPr>
                      </w:pPr>
                      <w:bookmarkStart w:id="361" w:name="_Toc236925682"/>
                      <w:bookmarkStart w:id="362" w:name="_Toc237890440"/>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5</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ผลการทดสอบหน้าสร้างห้องและค้นหาห้อง</w:t>
                      </w:r>
                      <w:bookmarkEnd w:id="361"/>
                      <w:bookmarkEnd w:id="362"/>
                    </w:p>
                  </w:txbxContent>
                </v:textbox>
                <w10:wrap type="square" anchorx="margin"/>
              </v:shape>
            </w:pict>
          </mc:Fallback>
        </mc:AlternateContent>
      </w:r>
    </w:p>
    <w:p w14:paraId="6A44A4F3" w14:textId="12C503E9" w:rsidR="00CB61E2" w:rsidRDefault="00CB61E2" w:rsidP="00CB61E2">
      <w:pPr>
        <w:pStyle w:val="Default"/>
        <w:rPr>
          <w:rFonts w:ascii="TH SarabunPSK" w:hAnsi="TH SarabunPSK" w:cs="TH SarabunPSK"/>
          <w:color w:val="0D0D0D"/>
          <w:sz w:val="32"/>
          <w:szCs w:val="32"/>
        </w:rPr>
      </w:pPr>
    </w:p>
    <w:p w14:paraId="6907345F" w14:textId="77777777" w:rsidR="002A1F06" w:rsidRDefault="002A1F06" w:rsidP="00D810AA">
      <w:pPr>
        <w:pStyle w:val="af3"/>
        <w:rPr>
          <w:rFonts w:ascii="TH SarabunPSK" w:hAnsi="TH SarabunPSK" w:cs="TH SarabunPSK"/>
          <w:b/>
          <w:bCs/>
          <w:i w:val="0"/>
          <w:iCs w:val="0"/>
          <w:color w:val="000000" w:themeColor="text1"/>
          <w:sz w:val="32"/>
          <w:szCs w:val="32"/>
        </w:rPr>
      </w:pPr>
      <w:bookmarkStart w:id="288" w:name="_Toc238559760"/>
    </w:p>
    <w:p w14:paraId="0EEA8D3B" w14:textId="77777777" w:rsidR="002A1F06" w:rsidRDefault="002A1F06" w:rsidP="00D810AA">
      <w:pPr>
        <w:pStyle w:val="af3"/>
        <w:rPr>
          <w:rFonts w:ascii="TH SarabunPSK" w:hAnsi="TH SarabunPSK" w:cs="TH SarabunPSK"/>
          <w:b/>
          <w:bCs/>
          <w:i w:val="0"/>
          <w:iCs w:val="0"/>
          <w:color w:val="000000" w:themeColor="text1"/>
          <w:sz w:val="32"/>
          <w:szCs w:val="32"/>
        </w:rPr>
      </w:pPr>
    </w:p>
    <w:p w14:paraId="0F6C78AF" w14:textId="6D1E9495" w:rsidR="00D810AA" w:rsidRPr="00F7066F" w:rsidRDefault="00D810AA" w:rsidP="00D810AA">
      <w:pPr>
        <w:pStyle w:val="af3"/>
        <w:rPr>
          <w:rFonts w:ascii="TH SarabunPSK" w:hAnsi="TH SarabunPSK" w:cs="TH SarabunPSK"/>
          <w:b/>
          <w:bCs/>
          <w:i w:val="0"/>
          <w:iCs w:val="0"/>
          <w:color w:val="000000" w:themeColor="text1"/>
          <w:sz w:val="32"/>
          <w:szCs w:val="32"/>
        </w:rPr>
      </w:pPr>
      <w:bookmarkStart w:id="289" w:name="_Toc241850889"/>
      <w:bookmarkStart w:id="290" w:name="_Toc241852638"/>
      <w:r w:rsidRPr="00F7066F">
        <w:rPr>
          <w:rFonts w:ascii="TH SarabunPSK" w:hAnsi="TH SarabunPSK" w:cs="TH SarabunPSK"/>
          <w:b/>
          <w:bCs/>
          <w:i w:val="0"/>
          <w:iCs w:val="0"/>
          <w:color w:val="000000" w:themeColor="text1"/>
          <w:sz w:val="32"/>
          <w:szCs w:val="32"/>
          <w:cs/>
        </w:rPr>
        <w:lastRenderedPageBreak/>
        <w:t xml:space="preserve">ตารางที่ </w:t>
      </w:r>
      <w:r w:rsidRPr="00F7066F">
        <w:rPr>
          <w:rFonts w:ascii="TH SarabunPSK" w:hAnsi="TH SarabunPSK" w:cs="TH SarabunPSK"/>
          <w:b/>
          <w:bCs/>
          <w:i w:val="0"/>
          <w:iCs w:val="0"/>
          <w:color w:val="000000" w:themeColor="text1"/>
          <w:sz w:val="32"/>
          <w:szCs w:val="32"/>
        </w:rPr>
        <w:t>4.</w:t>
      </w:r>
      <w:r w:rsidRPr="00F7066F">
        <w:rPr>
          <w:rFonts w:ascii="TH SarabunPSK" w:hAnsi="TH SarabunPSK" w:cs="TH SarabunPSK"/>
          <w:b/>
          <w:bCs/>
          <w:i w:val="0"/>
          <w:iCs w:val="0"/>
          <w:color w:val="000000" w:themeColor="text1"/>
          <w:sz w:val="32"/>
          <w:szCs w:val="32"/>
        </w:rPr>
        <w:fldChar w:fldCharType="begin"/>
      </w:r>
      <w:r w:rsidRPr="00F7066F">
        <w:rPr>
          <w:rFonts w:ascii="TH SarabunPSK" w:hAnsi="TH SarabunPSK" w:cs="TH SarabunPSK"/>
          <w:b/>
          <w:bCs/>
          <w:i w:val="0"/>
          <w:iCs w:val="0"/>
          <w:color w:val="000000" w:themeColor="text1"/>
          <w:sz w:val="32"/>
          <w:szCs w:val="32"/>
        </w:rPr>
        <w:instrText xml:space="preserve"> SEQ </w:instrText>
      </w:r>
      <w:r w:rsidRPr="00F7066F">
        <w:rPr>
          <w:rFonts w:ascii="TH SarabunPSK" w:hAnsi="TH SarabunPSK" w:cs="TH SarabunPSK"/>
          <w:b/>
          <w:bCs/>
          <w:i w:val="0"/>
          <w:iCs w:val="0"/>
          <w:color w:val="000000" w:themeColor="text1"/>
          <w:sz w:val="32"/>
          <w:szCs w:val="32"/>
          <w:cs/>
        </w:rPr>
        <w:instrText>ตารางที่</w:instrText>
      </w:r>
      <w:r w:rsidRPr="00F7066F">
        <w:rPr>
          <w:rFonts w:ascii="TH SarabunPSK" w:hAnsi="TH SarabunPSK" w:cs="TH SarabunPSK"/>
          <w:b/>
          <w:bCs/>
          <w:i w:val="0"/>
          <w:iCs w:val="0"/>
          <w:color w:val="000000" w:themeColor="text1"/>
          <w:sz w:val="32"/>
          <w:szCs w:val="32"/>
        </w:rPr>
        <w:instrText xml:space="preserve">_4. \* ARABIC </w:instrText>
      </w:r>
      <w:r w:rsidRPr="00F7066F">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4</w:t>
      </w:r>
      <w:r w:rsidRPr="00F7066F">
        <w:rPr>
          <w:rFonts w:ascii="TH SarabunPSK" w:hAnsi="TH SarabunPSK" w:cs="TH SarabunPSK"/>
          <w:b/>
          <w:bCs/>
          <w:i w:val="0"/>
          <w:iCs w:val="0"/>
          <w:color w:val="000000" w:themeColor="text1"/>
          <w:sz w:val="32"/>
          <w:szCs w:val="32"/>
        </w:rPr>
        <w:fldChar w:fldCharType="end"/>
      </w:r>
      <w:r w:rsidRPr="00F7066F">
        <w:rPr>
          <w:rFonts w:ascii="TH SarabunPSK" w:hAnsi="TH SarabunPSK" w:cs="TH SarabunPSK"/>
          <w:b/>
          <w:bCs/>
          <w:i w:val="0"/>
          <w:iCs w:val="0"/>
          <w:color w:val="000000" w:themeColor="text1"/>
          <w:sz w:val="32"/>
          <w:szCs w:val="32"/>
        </w:rPr>
        <w:t xml:space="preserve"> </w:t>
      </w:r>
      <w:r w:rsidRPr="00F7066F">
        <w:rPr>
          <w:rFonts w:ascii="TH SarabunPSK" w:hAnsi="TH SarabunPSK" w:cs="TH SarabunPSK"/>
          <w:b/>
          <w:bCs/>
          <w:i w:val="0"/>
          <w:iCs w:val="0"/>
          <w:color w:val="000000" w:themeColor="text1"/>
          <w:sz w:val="32"/>
          <w:szCs w:val="32"/>
          <w:cs/>
        </w:rPr>
        <w:t>ผลการทดสอบหน้าสร้างห้องและค้นหาห้อง</w:t>
      </w:r>
      <w:bookmarkEnd w:id="288"/>
      <w:bookmarkEnd w:id="289"/>
      <w:bookmarkEnd w:id="290"/>
    </w:p>
    <w:tbl>
      <w:tblPr>
        <w:tblStyle w:val="af4"/>
        <w:tblW w:w="0" w:type="auto"/>
        <w:tblLook w:val="04A0" w:firstRow="1" w:lastRow="0" w:firstColumn="1" w:lastColumn="0" w:noHBand="0" w:noVBand="1"/>
      </w:tblPr>
      <w:tblGrid>
        <w:gridCol w:w="1861"/>
        <w:gridCol w:w="1825"/>
        <w:gridCol w:w="2263"/>
        <w:gridCol w:w="1478"/>
        <w:gridCol w:w="1589"/>
      </w:tblGrid>
      <w:tr w:rsidR="00B64CC8" w:rsidRPr="00724A34" w14:paraId="5883A41B" w14:textId="77777777" w:rsidTr="007C0BEB">
        <w:tc>
          <w:tcPr>
            <w:tcW w:w="1861" w:type="dxa"/>
          </w:tcPr>
          <w:p w14:paraId="234A0E23" w14:textId="20173FD8" w:rsidR="00B64CC8" w:rsidRPr="00724A34" w:rsidRDefault="00B64CC8"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กรณีทดสอบ</w:t>
            </w:r>
            <w:r w:rsidRPr="00724A34">
              <w:rPr>
                <w:rFonts w:ascii="TH SarabunPSK" w:hAnsi="TH SarabunPSK" w:cs="TH SarabunPSK"/>
                <w:b/>
                <w:bCs/>
                <w:sz w:val="32"/>
                <w:szCs w:val="32"/>
              </w:rPr>
              <w:t xml:space="preserve"> (#Test Case)</w:t>
            </w:r>
          </w:p>
        </w:tc>
        <w:tc>
          <w:tcPr>
            <w:tcW w:w="1825" w:type="dxa"/>
          </w:tcPr>
          <w:p w14:paraId="6B0D16B9" w14:textId="1D53EAAB" w:rsidR="00B64CC8" w:rsidRPr="00724A34" w:rsidRDefault="00B64CC8"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ข้อมูลนำเข้า</w:t>
            </w:r>
            <w:r w:rsidRPr="00724A34">
              <w:rPr>
                <w:rFonts w:ascii="TH SarabunPSK" w:hAnsi="TH SarabunPSK" w:cs="TH SarabunPSK"/>
                <w:b/>
                <w:bCs/>
                <w:sz w:val="32"/>
                <w:szCs w:val="32"/>
              </w:rPr>
              <w:t xml:space="preserve"> (input Data)</w:t>
            </w:r>
          </w:p>
        </w:tc>
        <w:tc>
          <w:tcPr>
            <w:tcW w:w="2263" w:type="dxa"/>
          </w:tcPr>
          <w:p w14:paraId="702DB861" w14:textId="77777777" w:rsidR="00B64CC8" w:rsidRDefault="00B64CC8"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ผลที่คาดว่าจะ</w:t>
            </w:r>
            <w:r w:rsidRPr="00724A34">
              <w:rPr>
                <w:rFonts w:ascii="TH SarabunPSK" w:hAnsi="TH SarabunPSK" w:cs="TH SarabunPSK"/>
                <w:b/>
                <w:bCs/>
                <w:sz w:val="32"/>
                <w:szCs w:val="32"/>
              </w:rPr>
              <w:t xml:space="preserve"> </w:t>
            </w:r>
            <w:r w:rsidRPr="00724A34">
              <w:rPr>
                <w:rFonts w:ascii="TH SarabunPSK" w:hAnsi="TH SarabunPSK" w:cs="TH SarabunPSK"/>
                <w:b/>
                <w:bCs/>
                <w:sz w:val="32"/>
                <w:szCs w:val="32"/>
                <w:cs/>
              </w:rPr>
              <w:t>ได้รับ</w:t>
            </w:r>
          </w:p>
          <w:p w14:paraId="25076723" w14:textId="77777777" w:rsidR="00B64CC8" w:rsidRPr="00724A34" w:rsidRDefault="00B64CC8"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w:t>
            </w:r>
            <w:r w:rsidRPr="00724A34">
              <w:rPr>
                <w:rFonts w:ascii="TH SarabunPSK" w:hAnsi="TH SarabunPSK" w:cs="TH SarabunPSK"/>
                <w:b/>
                <w:bCs/>
                <w:sz w:val="32"/>
                <w:szCs w:val="32"/>
              </w:rPr>
              <w:t>Expecting Results)</w:t>
            </w:r>
          </w:p>
        </w:tc>
        <w:tc>
          <w:tcPr>
            <w:tcW w:w="1478" w:type="dxa"/>
          </w:tcPr>
          <w:p w14:paraId="280C73F8" w14:textId="67133822" w:rsidR="00B64CC8" w:rsidRPr="00724A34" w:rsidRDefault="00B64CC8"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ผลที่ได้รับ</w:t>
            </w:r>
            <w:r w:rsidRPr="00724A34">
              <w:rPr>
                <w:rFonts w:ascii="TH SarabunPSK" w:hAnsi="TH SarabunPSK" w:cs="TH SarabunPSK"/>
                <w:b/>
                <w:bCs/>
                <w:sz w:val="32"/>
                <w:szCs w:val="32"/>
              </w:rPr>
              <w:t xml:space="preserve"> (Results)</w:t>
            </w:r>
          </w:p>
        </w:tc>
        <w:tc>
          <w:tcPr>
            <w:tcW w:w="1589" w:type="dxa"/>
          </w:tcPr>
          <w:p w14:paraId="00C9CB29" w14:textId="35DB6C52" w:rsidR="00B64CC8" w:rsidRPr="00724A34" w:rsidRDefault="00B64CC8"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ผลการทดสอบ</w:t>
            </w:r>
            <w:r w:rsidRPr="00724A34">
              <w:rPr>
                <w:rFonts w:ascii="TH SarabunPSK" w:hAnsi="TH SarabunPSK" w:cs="TH SarabunPSK"/>
                <w:b/>
                <w:bCs/>
                <w:sz w:val="32"/>
                <w:szCs w:val="32"/>
              </w:rPr>
              <w:t xml:space="preserve"> (Evaluation Results)</w:t>
            </w:r>
          </w:p>
        </w:tc>
      </w:tr>
      <w:tr w:rsidR="00B64CC8" w:rsidRPr="00724A34" w14:paraId="47A51E73" w14:textId="77777777" w:rsidTr="007C0BEB">
        <w:tc>
          <w:tcPr>
            <w:tcW w:w="1861" w:type="dxa"/>
          </w:tcPr>
          <w:p w14:paraId="4D3B9333" w14:textId="2ABEC743" w:rsidR="00B64CC8" w:rsidRPr="00724A34" w:rsidRDefault="00B64CC8"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t>1</w:t>
            </w:r>
          </w:p>
        </w:tc>
        <w:tc>
          <w:tcPr>
            <w:tcW w:w="1825" w:type="dxa"/>
          </w:tcPr>
          <w:p w14:paraId="018AE658" w14:textId="435D51E3" w:rsidR="00B64CC8" w:rsidRPr="00724A34" w:rsidRDefault="00B64CC8" w:rsidP="007C0BEB">
            <w:pPr>
              <w:tabs>
                <w:tab w:val="left" w:pos="567"/>
                <w:tab w:val="left" w:pos="1418"/>
              </w:tabs>
              <w:jc w:val="center"/>
              <w:rPr>
                <w:rFonts w:ascii="TH SarabunPSK" w:hAnsi="TH SarabunPSK" w:cs="TH SarabunPSK"/>
                <w:sz w:val="32"/>
                <w:szCs w:val="32"/>
              </w:rPr>
            </w:pPr>
            <w:r w:rsidRPr="00B64CC8">
              <w:rPr>
                <w:rFonts w:ascii="TH SarabunPSK" w:hAnsi="TH SarabunPSK" w:cs="TH SarabunPSK"/>
                <w:sz w:val="32"/>
                <w:szCs w:val="32"/>
                <w:cs/>
              </w:rPr>
              <w:t>เข้าสู่หน้าสร้างห้องและเข้าร่วมห้อง</w:t>
            </w:r>
          </w:p>
        </w:tc>
        <w:tc>
          <w:tcPr>
            <w:tcW w:w="2263" w:type="dxa"/>
          </w:tcPr>
          <w:p w14:paraId="48B37724" w14:textId="3BF82C22" w:rsidR="00B64CC8" w:rsidRPr="00724A34"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ระบบแสดงข้อมูลผู้เล่น เหรียญแร่อาสโทรเนียม (</w:t>
            </w:r>
            <w:r w:rsidRPr="00B64CC8">
              <w:rPr>
                <w:rFonts w:ascii="TH SarabunPSK" w:hAnsi="TH SarabunPSK" w:cs="TH SarabunPSK"/>
                <w:sz w:val="32"/>
                <w:szCs w:val="32"/>
              </w:rPr>
              <w:t xml:space="preserve">1800) </w:t>
            </w:r>
            <w:r w:rsidRPr="00B64CC8">
              <w:rPr>
                <w:rFonts w:ascii="TH SarabunPSK" w:hAnsi="TH SarabunPSK" w:cs="TH SarabunPSK"/>
                <w:sz w:val="32"/>
                <w:szCs w:val="32"/>
                <w:cs/>
              </w:rPr>
              <w:t>ฝั่งสร้างห้อง (เลขห้องสุ่ม</w:t>
            </w:r>
            <w:r w:rsidRPr="00B64CC8">
              <w:rPr>
                <w:rFonts w:ascii="TH SarabunPSK" w:hAnsi="TH SarabunPSK" w:cs="TH SarabunPSK"/>
                <w:sz w:val="32"/>
                <w:szCs w:val="32"/>
              </w:rPr>
              <w:t xml:space="preserve">, </w:t>
            </w:r>
            <w:r w:rsidRPr="00B64CC8">
              <w:rPr>
                <w:rFonts w:ascii="TH SarabunPSK" w:hAnsi="TH SarabunPSK" w:cs="TH SarabunPSK"/>
                <w:sz w:val="32"/>
                <w:szCs w:val="32"/>
                <w:cs/>
              </w:rPr>
              <w:t xml:space="preserve">รูปแบบ </w:t>
            </w:r>
            <w:r w:rsidRPr="00B64CC8">
              <w:rPr>
                <w:rFonts w:ascii="TH SarabunPSK" w:hAnsi="TH SarabunPSK" w:cs="TH SarabunPSK"/>
                <w:sz w:val="32"/>
                <w:szCs w:val="32"/>
              </w:rPr>
              <w:t xml:space="preserve">1 VS 1, </w:t>
            </w:r>
            <w:r w:rsidRPr="00B64CC8">
              <w:rPr>
                <w:rFonts w:ascii="TH SarabunPSK" w:hAnsi="TH SarabunPSK" w:cs="TH SarabunPSK"/>
                <w:sz w:val="32"/>
                <w:szCs w:val="32"/>
                <w:cs/>
              </w:rPr>
              <w:t>ภาพแผนที่) และฝั่งเข้าร่วมห้อง (รายการห้องที่มีอยู่) ได้ถูกต้อง</w:t>
            </w:r>
          </w:p>
        </w:tc>
        <w:tc>
          <w:tcPr>
            <w:tcW w:w="1478" w:type="dxa"/>
          </w:tcPr>
          <w:p w14:paraId="27EE6A43" w14:textId="7B89B3D7" w:rsidR="00B64CC8" w:rsidRPr="00724A34" w:rsidRDefault="00B64CC8" w:rsidP="007C0BEB">
            <w:pPr>
              <w:tabs>
                <w:tab w:val="left" w:pos="567"/>
                <w:tab w:val="left" w:pos="1418"/>
              </w:tabs>
              <w:jc w:val="center"/>
              <w:rPr>
                <w:rFonts w:ascii="TH SarabunPSK" w:hAnsi="TH SarabunPSK" w:cs="TH SarabunPSK"/>
                <w:sz w:val="32"/>
                <w:szCs w:val="32"/>
              </w:rPr>
            </w:pPr>
            <w:r w:rsidRPr="00B64CC8">
              <w:rPr>
                <w:rFonts w:ascii="TH SarabunPSK" w:hAnsi="TH SarabunPSK" w:cs="TH SarabunPSK"/>
                <w:sz w:val="32"/>
                <w:szCs w:val="32"/>
                <w:cs/>
              </w:rPr>
              <w:t>แสดงข้อมูลและองค์ประกอบของหน้าสร้างและเข้าร่วมห้องถูกต้อง</w:t>
            </w:r>
          </w:p>
        </w:tc>
        <w:tc>
          <w:tcPr>
            <w:tcW w:w="1589" w:type="dxa"/>
          </w:tcPr>
          <w:p w14:paraId="006F448A" w14:textId="77777777" w:rsidR="00B64CC8" w:rsidRPr="00724A34" w:rsidRDefault="00B64CC8"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t>ผ่าน</w:t>
            </w:r>
          </w:p>
        </w:tc>
      </w:tr>
      <w:tr w:rsidR="00B64CC8" w:rsidRPr="00724A34" w14:paraId="4FF60B6D" w14:textId="77777777" w:rsidTr="007C0BEB">
        <w:tc>
          <w:tcPr>
            <w:tcW w:w="1861" w:type="dxa"/>
          </w:tcPr>
          <w:p w14:paraId="1BE98445" w14:textId="2D2126CC" w:rsidR="00B64CC8" w:rsidRPr="00724A34" w:rsidRDefault="00B64CC8" w:rsidP="007C0BEB">
            <w:pPr>
              <w:tabs>
                <w:tab w:val="left" w:pos="567"/>
                <w:tab w:val="left" w:pos="1418"/>
              </w:tabs>
              <w:jc w:val="center"/>
              <w:rPr>
                <w:rFonts w:ascii="TH SarabunPSK" w:hAnsi="TH SarabunPSK" w:cs="TH SarabunPSK"/>
                <w:sz w:val="32"/>
                <w:szCs w:val="32"/>
                <w:cs/>
              </w:rPr>
            </w:pPr>
            <w:r>
              <w:rPr>
                <w:rFonts w:ascii="TH SarabunPSK" w:hAnsi="TH SarabunPSK" w:cs="TH SarabunPSK"/>
                <w:sz w:val="32"/>
                <w:szCs w:val="32"/>
              </w:rPr>
              <w:t>2</w:t>
            </w:r>
          </w:p>
        </w:tc>
        <w:tc>
          <w:tcPr>
            <w:tcW w:w="1825" w:type="dxa"/>
          </w:tcPr>
          <w:p w14:paraId="68840343" w14:textId="591A10CC"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กดปุ่มเปลี่ยนแผนที่</w:t>
            </w:r>
          </w:p>
        </w:tc>
        <w:tc>
          <w:tcPr>
            <w:tcW w:w="2263" w:type="dxa"/>
          </w:tcPr>
          <w:p w14:paraId="2B7E0406" w14:textId="3F5AA371"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ภาพตัวอย่างและชื่อแผนที่สลับเปลี่ยนตามด่านที่เลือก</w:t>
            </w:r>
          </w:p>
        </w:tc>
        <w:tc>
          <w:tcPr>
            <w:tcW w:w="1478" w:type="dxa"/>
          </w:tcPr>
          <w:p w14:paraId="1C6D1620" w14:textId="19C49E47"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แผนที่สลับเปลี่ยนและแสดงภาพตัวอย่างถูกต้อง</w:t>
            </w:r>
          </w:p>
        </w:tc>
        <w:tc>
          <w:tcPr>
            <w:tcW w:w="1589" w:type="dxa"/>
          </w:tcPr>
          <w:p w14:paraId="1FF68917" w14:textId="35FBA0C4" w:rsidR="00B64CC8" w:rsidRPr="00724A34" w:rsidRDefault="00B64CC8" w:rsidP="007C0BEB">
            <w:pPr>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ผ่าน</w:t>
            </w:r>
          </w:p>
        </w:tc>
      </w:tr>
      <w:tr w:rsidR="00B64CC8" w:rsidRPr="00724A34" w14:paraId="3B6C4803" w14:textId="77777777" w:rsidTr="007C0BEB">
        <w:tc>
          <w:tcPr>
            <w:tcW w:w="1861" w:type="dxa"/>
          </w:tcPr>
          <w:p w14:paraId="79283048" w14:textId="1A311B1C" w:rsidR="00B64CC8" w:rsidRDefault="00B64CC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3</w:t>
            </w:r>
          </w:p>
        </w:tc>
        <w:tc>
          <w:tcPr>
            <w:tcW w:w="1825" w:type="dxa"/>
          </w:tcPr>
          <w:p w14:paraId="15D13A5D" w14:textId="5AADFC5B"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กดปุ่ม</w:t>
            </w:r>
            <w:r w:rsidRPr="00B64CC8">
              <w:rPr>
                <w:rFonts w:ascii="TH SarabunPSK" w:hAnsi="TH SarabunPSK" w:cs="TH SarabunPSK"/>
                <w:sz w:val="32"/>
                <w:szCs w:val="32"/>
              </w:rPr>
              <w:t xml:space="preserve"> </w:t>
            </w:r>
            <w:r w:rsidRPr="00B64CC8">
              <w:rPr>
                <w:rFonts w:ascii="TH SarabunPSK" w:hAnsi="TH SarabunPSK" w:cs="TH SarabunPSK"/>
                <w:sz w:val="32"/>
                <w:szCs w:val="32"/>
                <w:cs/>
              </w:rPr>
              <w:t>สร้างห้อง</w:t>
            </w:r>
          </w:p>
        </w:tc>
        <w:tc>
          <w:tcPr>
            <w:tcW w:w="2263" w:type="dxa"/>
          </w:tcPr>
          <w:p w14:paraId="16B8AD2C" w14:textId="167EAE51"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 xml:space="preserve">ระบบสร้างห้องแข่งขันบน </w:t>
            </w:r>
            <w:r w:rsidRPr="00B64CC8">
              <w:rPr>
                <w:rFonts w:ascii="TH SarabunPSK" w:hAnsi="TH SarabunPSK" w:cs="TH SarabunPSK"/>
                <w:sz w:val="32"/>
                <w:szCs w:val="32"/>
              </w:rPr>
              <w:t xml:space="preserve">Photon Server </w:t>
            </w:r>
            <w:r w:rsidRPr="00B64CC8">
              <w:rPr>
                <w:rFonts w:ascii="TH SarabunPSK" w:hAnsi="TH SarabunPSK" w:cs="TH SarabunPSK"/>
                <w:sz w:val="32"/>
                <w:szCs w:val="32"/>
                <w:cs/>
              </w:rPr>
              <w:t xml:space="preserve">ตามรหัสห้อง รูปแบบ </w:t>
            </w:r>
            <w:r w:rsidRPr="00B64CC8">
              <w:rPr>
                <w:rFonts w:ascii="TH SarabunPSK" w:hAnsi="TH SarabunPSK" w:cs="TH SarabunPSK"/>
                <w:sz w:val="32"/>
                <w:szCs w:val="32"/>
              </w:rPr>
              <w:t xml:space="preserve">1 VS 1 </w:t>
            </w:r>
            <w:r w:rsidRPr="00B64CC8">
              <w:rPr>
                <w:rFonts w:ascii="TH SarabunPSK" w:hAnsi="TH SarabunPSK" w:cs="TH SarabunPSK"/>
                <w:sz w:val="32"/>
                <w:szCs w:val="32"/>
                <w:cs/>
              </w:rPr>
              <w:t>และแผนที่ที่กำหนด พร้อมนำผู้เล่นเข้าสู่ห้องรอแข่ง</w:t>
            </w:r>
          </w:p>
        </w:tc>
        <w:tc>
          <w:tcPr>
            <w:tcW w:w="1478" w:type="dxa"/>
          </w:tcPr>
          <w:p w14:paraId="45D82AFB" w14:textId="43D45D50"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สร้างห้องสำเร็จและเข้าสู่ห้องรอแข่ง</w:t>
            </w:r>
          </w:p>
        </w:tc>
        <w:tc>
          <w:tcPr>
            <w:tcW w:w="1589" w:type="dxa"/>
          </w:tcPr>
          <w:p w14:paraId="10F5A94A" w14:textId="035B39CC" w:rsidR="00B64CC8" w:rsidRPr="00724A34"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ผ่าน</w:t>
            </w:r>
          </w:p>
        </w:tc>
      </w:tr>
      <w:tr w:rsidR="00B64CC8" w:rsidRPr="00724A34" w14:paraId="6FB05695" w14:textId="77777777" w:rsidTr="007C0BEB">
        <w:tc>
          <w:tcPr>
            <w:tcW w:w="1861" w:type="dxa"/>
          </w:tcPr>
          <w:p w14:paraId="6724299F" w14:textId="66C7DD57" w:rsidR="00B64CC8" w:rsidRDefault="00B64CC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4</w:t>
            </w:r>
          </w:p>
        </w:tc>
        <w:tc>
          <w:tcPr>
            <w:tcW w:w="1825" w:type="dxa"/>
          </w:tcPr>
          <w:p w14:paraId="715D9A2A" w14:textId="2B7F1D51"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กรอกเลขห้องในช่อง</w:t>
            </w:r>
            <w:r w:rsidRPr="00B64CC8">
              <w:rPr>
                <w:rFonts w:ascii="TH SarabunPSK" w:hAnsi="TH SarabunPSK" w:cs="TH SarabunPSK"/>
                <w:sz w:val="32"/>
                <w:szCs w:val="32"/>
              </w:rPr>
              <w:t xml:space="preserve"> </w:t>
            </w:r>
            <w:r w:rsidRPr="00B64CC8">
              <w:rPr>
                <w:rFonts w:ascii="TH SarabunPSK" w:hAnsi="TH SarabunPSK" w:cs="TH SarabunPSK"/>
                <w:sz w:val="32"/>
                <w:szCs w:val="32"/>
                <w:cs/>
              </w:rPr>
              <w:t>ใส่เลขห้อง</w:t>
            </w:r>
            <w:r w:rsidRPr="00B64CC8">
              <w:rPr>
                <w:rFonts w:ascii="TH SarabunPSK" w:hAnsi="TH SarabunPSK" w:cs="TH SarabunPSK"/>
                <w:sz w:val="32"/>
                <w:szCs w:val="32"/>
              </w:rPr>
              <w:t xml:space="preserve"> </w:t>
            </w:r>
            <w:r w:rsidRPr="00B64CC8">
              <w:rPr>
                <w:rFonts w:ascii="TH SarabunPSK" w:hAnsi="TH SarabunPSK" w:cs="TH SarabunPSK"/>
                <w:sz w:val="32"/>
                <w:szCs w:val="32"/>
                <w:cs/>
              </w:rPr>
              <w:t>แล้วกดปุ่ม</w:t>
            </w:r>
            <w:r w:rsidRPr="00B64CC8">
              <w:rPr>
                <w:rFonts w:ascii="TH SarabunPSK" w:hAnsi="TH SarabunPSK" w:cs="TH SarabunPSK"/>
                <w:sz w:val="32"/>
                <w:szCs w:val="32"/>
              </w:rPr>
              <w:t xml:space="preserve"> </w:t>
            </w:r>
            <w:r w:rsidRPr="00B64CC8">
              <w:rPr>
                <w:rFonts w:ascii="TH SarabunPSK" w:hAnsi="TH SarabunPSK" w:cs="TH SarabunPSK"/>
                <w:sz w:val="32"/>
                <w:szCs w:val="32"/>
                <w:cs/>
              </w:rPr>
              <w:t>ค้นหา</w:t>
            </w:r>
          </w:p>
        </w:tc>
        <w:tc>
          <w:tcPr>
            <w:tcW w:w="2263" w:type="dxa"/>
          </w:tcPr>
          <w:p w14:paraId="2EF0428E" w14:textId="14CA9662"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ระบบค้นหาห้องที่มีรหัสตรงกับข้อมูลที่กรอก แล้วแสดงรายการห้องนั้นขึ้นมาในส่วน</w:t>
            </w:r>
            <w:r>
              <w:rPr>
                <w:rFonts w:ascii="TH SarabunPSK" w:hAnsi="TH SarabunPSK" w:cs="TH SarabunPSK"/>
                <w:sz w:val="32"/>
                <w:szCs w:val="32"/>
              </w:rPr>
              <w:t xml:space="preserve"> </w:t>
            </w:r>
            <w:r w:rsidRPr="00B64CC8">
              <w:rPr>
                <w:rFonts w:ascii="TH SarabunPSK" w:hAnsi="TH SarabunPSK" w:cs="TH SarabunPSK"/>
                <w:sz w:val="32"/>
                <w:szCs w:val="32"/>
                <w:cs/>
              </w:rPr>
              <w:t>ห้องที่มีอยู่</w:t>
            </w:r>
          </w:p>
        </w:tc>
        <w:tc>
          <w:tcPr>
            <w:tcW w:w="1478" w:type="dxa"/>
          </w:tcPr>
          <w:p w14:paraId="523620D2" w14:textId="22482A20"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ระบบค้นหาและแสดงรายการห้องตรงตามรหัส</w:t>
            </w:r>
          </w:p>
        </w:tc>
        <w:tc>
          <w:tcPr>
            <w:tcW w:w="1589" w:type="dxa"/>
          </w:tcPr>
          <w:p w14:paraId="0195ECF6" w14:textId="51594DD8"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ผ่าน</w:t>
            </w:r>
          </w:p>
        </w:tc>
      </w:tr>
      <w:tr w:rsidR="00B64CC8" w:rsidRPr="00724A34" w14:paraId="7F18FEA7" w14:textId="77777777" w:rsidTr="007C0BEB">
        <w:tc>
          <w:tcPr>
            <w:tcW w:w="1861" w:type="dxa"/>
          </w:tcPr>
          <w:p w14:paraId="544B9621" w14:textId="3F0320CC" w:rsidR="00B64CC8" w:rsidRDefault="00B64CC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lastRenderedPageBreak/>
              <w:t>5</w:t>
            </w:r>
          </w:p>
        </w:tc>
        <w:tc>
          <w:tcPr>
            <w:tcW w:w="1825" w:type="dxa"/>
          </w:tcPr>
          <w:p w14:paraId="72CB597C" w14:textId="7BB5DC49"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กดปุ่ม</w:t>
            </w:r>
            <w:r w:rsidRPr="00B64CC8">
              <w:rPr>
                <w:rFonts w:ascii="TH SarabunPSK" w:hAnsi="TH SarabunPSK" w:cs="TH SarabunPSK"/>
                <w:sz w:val="32"/>
                <w:szCs w:val="32"/>
              </w:rPr>
              <w:t xml:space="preserve"> Join </w:t>
            </w:r>
            <w:r w:rsidRPr="00B64CC8">
              <w:rPr>
                <w:rFonts w:ascii="TH SarabunPSK" w:hAnsi="TH SarabunPSK" w:cs="TH SarabunPSK"/>
                <w:sz w:val="32"/>
                <w:szCs w:val="32"/>
                <w:cs/>
              </w:rPr>
              <w:t xml:space="preserve">ในรายการห้องที่ยังไม่เต็ม (เช่น </w:t>
            </w:r>
            <w:r w:rsidRPr="00B64CC8">
              <w:rPr>
                <w:rFonts w:ascii="TH SarabunPSK" w:hAnsi="TH SarabunPSK" w:cs="TH SarabunPSK"/>
                <w:sz w:val="32"/>
                <w:szCs w:val="32"/>
              </w:rPr>
              <w:t>Player 1)</w:t>
            </w:r>
          </w:p>
        </w:tc>
        <w:tc>
          <w:tcPr>
            <w:tcW w:w="2263" w:type="dxa"/>
          </w:tcPr>
          <w:p w14:paraId="7E34E0A8" w14:textId="6D37BD5A"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 xml:space="preserve">ระบบนำผู้เล่นเข้าร่วมห้องแข่งขันนั้นผ่าน </w:t>
            </w:r>
            <w:r w:rsidRPr="00B64CC8">
              <w:rPr>
                <w:rFonts w:ascii="TH SarabunPSK" w:hAnsi="TH SarabunPSK" w:cs="TH SarabunPSK"/>
                <w:sz w:val="32"/>
                <w:szCs w:val="32"/>
              </w:rPr>
              <w:t xml:space="preserve">Photon PUN 2 </w:t>
            </w:r>
            <w:r w:rsidRPr="00B64CC8">
              <w:rPr>
                <w:rFonts w:ascii="TH SarabunPSK" w:hAnsi="TH SarabunPSK" w:cs="TH SarabunPSK"/>
                <w:sz w:val="32"/>
                <w:szCs w:val="32"/>
                <w:cs/>
              </w:rPr>
              <w:t>และเข้าสู่หน้าเตรียมพร้อม</w:t>
            </w:r>
          </w:p>
        </w:tc>
        <w:tc>
          <w:tcPr>
            <w:tcW w:w="1478" w:type="dxa"/>
          </w:tcPr>
          <w:p w14:paraId="4D9B7B8D" w14:textId="1F689135"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เข้าร่วมห้องสำเร็จ</w:t>
            </w:r>
          </w:p>
        </w:tc>
        <w:tc>
          <w:tcPr>
            <w:tcW w:w="1589" w:type="dxa"/>
          </w:tcPr>
          <w:p w14:paraId="60DFA710" w14:textId="2736B999"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ผ่าน</w:t>
            </w:r>
          </w:p>
        </w:tc>
      </w:tr>
      <w:tr w:rsidR="00B64CC8" w:rsidRPr="00724A34" w14:paraId="23284425" w14:textId="77777777" w:rsidTr="007C0BEB">
        <w:tc>
          <w:tcPr>
            <w:tcW w:w="1861" w:type="dxa"/>
          </w:tcPr>
          <w:p w14:paraId="4C545674" w14:textId="64FFD125" w:rsidR="00B64CC8" w:rsidRDefault="00B64CC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6</w:t>
            </w:r>
          </w:p>
        </w:tc>
        <w:tc>
          <w:tcPr>
            <w:tcW w:w="1825" w:type="dxa"/>
          </w:tcPr>
          <w:p w14:paraId="5A858BBD" w14:textId="22E511A3"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กดปุ่ม</w:t>
            </w:r>
            <w:r>
              <w:rPr>
                <w:rFonts w:ascii="TH SarabunPSK" w:hAnsi="TH SarabunPSK" w:cs="TH SarabunPSK"/>
                <w:sz w:val="32"/>
                <w:szCs w:val="32"/>
              </w:rPr>
              <w:t xml:space="preserve"> </w:t>
            </w:r>
            <w:r w:rsidRPr="00B64CC8">
              <w:rPr>
                <w:rFonts w:ascii="TH SarabunPSK" w:hAnsi="TH SarabunPSK" w:cs="TH SarabunPSK"/>
                <w:sz w:val="32"/>
                <w:szCs w:val="32"/>
              </w:rPr>
              <w:t xml:space="preserve">Full </w:t>
            </w:r>
            <w:r w:rsidRPr="00B64CC8">
              <w:rPr>
                <w:rFonts w:ascii="TH SarabunPSK" w:hAnsi="TH SarabunPSK" w:cs="TH SarabunPSK"/>
                <w:sz w:val="32"/>
                <w:szCs w:val="32"/>
                <w:cs/>
              </w:rPr>
              <w:t>หรือพยายามเข้าห้องที่มีผู้เล่นเต็ม</w:t>
            </w:r>
          </w:p>
        </w:tc>
        <w:tc>
          <w:tcPr>
            <w:tcW w:w="2263" w:type="dxa"/>
          </w:tcPr>
          <w:p w14:paraId="504EA534" w14:textId="6482D67B"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ระบบไม่อนุญาตให้ผู้เล่นเข้าร่วมห้อง และแสดงข้อความแจ้งเตือนว่า ห้องเต็มแล้ว</w:t>
            </w:r>
          </w:p>
        </w:tc>
        <w:tc>
          <w:tcPr>
            <w:tcW w:w="1478" w:type="dxa"/>
          </w:tcPr>
          <w:p w14:paraId="7424AA08" w14:textId="3CD9A843"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ไม่อนุญาตให้เข้าห้องและแสดงแจ้งเตือน</w:t>
            </w:r>
          </w:p>
        </w:tc>
        <w:tc>
          <w:tcPr>
            <w:tcW w:w="1589" w:type="dxa"/>
          </w:tcPr>
          <w:p w14:paraId="3D9BF58F" w14:textId="02A17C2B" w:rsidR="00B64CC8" w:rsidRPr="00B64CC8" w:rsidRDefault="00B64CC8" w:rsidP="007C0BEB">
            <w:pPr>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ผ่าน</w:t>
            </w:r>
          </w:p>
        </w:tc>
      </w:tr>
      <w:tr w:rsidR="007E2241" w:rsidRPr="00724A34" w14:paraId="78F896E9" w14:textId="77777777" w:rsidTr="007C0BEB">
        <w:tc>
          <w:tcPr>
            <w:tcW w:w="1861" w:type="dxa"/>
          </w:tcPr>
          <w:p w14:paraId="3DC08C58" w14:textId="73C256F0" w:rsidR="007E2241" w:rsidRDefault="007E2241"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7</w:t>
            </w:r>
          </w:p>
        </w:tc>
        <w:tc>
          <w:tcPr>
            <w:tcW w:w="1825" w:type="dxa"/>
          </w:tcPr>
          <w:p w14:paraId="1ED4DFF7" w14:textId="3DFF7087" w:rsidR="007E2241" w:rsidRPr="00B64CC8" w:rsidRDefault="007E2241" w:rsidP="007C0BEB">
            <w:pPr>
              <w:tabs>
                <w:tab w:val="left" w:pos="567"/>
                <w:tab w:val="left" w:pos="1418"/>
              </w:tabs>
              <w:jc w:val="center"/>
              <w:rPr>
                <w:rFonts w:ascii="TH SarabunPSK" w:hAnsi="TH SarabunPSK" w:cs="TH SarabunPSK"/>
                <w:sz w:val="32"/>
                <w:szCs w:val="32"/>
                <w:cs/>
              </w:rPr>
            </w:pPr>
            <w:r w:rsidRPr="007E2241">
              <w:rPr>
                <w:rFonts w:ascii="TH SarabunPSK" w:hAnsi="TH SarabunPSK" w:cs="TH SarabunPSK"/>
                <w:sz w:val="32"/>
                <w:szCs w:val="32"/>
                <w:cs/>
              </w:rPr>
              <w:t>กดปุ่ม</w:t>
            </w:r>
            <w:r w:rsidRPr="007E2241">
              <w:rPr>
                <w:rFonts w:ascii="TH SarabunPSK" w:hAnsi="TH SarabunPSK" w:cs="TH SarabunPSK"/>
                <w:sz w:val="32"/>
                <w:szCs w:val="32"/>
              </w:rPr>
              <w:t xml:space="preserve"> </w:t>
            </w:r>
            <w:r w:rsidRPr="007E2241">
              <w:rPr>
                <w:rFonts w:ascii="TH SarabunPSK" w:hAnsi="TH SarabunPSK" w:cs="TH SarabunPSK"/>
                <w:sz w:val="32"/>
                <w:szCs w:val="32"/>
                <w:cs/>
              </w:rPr>
              <w:t>ย้อนกลับ</w:t>
            </w:r>
            <w:r w:rsidRPr="007E2241">
              <w:rPr>
                <w:rFonts w:ascii="TH SarabunPSK" w:hAnsi="TH SarabunPSK" w:cs="TH SarabunPSK"/>
                <w:sz w:val="32"/>
                <w:szCs w:val="32"/>
              </w:rPr>
              <w:t xml:space="preserve"> (</w:t>
            </w:r>
            <w:r w:rsidRPr="007E2241">
              <w:rPr>
                <w:rFonts w:ascii="TH SarabunPSK" w:hAnsi="TH SarabunPSK" w:cs="TH SarabunPSK"/>
                <w:sz w:val="32"/>
                <w:szCs w:val="32"/>
                <w:cs/>
              </w:rPr>
              <w:t>ไอคอนลูกศรมุมขวาบน)</w:t>
            </w:r>
          </w:p>
        </w:tc>
        <w:tc>
          <w:tcPr>
            <w:tcW w:w="2263" w:type="dxa"/>
          </w:tcPr>
          <w:p w14:paraId="67A0D1F5" w14:textId="21CAC509" w:rsidR="007E2241" w:rsidRPr="00B64CC8" w:rsidRDefault="007E2241" w:rsidP="007C0BEB">
            <w:pPr>
              <w:tabs>
                <w:tab w:val="left" w:pos="567"/>
                <w:tab w:val="left" w:pos="1418"/>
              </w:tabs>
              <w:jc w:val="center"/>
              <w:rPr>
                <w:rFonts w:ascii="TH SarabunPSK" w:hAnsi="TH SarabunPSK" w:cs="TH SarabunPSK"/>
                <w:sz w:val="32"/>
                <w:szCs w:val="32"/>
                <w:cs/>
              </w:rPr>
            </w:pPr>
            <w:r w:rsidRPr="007E2241">
              <w:rPr>
                <w:rFonts w:ascii="TH SarabunPSK" w:hAnsi="TH SarabunPSK" w:cs="TH SarabunPSK"/>
                <w:sz w:val="32"/>
                <w:szCs w:val="32"/>
                <w:cs/>
              </w:rPr>
              <w:t xml:space="preserve">ระบบยกเลิกการตั้งค่าห้อง และนำผู้เล่นกลับสู่หน้า </w:t>
            </w:r>
            <w:r w:rsidRPr="007E2241">
              <w:rPr>
                <w:rFonts w:ascii="TH SarabunPSK" w:hAnsi="TH SarabunPSK" w:cs="TH SarabunPSK"/>
                <w:sz w:val="32"/>
                <w:szCs w:val="32"/>
              </w:rPr>
              <w:t>Lobby (</w:t>
            </w:r>
            <w:r w:rsidRPr="007E2241">
              <w:rPr>
                <w:rFonts w:ascii="TH SarabunPSK" w:hAnsi="TH SarabunPSK" w:cs="TH SarabunPSK"/>
                <w:sz w:val="32"/>
                <w:szCs w:val="32"/>
                <w:cs/>
              </w:rPr>
              <w:t>เมนูหลัก)</w:t>
            </w:r>
          </w:p>
        </w:tc>
        <w:tc>
          <w:tcPr>
            <w:tcW w:w="1478" w:type="dxa"/>
          </w:tcPr>
          <w:p w14:paraId="1FA38BEF" w14:textId="3B4FC97F" w:rsidR="007E2241" w:rsidRPr="00B64CC8" w:rsidRDefault="007E2241" w:rsidP="007C0BEB">
            <w:pPr>
              <w:tabs>
                <w:tab w:val="left" w:pos="567"/>
                <w:tab w:val="left" w:pos="1418"/>
              </w:tabs>
              <w:jc w:val="center"/>
              <w:rPr>
                <w:rFonts w:ascii="TH SarabunPSK" w:hAnsi="TH SarabunPSK" w:cs="TH SarabunPSK"/>
                <w:sz w:val="32"/>
                <w:szCs w:val="32"/>
              </w:rPr>
            </w:pPr>
            <w:r w:rsidRPr="007E2241">
              <w:rPr>
                <w:rFonts w:ascii="TH SarabunPSK" w:hAnsi="TH SarabunPSK" w:cs="TH SarabunPSK"/>
                <w:sz w:val="32"/>
                <w:szCs w:val="32"/>
                <w:cs/>
              </w:rPr>
              <w:t xml:space="preserve">กลับสู่หน้า </w:t>
            </w:r>
            <w:r w:rsidRPr="007E2241">
              <w:rPr>
                <w:rFonts w:ascii="TH SarabunPSK" w:hAnsi="TH SarabunPSK" w:cs="TH SarabunPSK"/>
                <w:sz w:val="32"/>
                <w:szCs w:val="32"/>
              </w:rPr>
              <w:t xml:space="preserve">Lobby </w:t>
            </w:r>
            <w:r w:rsidRPr="007E2241">
              <w:rPr>
                <w:rFonts w:ascii="TH SarabunPSK" w:hAnsi="TH SarabunPSK" w:cs="TH SarabunPSK"/>
                <w:sz w:val="32"/>
                <w:szCs w:val="32"/>
                <w:cs/>
              </w:rPr>
              <w:t>สำเร็</w:t>
            </w:r>
            <w:r>
              <w:rPr>
                <w:rFonts w:ascii="TH SarabunPSK" w:hAnsi="TH SarabunPSK" w:cs="TH SarabunPSK" w:hint="cs"/>
                <w:sz w:val="32"/>
                <w:szCs w:val="32"/>
                <w:cs/>
              </w:rPr>
              <w:t>จ</w:t>
            </w:r>
          </w:p>
        </w:tc>
        <w:tc>
          <w:tcPr>
            <w:tcW w:w="1589" w:type="dxa"/>
          </w:tcPr>
          <w:p w14:paraId="603C00D3" w14:textId="2CAE0300" w:rsidR="007E2241" w:rsidRPr="00B64CC8" w:rsidRDefault="007E2241" w:rsidP="00D810AA">
            <w:pPr>
              <w:keepNext/>
              <w:tabs>
                <w:tab w:val="left" w:pos="567"/>
                <w:tab w:val="left" w:pos="1418"/>
              </w:tabs>
              <w:jc w:val="center"/>
              <w:rPr>
                <w:rFonts w:ascii="TH SarabunPSK" w:hAnsi="TH SarabunPSK" w:cs="TH SarabunPSK"/>
                <w:sz w:val="32"/>
                <w:szCs w:val="32"/>
                <w:cs/>
              </w:rPr>
            </w:pPr>
            <w:r w:rsidRPr="00B64CC8">
              <w:rPr>
                <w:rFonts w:ascii="TH SarabunPSK" w:hAnsi="TH SarabunPSK" w:cs="TH SarabunPSK"/>
                <w:sz w:val="32"/>
                <w:szCs w:val="32"/>
                <w:cs/>
              </w:rPr>
              <w:t>ผ่าน</w:t>
            </w:r>
          </w:p>
        </w:tc>
      </w:tr>
    </w:tbl>
    <w:p w14:paraId="2C77A745" w14:textId="5FACE064" w:rsidR="00D810AA" w:rsidRDefault="00D810AA" w:rsidP="002A1F06">
      <w:pPr>
        <w:pStyle w:val="Default"/>
        <w:rPr>
          <w:rFonts w:ascii="TH SarabunPSK" w:hAnsi="TH SarabunPSK" w:cs="TH SarabunPSK"/>
          <w:sz w:val="32"/>
          <w:szCs w:val="32"/>
        </w:rPr>
      </w:pPr>
    </w:p>
    <w:p w14:paraId="75A143A2" w14:textId="17A77F3A" w:rsidR="00946E76" w:rsidRPr="00F7066F" w:rsidRDefault="002A1F06" w:rsidP="002A1F06">
      <w:pPr>
        <w:pStyle w:val="Default"/>
        <w:rPr>
          <w:rFonts w:ascii="TH SarabunPSK" w:hAnsi="TH SarabunPSK" w:cs="TH SarabunPSK"/>
          <w:sz w:val="32"/>
          <w:szCs w:val="32"/>
        </w:rPr>
      </w:pPr>
      <w:r>
        <w:rPr>
          <w:rFonts w:ascii="TH SarabunPSK" w:hAnsi="TH SarabunPSK" w:cs="TH SarabunPSK" w:hint="cs"/>
          <w:sz w:val="32"/>
          <w:szCs w:val="32"/>
          <w:cs/>
        </w:rPr>
        <w:t xml:space="preserve">        </w:t>
      </w:r>
      <w:r w:rsidR="007E2241" w:rsidRPr="00F7066F">
        <w:rPr>
          <w:rFonts w:ascii="TH SarabunPSK" w:hAnsi="TH SarabunPSK" w:cs="TH SarabunPSK"/>
          <w:sz w:val="32"/>
          <w:szCs w:val="32"/>
        </w:rPr>
        <w:t xml:space="preserve">4.2.5 </w:t>
      </w:r>
      <w:r w:rsidR="007E2241" w:rsidRPr="00F7066F">
        <w:rPr>
          <w:rFonts w:ascii="TH SarabunPSK" w:hAnsi="TH SarabunPSK" w:cs="TH SarabunPSK"/>
          <w:sz w:val="32"/>
          <w:szCs w:val="32"/>
          <w:cs/>
        </w:rPr>
        <w:t>ผลการทดสอบหน้า</w:t>
      </w:r>
      <w:r w:rsidR="00946E76" w:rsidRPr="00F7066F">
        <w:rPr>
          <w:rFonts w:ascii="TH SarabunPSK" w:hAnsi="TH SarabunPSK" w:cs="TH SarabunPSK"/>
          <w:sz w:val="32"/>
          <w:szCs w:val="32"/>
          <w:cs/>
        </w:rPr>
        <w:t>รอจับค</w:t>
      </w:r>
      <w:r w:rsidR="00946E76" w:rsidRPr="00F7066F">
        <w:rPr>
          <w:rFonts w:ascii="TH SarabunPSK" w:hAnsi="TH SarabunPSK" w:cs="TH SarabunPSK" w:hint="cs"/>
          <w:sz w:val="32"/>
          <w:szCs w:val="32"/>
          <w:cs/>
        </w:rPr>
        <w:t>ู่</w:t>
      </w:r>
      <w:r w:rsidR="00946E76" w:rsidRPr="00F7066F">
        <w:rPr>
          <w:rFonts w:ascii="TH SarabunPSK" w:hAnsi="TH SarabunPSK" w:cs="TH SarabunPSK"/>
          <w:sz w:val="32"/>
          <w:szCs w:val="32"/>
          <w:cs/>
        </w:rPr>
        <w:t xml:space="preserve"> </w:t>
      </w:r>
    </w:p>
    <w:p w14:paraId="5D94BE00" w14:textId="2FB63C49" w:rsidR="007E2241" w:rsidRDefault="002A1F06" w:rsidP="007E2241">
      <w:pPr>
        <w:pStyle w:val="Default"/>
        <w:ind w:firstLine="720"/>
        <w:rPr>
          <w:rFonts w:ascii="TH SarabunPSK" w:hAnsi="TH SarabunPSK" w:cs="TH SarabunPSK"/>
          <w:color w:val="0D0D0D"/>
          <w:sz w:val="32"/>
          <w:szCs w:val="32"/>
        </w:rPr>
      </w:pPr>
      <w:r w:rsidRPr="009F7AC5">
        <w:rPr>
          <w:rFonts w:ascii="TH SarabunPSK" w:hAnsi="TH SarabunPSK" w:cs="TH SarabunPSK" w:hint="cs"/>
          <w:b/>
          <w:bCs/>
          <w:noProof/>
          <w:color w:val="0D0D0D" w:themeColor="text1" w:themeTint="F2"/>
          <w:sz w:val="32"/>
          <w:szCs w:val="32"/>
          <w:cs/>
        </w:rPr>
        <w:drawing>
          <wp:anchor distT="0" distB="0" distL="114300" distR="114300" simplePos="0" relativeHeight="251736103" behindDoc="0" locked="0" layoutInCell="1" allowOverlap="1" wp14:anchorId="0F20D7F9" wp14:editId="5C19B56A">
            <wp:simplePos x="0" y="0"/>
            <wp:positionH relativeFrom="margin">
              <wp:align>center</wp:align>
            </wp:positionH>
            <wp:positionV relativeFrom="margin">
              <wp:posOffset>4366479</wp:posOffset>
            </wp:positionV>
            <wp:extent cx="3335020" cy="1876425"/>
            <wp:effectExtent l="0" t="0" r="0" b="9525"/>
            <wp:wrapSquare wrapText="bothSides"/>
            <wp:docPr id="16"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รูปภาพ 20"/>
                    <pic:cNvPicPr>
                      <a:picLocks noChangeAspect="1" noChangeArrowheads="1"/>
                    </pic:cNvPicPr>
                  </pic:nvPicPr>
                  <pic:blipFill>
                    <a:blip r:embed="rId128" cstate="print">
                      <a:extLst>
                        <a:ext uri="{28A0092B-C50C-407E-A947-70E740481C1C}">
                          <a14:useLocalDpi xmlns:a14="http://schemas.microsoft.com/office/drawing/2010/main" val="0"/>
                        </a:ext>
                      </a:extLst>
                    </a:blip>
                    <a:stretch>
                      <a:fillRect/>
                    </a:stretch>
                  </pic:blipFill>
                  <pic:spPr bwMode="auto">
                    <a:xfrm>
                      <a:off x="0" y="0"/>
                      <a:ext cx="3335020" cy="1876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6F50F8" w14:textId="4D0C50C7" w:rsidR="00AC50DF" w:rsidRDefault="00AC50DF" w:rsidP="00946E76"/>
    <w:p w14:paraId="38B96432" w14:textId="5B0E4FBC" w:rsidR="00AC50DF" w:rsidRDefault="00AC50DF" w:rsidP="007E2241"/>
    <w:p w14:paraId="6C9F5AF0" w14:textId="2B4698A1" w:rsidR="0024327F" w:rsidRDefault="0024327F" w:rsidP="0024327F"/>
    <w:p w14:paraId="470611EF" w14:textId="7983C927" w:rsidR="00D810AA" w:rsidRDefault="00D810AA" w:rsidP="0024327F"/>
    <w:p w14:paraId="20553DF8" w14:textId="77777777" w:rsidR="00D810AA" w:rsidRDefault="00D810AA" w:rsidP="0024327F"/>
    <w:p w14:paraId="3A1D3D05" w14:textId="26F3B65B" w:rsidR="00D810AA" w:rsidRDefault="00D810AA" w:rsidP="00AC50DF">
      <w:r>
        <w:rPr>
          <w:noProof/>
        </w:rPr>
        <mc:AlternateContent>
          <mc:Choice Requires="wps">
            <w:drawing>
              <wp:anchor distT="0" distB="0" distL="114300" distR="114300" simplePos="0" relativeHeight="251751463" behindDoc="1" locked="0" layoutInCell="1" allowOverlap="1" wp14:anchorId="38283D2A" wp14:editId="16E596C5">
                <wp:simplePos x="0" y="0"/>
                <wp:positionH relativeFrom="margin">
                  <wp:align>center</wp:align>
                </wp:positionH>
                <wp:positionV relativeFrom="paragraph">
                  <wp:posOffset>135965</wp:posOffset>
                </wp:positionV>
                <wp:extent cx="3338195" cy="408940"/>
                <wp:effectExtent l="0" t="0" r="0" b="0"/>
                <wp:wrapTight wrapText="bothSides">
                  <wp:wrapPolygon edited="0">
                    <wp:start x="0" y="0"/>
                    <wp:lineTo x="0" y="20124"/>
                    <wp:lineTo x="21448" y="20124"/>
                    <wp:lineTo x="21448" y="0"/>
                    <wp:lineTo x="0" y="0"/>
                  </wp:wrapPolygon>
                </wp:wrapTight>
                <wp:docPr id="27" name="Text Box 27"/>
                <wp:cNvGraphicFramePr/>
                <a:graphic xmlns:a="http://schemas.openxmlformats.org/drawingml/2006/main">
                  <a:graphicData uri="http://schemas.microsoft.com/office/word/2010/wordprocessingShape">
                    <wps:wsp>
                      <wps:cNvSpPr txBox="1"/>
                      <wps:spPr>
                        <a:xfrm>
                          <a:off x="0" y="0"/>
                          <a:ext cx="3338195" cy="408940"/>
                        </a:xfrm>
                        <a:prstGeom prst="rect">
                          <a:avLst/>
                        </a:prstGeom>
                        <a:solidFill>
                          <a:prstClr val="white"/>
                        </a:solidFill>
                        <a:ln>
                          <a:noFill/>
                        </a:ln>
                      </wps:spPr>
                      <wps:txbx>
                        <w:txbxContent>
                          <w:p w14:paraId="5ADA24C5" w14:textId="0FCD0DE9" w:rsidR="00CB61E2" w:rsidRPr="00CB61E2" w:rsidRDefault="00CB61E2" w:rsidP="00CB61E2">
                            <w:pPr>
                              <w:pStyle w:val="af3"/>
                              <w:jc w:val="center"/>
                              <w:rPr>
                                <w:rFonts w:ascii="TH SarabunPSK" w:hAnsi="TH SarabunPSK" w:cs="TH SarabunPSK"/>
                                <w:b/>
                                <w:bCs/>
                                <w:i w:val="0"/>
                                <w:iCs w:val="0"/>
                                <w:noProof/>
                                <w:color w:val="000000" w:themeColor="text1"/>
                                <w:sz w:val="32"/>
                                <w:szCs w:val="32"/>
                              </w:rPr>
                            </w:pPr>
                            <w:bookmarkStart w:id="291" w:name="_Toc236925683"/>
                            <w:bookmarkStart w:id="292" w:name="_Toc237890441"/>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6</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ผลการทดสอบหน้ารอจับคู่</w:t>
                            </w:r>
                            <w:bookmarkEnd w:id="291"/>
                            <w:bookmarkEnd w:id="2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283D2A" id="Text Box 27" o:spid="_x0000_s1055" type="#_x0000_t202" style="position:absolute;margin-left:0;margin-top:10.7pt;width:262.85pt;height:32.2pt;z-index:-251565017;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" stroked="f">
                <v:textbox inset="0,0,0,0">
                  <w:txbxContent>
                    <w:p w14:paraId="5ADA24C5" w14:textId="0FCD0DE9" w:rsidR="00CB61E2" w:rsidRPr="00CB61E2" w:rsidRDefault="00CB61E2" w:rsidP="00CB61E2">
                      <w:pPr>
                        <w:pStyle w:val="af3"/>
                        <w:jc w:val="center"/>
                        <w:rPr>
                          <w:rFonts w:ascii="TH SarabunPSK" w:hAnsi="TH SarabunPSK" w:cs="TH SarabunPSK"/>
                          <w:b/>
                          <w:bCs/>
                          <w:i w:val="0"/>
                          <w:iCs w:val="0"/>
                          <w:noProof/>
                          <w:color w:val="000000" w:themeColor="text1"/>
                          <w:sz w:val="32"/>
                          <w:szCs w:val="32"/>
                        </w:rPr>
                      </w:pPr>
                      <w:bookmarkStart w:id="368" w:name="_Toc236925683"/>
                      <w:bookmarkStart w:id="369" w:name="_Toc237890441"/>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6</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ผลการทดสอบหน้ารอจับคู่</w:t>
                      </w:r>
                      <w:bookmarkEnd w:id="368"/>
                      <w:bookmarkEnd w:id="369"/>
                    </w:p>
                  </w:txbxContent>
                </v:textbox>
                <w10:wrap type="tight" anchorx="margin"/>
              </v:shape>
            </w:pict>
          </mc:Fallback>
        </mc:AlternateContent>
      </w:r>
    </w:p>
    <w:p w14:paraId="78802F94" w14:textId="7BEF79D8" w:rsidR="00AC50DF" w:rsidRDefault="00AC50DF" w:rsidP="00AC50DF"/>
    <w:p w14:paraId="2600A2F3" w14:textId="03216378" w:rsidR="00D810AA" w:rsidRPr="00F7066F" w:rsidRDefault="00D810AA" w:rsidP="00D810AA">
      <w:pPr>
        <w:pStyle w:val="af3"/>
        <w:rPr>
          <w:rFonts w:ascii="TH SarabunPSK" w:hAnsi="TH SarabunPSK" w:cs="TH SarabunPSK"/>
          <w:b/>
          <w:bCs/>
          <w:i w:val="0"/>
          <w:iCs w:val="0"/>
          <w:color w:val="000000" w:themeColor="text1"/>
          <w:sz w:val="32"/>
          <w:szCs w:val="32"/>
        </w:rPr>
      </w:pPr>
      <w:bookmarkStart w:id="293" w:name="_Toc238559761"/>
      <w:bookmarkStart w:id="294" w:name="_Toc241850890"/>
      <w:bookmarkStart w:id="295" w:name="_Toc241852639"/>
      <w:r w:rsidRPr="00F7066F">
        <w:rPr>
          <w:rFonts w:ascii="TH SarabunPSK" w:hAnsi="TH SarabunPSK" w:cs="TH SarabunPSK"/>
          <w:b/>
          <w:bCs/>
          <w:i w:val="0"/>
          <w:iCs w:val="0"/>
          <w:color w:val="000000" w:themeColor="text1"/>
          <w:sz w:val="32"/>
          <w:szCs w:val="32"/>
          <w:cs/>
        </w:rPr>
        <w:t xml:space="preserve">ตารางที่ </w:t>
      </w:r>
      <w:r w:rsidRPr="00F7066F">
        <w:rPr>
          <w:rFonts w:ascii="TH SarabunPSK" w:hAnsi="TH SarabunPSK" w:cs="TH SarabunPSK"/>
          <w:b/>
          <w:bCs/>
          <w:i w:val="0"/>
          <w:iCs w:val="0"/>
          <w:color w:val="000000" w:themeColor="text1"/>
          <w:sz w:val="32"/>
          <w:szCs w:val="32"/>
        </w:rPr>
        <w:t>4.</w:t>
      </w:r>
      <w:r w:rsidRPr="00F7066F">
        <w:rPr>
          <w:rFonts w:ascii="TH SarabunPSK" w:hAnsi="TH SarabunPSK" w:cs="TH SarabunPSK"/>
          <w:b/>
          <w:bCs/>
          <w:i w:val="0"/>
          <w:iCs w:val="0"/>
          <w:color w:val="000000" w:themeColor="text1"/>
          <w:sz w:val="32"/>
          <w:szCs w:val="32"/>
        </w:rPr>
        <w:fldChar w:fldCharType="begin"/>
      </w:r>
      <w:r w:rsidRPr="00F7066F">
        <w:rPr>
          <w:rFonts w:ascii="TH SarabunPSK" w:hAnsi="TH SarabunPSK" w:cs="TH SarabunPSK"/>
          <w:b/>
          <w:bCs/>
          <w:i w:val="0"/>
          <w:iCs w:val="0"/>
          <w:color w:val="000000" w:themeColor="text1"/>
          <w:sz w:val="32"/>
          <w:szCs w:val="32"/>
        </w:rPr>
        <w:instrText xml:space="preserve"> SEQ </w:instrText>
      </w:r>
      <w:r w:rsidRPr="00F7066F">
        <w:rPr>
          <w:rFonts w:ascii="TH SarabunPSK" w:hAnsi="TH SarabunPSK" w:cs="TH SarabunPSK"/>
          <w:b/>
          <w:bCs/>
          <w:i w:val="0"/>
          <w:iCs w:val="0"/>
          <w:color w:val="000000" w:themeColor="text1"/>
          <w:sz w:val="32"/>
          <w:szCs w:val="32"/>
          <w:cs/>
        </w:rPr>
        <w:instrText>ตารางที่</w:instrText>
      </w:r>
      <w:r w:rsidRPr="00F7066F">
        <w:rPr>
          <w:rFonts w:ascii="TH SarabunPSK" w:hAnsi="TH SarabunPSK" w:cs="TH SarabunPSK"/>
          <w:b/>
          <w:bCs/>
          <w:i w:val="0"/>
          <w:iCs w:val="0"/>
          <w:color w:val="000000" w:themeColor="text1"/>
          <w:sz w:val="32"/>
          <w:szCs w:val="32"/>
        </w:rPr>
        <w:instrText xml:space="preserve">_4. \* ARABIC </w:instrText>
      </w:r>
      <w:r w:rsidRPr="00F7066F">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5</w:t>
      </w:r>
      <w:r w:rsidRPr="00F7066F">
        <w:rPr>
          <w:rFonts w:ascii="TH SarabunPSK" w:hAnsi="TH SarabunPSK" w:cs="TH SarabunPSK"/>
          <w:b/>
          <w:bCs/>
          <w:i w:val="0"/>
          <w:iCs w:val="0"/>
          <w:color w:val="000000" w:themeColor="text1"/>
          <w:sz w:val="32"/>
          <w:szCs w:val="32"/>
        </w:rPr>
        <w:fldChar w:fldCharType="end"/>
      </w:r>
      <w:r w:rsidRPr="00F7066F">
        <w:rPr>
          <w:rFonts w:ascii="TH SarabunPSK" w:hAnsi="TH SarabunPSK" w:cs="TH SarabunPSK"/>
          <w:b/>
          <w:bCs/>
          <w:i w:val="0"/>
          <w:iCs w:val="0"/>
          <w:color w:val="000000" w:themeColor="text1"/>
          <w:sz w:val="32"/>
          <w:szCs w:val="32"/>
        </w:rPr>
        <w:t xml:space="preserve"> </w:t>
      </w:r>
      <w:r w:rsidRPr="00F7066F">
        <w:rPr>
          <w:rFonts w:ascii="TH SarabunPSK" w:hAnsi="TH SarabunPSK" w:cs="TH SarabunPSK"/>
          <w:b/>
          <w:bCs/>
          <w:i w:val="0"/>
          <w:iCs w:val="0"/>
          <w:color w:val="000000" w:themeColor="text1"/>
          <w:sz w:val="32"/>
          <w:szCs w:val="32"/>
          <w:cs/>
        </w:rPr>
        <w:t>ผลการทดสอบหน้ารอจับคู่</w:t>
      </w:r>
      <w:bookmarkEnd w:id="293"/>
      <w:bookmarkEnd w:id="294"/>
      <w:bookmarkEnd w:id="295"/>
    </w:p>
    <w:tbl>
      <w:tblPr>
        <w:tblStyle w:val="af4"/>
        <w:tblW w:w="0" w:type="auto"/>
        <w:tblLook w:val="04A0" w:firstRow="1" w:lastRow="0" w:firstColumn="1" w:lastColumn="0" w:noHBand="0" w:noVBand="1"/>
      </w:tblPr>
      <w:tblGrid>
        <w:gridCol w:w="1861"/>
        <w:gridCol w:w="1825"/>
        <w:gridCol w:w="2263"/>
        <w:gridCol w:w="1478"/>
        <w:gridCol w:w="1589"/>
      </w:tblGrid>
      <w:tr w:rsidR="00946E76" w:rsidRPr="00724A34" w14:paraId="5EEB4225" w14:textId="77777777" w:rsidTr="007C0BEB">
        <w:tc>
          <w:tcPr>
            <w:tcW w:w="1861" w:type="dxa"/>
          </w:tcPr>
          <w:p w14:paraId="6E813F08" w14:textId="77777777" w:rsidR="00946E76" w:rsidRPr="00724A34" w:rsidRDefault="00946E76"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กรณีทดสอบ</w:t>
            </w:r>
            <w:r w:rsidRPr="00724A34">
              <w:rPr>
                <w:rFonts w:ascii="TH SarabunPSK" w:hAnsi="TH SarabunPSK" w:cs="TH SarabunPSK"/>
                <w:b/>
                <w:bCs/>
                <w:sz w:val="32"/>
                <w:szCs w:val="32"/>
              </w:rPr>
              <w:t xml:space="preserve"> (#Test Case)</w:t>
            </w:r>
          </w:p>
        </w:tc>
        <w:tc>
          <w:tcPr>
            <w:tcW w:w="1825" w:type="dxa"/>
          </w:tcPr>
          <w:p w14:paraId="6F5C065F" w14:textId="77777777" w:rsidR="00946E76" w:rsidRPr="00724A34" w:rsidRDefault="00946E76"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ข้อมูลนำเข้า</w:t>
            </w:r>
            <w:r w:rsidRPr="00724A34">
              <w:rPr>
                <w:rFonts w:ascii="TH SarabunPSK" w:hAnsi="TH SarabunPSK" w:cs="TH SarabunPSK"/>
                <w:b/>
                <w:bCs/>
                <w:sz w:val="32"/>
                <w:szCs w:val="32"/>
              </w:rPr>
              <w:t xml:space="preserve"> (input Data)</w:t>
            </w:r>
          </w:p>
        </w:tc>
        <w:tc>
          <w:tcPr>
            <w:tcW w:w="2263" w:type="dxa"/>
          </w:tcPr>
          <w:p w14:paraId="386D5D14" w14:textId="58846EB0" w:rsidR="00946E76" w:rsidRDefault="00946E76"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ผลที่คาดว่าจะ</w:t>
            </w:r>
            <w:r w:rsidRPr="00724A34">
              <w:rPr>
                <w:rFonts w:ascii="TH SarabunPSK" w:hAnsi="TH SarabunPSK" w:cs="TH SarabunPSK"/>
                <w:b/>
                <w:bCs/>
                <w:sz w:val="32"/>
                <w:szCs w:val="32"/>
              </w:rPr>
              <w:t xml:space="preserve"> </w:t>
            </w:r>
            <w:r w:rsidRPr="00724A34">
              <w:rPr>
                <w:rFonts w:ascii="TH SarabunPSK" w:hAnsi="TH SarabunPSK" w:cs="TH SarabunPSK"/>
                <w:b/>
                <w:bCs/>
                <w:sz w:val="32"/>
                <w:szCs w:val="32"/>
                <w:cs/>
              </w:rPr>
              <w:t>ได้รับ</w:t>
            </w:r>
          </w:p>
          <w:p w14:paraId="569897C3" w14:textId="77777777" w:rsidR="00946E76" w:rsidRPr="00724A34" w:rsidRDefault="00946E76"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w:t>
            </w:r>
            <w:r w:rsidRPr="00724A34">
              <w:rPr>
                <w:rFonts w:ascii="TH SarabunPSK" w:hAnsi="TH SarabunPSK" w:cs="TH SarabunPSK"/>
                <w:b/>
                <w:bCs/>
                <w:sz w:val="32"/>
                <w:szCs w:val="32"/>
              </w:rPr>
              <w:t>Expecting Results)</w:t>
            </w:r>
          </w:p>
        </w:tc>
        <w:tc>
          <w:tcPr>
            <w:tcW w:w="1478" w:type="dxa"/>
          </w:tcPr>
          <w:p w14:paraId="37030954" w14:textId="77777777" w:rsidR="00946E76" w:rsidRPr="00724A34" w:rsidRDefault="00946E76"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ผลที่ได้รับ</w:t>
            </w:r>
            <w:r w:rsidRPr="00724A34">
              <w:rPr>
                <w:rFonts w:ascii="TH SarabunPSK" w:hAnsi="TH SarabunPSK" w:cs="TH SarabunPSK"/>
                <w:b/>
                <w:bCs/>
                <w:sz w:val="32"/>
                <w:szCs w:val="32"/>
              </w:rPr>
              <w:t xml:space="preserve"> (Results)</w:t>
            </w:r>
          </w:p>
        </w:tc>
        <w:tc>
          <w:tcPr>
            <w:tcW w:w="1589" w:type="dxa"/>
          </w:tcPr>
          <w:p w14:paraId="0A89AE2A" w14:textId="77777777" w:rsidR="00946E76" w:rsidRPr="00724A34" w:rsidRDefault="00946E76"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ผลการทดสอบ</w:t>
            </w:r>
            <w:r w:rsidRPr="00724A34">
              <w:rPr>
                <w:rFonts w:ascii="TH SarabunPSK" w:hAnsi="TH SarabunPSK" w:cs="TH SarabunPSK"/>
                <w:b/>
                <w:bCs/>
                <w:sz w:val="32"/>
                <w:szCs w:val="32"/>
              </w:rPr>
              <w:t xml:space="preserve"> (Evaluation Results)</w:t>
            </w:r>
          </w:p>
        </w:tc>
      </w:tr>
      <w:tr w:rsidR="00946E76" w:rsidRPr="00724A34" w14:paraId="0F4346B1" w14:textId="77777777" w:rsidTr="007C0BEB">
        <w:tc>
          <w:tcPr>
            <w:tcW w:w="1861" w:type="dxa"/>
          </w:tcPr>
          <w:p w14:paraId="02556AD3" w14:textId="77777777" w:rsidR="00946E76" w:rsidRPr="00724A34" w:rsidRDefault="00946E76"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lastRenderedPageBreak/>
              <w:t>1</w:t>
            </w:r>
          </w:p>
        </w:tc>
        <w:tc>
          <w:tcPr>
            <w:tcW w:w="1825" w:type="dxa"/>
          </w:tcPr>
          <w:p w14:paraId="21EFCAEA" w14:textId="180482EE" w:rsidR="00946E76" w:rsidRPr="00724A34" w:rsidRDefault="00946E76" w:rsidP="007C0BEB">
            <w:pPr>
              <w:tabs>
                <w:tab w:val="left" w:pos="567"/>
                <w:tab w:val="left" w:pos="1418"/>
              </w:tabs>
              <w:jc w:val="center"/>
              <w:rPr>
                <w:rFonts w:ascii="TH SarabunPSK" w:hAnsi="TH SarabunPSK" w:cs="TH SarabunPSK"/>
                <w:sz w:val="32"/>
                <w:szCs w:val="32"/>
              </w:rPr>
            </w:pPr>
            <w:r w:rsidRPr="00946E76">
              <w:rPr>
                <w:rFonts w:ascii="TH SarabunPSK" w:hAnsi="TH SarabunPSK" w:cs="TH SarabunPSK"/>
                <w:sz w:val="32"/>
                <w:szCs w:val="32"/>
                <w:cs/>
              </w:rPr>
              <w:t>เข้าสู่หน้ารอจับคู่หลังสร้างห้องหรือเข้าร่วมห้อง</w:t>
            </w:r>
          </w:p>
        </w:tc>
        <w:tc>
          <w:tcPr>
            <w:tcW w:w="2263" w:type="dxa"/>
          </w:tcPr>
          <w:p w14:paraId="07483793" w14:textId="12DF8EED" w:rsidR="00946E76" w:rsidRPr="00724A34" w:rsidRDefault="00946E76" w:rsidP="007C0BEB">
            <w:pPr>
              <w:tabs>
                <w:tab w:val="left" w:pos="567"/>
                <w:tab w:val="left" w:pos="1418"/>
              </w:tabs>
              <w:jc w:val="center"/>
              <w:rPr>
                <w:rFonts w:ascii="TH SarabunPSK" w:hAnsi="TH SarabunPSK" w:cs="TH SarabunPSK"/>
                <w:sz w:val="32"/>
                <w:szCs w:val="32"/>
                <w:cs/>
              </w:rPr>
            </w:pPr>
            <w:r w:rsidRPr="00946E76">
              <w:rPr>
                <w:rFonts w:ascii="TH SarabunPSK" w:hAnsi="TH SarabunPSK" w:cs="TH SarabunPSK"/>
                <w:sz w:val="32"/>
                <w:szCs w:val="32"/>
                <w:cs/>
              </w:rPr>
              <w:t>ระบบแสดงเลขห้อง (</w:t>
            </w:r>
            <w:r w:rsidRPr="00946E76">
              <w:rPr>
                <w:rFonts w:ascii="TH SarabunPSK" w:hAnsi="TH SarabunPSK" w:cs="TH SarabunPSK"/>
                <w:sz w:val="32"/>
                <w:szCs w:val="32"/>
              </w:rPr>
              <w:t xml:space="preserve">653478) </w:t>
            </w:r>
            <w:r w:rsidRPr="00946E76">
              <w:rPr>
                <w:rFonts w:ascii="TH SarabunPSK" w:hAnsi="TH SarabunPSK" w:cs="TH SarabunPSK"/>
                <w:sz w:val="32"/>
                <w:szCs w:val="32"/>
                <w:cs/>
              </w:rPr>
              <w:t>ที่ด้านบน ภาพตัวอย่างสมรภูมิ (</w:t>
            </w:r>
            <w:r w:rsidRPr="00946E76">
              <w:rPr>
                <w:rFonts w:ascii="TH SarabunPSK" w:hAnsi="TH SarabunPSK" w:cs="TH SarabunPSK"/>
                <w:sz w:val="32"/>
                <w:szCs w:val="32"/>
              </w:rPr>
              <w:t xml:space="preserve">Obelisk Plains of Prism) </w:t>
            </w:r>
            <w:r w:rsidRPr="00946E76">
              <w:rPr>
                <w:rFonts w:ascii="TH SarabunPSK" w:hAnsi="TH SarabunPSK" w:cs="TH SarabunPSK"/>
                <w:sz w:val="32"/>
                <w:szCs w:val="32"/>
                <w:cs/>
              </w:rPr>
              <w:t>ตรงกลาง และปุ่มดำเนินการด้านล่างได้ถูกต้อง</w:t>
            </w:r>
          </w:p>
        </w:tc>
        <w:tc>
          <w:tcPr>
            <w:tcW w:w="1478" w:type="dxa"/>
          </w:tcPr>
          <w:p w14:paraId="7888AE3B" w14:textId="23C45145" w:rsidR="00946E76" w:rsidRPr="00724A34" w:rsidRDefault="00946E76" w:rsidP="007C0BEB">
            <w:pPr>
              <w:tabs>
                <w:tab w:val="left" w:pos="567"/>
                <w:tab w:val="left" w:pos="1418"/>
              </w:tabs>
              <w:jc w:val="center"/>
              <w:rPr>
                <w:rFonts w:ascii="TH SarabunPSK" w:hAnsi="TH SarabunPSK" w:cs="TH SarabunPSK"/>
                <w:sz w:val="32"/>
                <w:szCs w:val="32"/>
              </w:rPr>
            </w:pPr>
            <w:r w:rsidRPr="00946E76">
              <w:rPr>
                <w:rFonts w:ascii="TH SarabunPSK" w:hAnsi="TH SarabunPSK" w:cs="TH SarabunPSK"/>
                <w:sz w:val="32"/>
                <w:szCs w:val="32"/>
                <w:cs/>
              </w:rPr>
              <w:t>แสดงเลขห้อง ภาพแผนที่ และองค์ประกอบปุ่มถูกต้อง</w:t>
            </w:r>
          </w:p>
        </w:tc>
        <w:tc>
          <w:tcPr>
            <w:tcW w:w="1589" w:type="dxa"/>
          </w:tcPr>
          <w:p w14:paraId="2E91179A" w14:textId="77777777" w:rsidR="00946E76" w:rsidRPr="00724A34" w:rsidRDefault="00946E76"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t>ผ่าน</w:t>
            </w:r>
          </w:p>
        </w:tc>
      </w:tr>
      <w:tr w:rsidR="00946E76" w:rsidRPr="00724A34" w14:paraId="14FB58C6" w14:textId="77777777" w:rsidTr="007C0BEB">
        <w:tc>
          <w:tcPr>
            <w:tcW w:w="1861" w:type="dxa"/>
          </w:tcPr>
          <w:p w14:paraId="46F71C74" w14:textId="4682CB52" w:rsidR="00946E76" w:rsidRPr="00724A34" w:rsidRDefault="00946E76" w:rsidP="007C0BEB">
            <w:pPr>
              <w:tabs>
                <w:tab w:val="left" w:pos="567"/>
                <w:tab w:val="left" w:pos="1418"/>
              </w:tabs>
              <w:jc w:val="center"/>
              <w:rPr>
                <w:rFonts w:ascii="TH SarabunPSK" w:hAnsi="TH SarabunPSK" w:cs="TH SarabunPSK"/>
                <w:sz w:val="32"/>
                <w:szCs w:val="32"/>
                <w:cs/>
              </w:rPr>
            </w:pPr>
            <w:r>
              <w:rPr>
                <w:rFonts w:ascii="TH SarabunPSK" w:hAnsi="TH SarabunPSK" w:cs="TH SarabunPSK"/>
                <w:sz w:val="32"/>
                <w:szCs w:val="32"/>
              </w:rPr>
              <w:t>2</w:t>
            </w:r>
          </w:p>
        </w:tc>
        <w:tc>
          <w:tcPr>
            <w:tcW w:w="1825" w:type="dxa"/>
          </w:tcPr>
          <w:p w14:paraId="110B6AAE" w14:textId="320F0C5B" w:rsidR="00946E76" w:rsidRPr="00946E76" w:rsidRDefault="00946E76" w:rsidP="007C0BEB">
            <w:pPr>
              <w:tabs>
                <w:tab w:val="left" w:pos="567"/>
                <w:tab w:val="left" w:pos="1418"/>
              </w:tabs>
              <w:jc w:val="center"/>
              <w:rPr>
                <w:rFonts w:ascii="TH SarabunPSK" w:hAnsi="TH SarabunPSK" w:cs="TH SarabunPSK"/>
                <w:sz w:val="32"/>
                <w:szCs w:val="32"/>
                <w:cs/>
              </w:rPr>
            </w:pPr>
            <w:r w:rsidRPr="00946E76">
              <w:rPr>
                <w:rFonts w:ascii="TH SarabunPSK" w:hAnsi="TH SarabunPSK" w:cs="TH SarabunPSK"/>
                <w:sz w:val="32"/>
                <w:szCs w:val="32"/>
                <w:cs/>
              </w:rPr>
              <w:t xml:space="preserve">ตรวจสอบการแสดงผลข้อมูลฝั่งผู้เล่น </w:t>
            </w:r>
            <w:r w:rsidRPr="00946E76">
              <w:rPr>
                <w:rFonts w:ascii="TH SarabunPSK" w:hAnsi="TH SarabunPSK" w:cs="TH SarabunPSK"/>
                <w:sz w:val="32"/>
                <w:szCs w:val="32"/>
              </w:rPr>
              <w:t>1 (Host)</w:t>
            </w:r>
          </w:p>
        </w:tc>
        <w:tc>
          <w:tcPr>
            <w:tcW w:w="2263" w:type="dxa"/>
          </w:tcPr>
          <w:p w14:paraId="7E085532" w14:textId="7E6FF193" w:rsidR="00946E76" w:rsidRPr="00946E76" w:rsidRDefault="00946E76" w:rsidP="007C0BEB">
            <w:pPr>
              <w:tabs>
                <w:tab w:val="left" w:pos="567"/>
                <w:tab w:val="left" w:pos="1418"/>
              </w:tabs>
              <w:jc w:val="center"/>
              <w:rPr>
                <w:rFonts w:ascii="TH SarabunPSK" w:hAnsi="TH SarabunPSK" w:cs="TH SarabunPSK"/>
                <w:sz w:val="32"/>
                <w:szCs w:val="32"/>
                <w:cs/>
              </w:rPr>
            </w:pPr>
            <w:r w:rsidRPr="00946E76">
              <w:rPr>
                <w:rFonts w:ascii="TH SarabunPSK" w:hAnsi="TH SarabunPSK" w:cs="TH SarabunPSK"/>
                <w:sz w:val="32"/>
                <w:szCs w:val="32"/>
                <w:cs/>
              </w:rPr>
              <w:t xml:space="preserve">ระบบแสดงชื่อ </w:t>
            </w:r>
            <w:r w:rsidRPr="00946E76">
              <w:rPr>
                <w:rFonts w:ascii="TH SarabunPSK" w:hAnsi="TH SarabunPSK" w:cs="TH SarabunPSK"/>
                <w:sz w:val="32"/>
                <w:szCs w:val="32"/>
              </w:rPr>
              <w:t xml:space="preserve">Player 1, </w:t>
            </w:r>
            <w:r w:rsidRPr="00946E76">
              <w:rPr>
                <w:rFonts w:ascii="TH SarabunPSK" w:hAnsi="TH SarabunPSK" w:cs="TH SarabunPSK"/>
                <w:sz w:val="32"/>
                <w:szCs w:val="32"/>
                <w:cs/>
              </w:rPr>
              <w:t xml:space="preserve">ไอคอนสถานะพร้อม (สัญลักษณ์ </w:t>
            </w:r>
            <w:r w:rsidRPr="00946E76">
              <w:rPr>
                <w:rFonts w:ascii="TH SarabunPSK" w:hAnsi="TH SarabunPSK" w:cs="TH SarabunPSK"/>
                <w:sz w:val="32"/>
                <w:szCs w:val="32"/>
              </w:rPr>
              <w:t xml:space="preserve">O </w:t>
            </w:r>
            <w:r w:rsidRPr="00946E76">
              <w:rPr>
                <w:rFonts w:ascii="TH SarabunPSK" w:hAnsi="TH SarabunPSK" w:cs="TH SarabunPSK"/>
                <w:sz w:val="32"/>
                <w:szCs w:val="32"/>
                <w:cs/>
              </w:rPr>
              <w:t>สีเขียว)</w:t>
            </w:r>
            <w:r w:rsidRPr="00946E76">
              <w:rPr>
                <w:rFonts w:ascii="TH SarabunPSK" w:hAnsi="TH SarabunPSK" w:cs="TH SarabunPSK"/>
                <w:sz w:val="32"/>
                <w:szCs w:val="32"/>
              </w:rPr>
              <w:t xml:space="preserve">, </w:t>
            </w:r>
            <w:r w:rsidRPr="00946E76">
              <w:rPr>
                <w:rFonts w:ascii="TH SarabunPSK" w:hAnsi="TH SarabunPSK" w:cs="TH SarabunPSK"/>
                <w:sz w:val="32"/>
                <w:szCs w:val="32"/>
                <w:cs/>
              </w:rPr>
              <w:t>ภาพโมเดลยานรบ</w:t>
            </w:r>
            <w:r w:rsidRPr="00946E76">
              <w:rPr>
                <w:rFonts w:ascii="TH SarabunPSK" w:hAnsi="TH SarabunPSK" w:cs="TH SarabunPSK"/>
                <w:sz w:val="32"/>
                <w:szCs w:val="32"/>
              </w:rPr>
              <w:t xml:space="preserve">, </w:t>
            </w:r>
            <w:r w:rsidRPr="00946E76">
              <w:rPr>
                <w:rFonts w:ascii="TH SarabunPSK" w:hAnsi="TH SarabunPSK" w:cs="TH SarabunPSK"/>
                <w:sz w:val="32"/>
                <w:szCs w:val="32"/>
                <w:cs/>
              </w:rPr>
              <w:t>ค่าพลัง (</w:t>
            </w:r>
            <w:r w:rsidRPr="00946E76">
              <w:rPr>
                <w:rFonts w:ascii="TH SarabunPSK" w:hAnsi="TH SarabunPSK" w:cs="TH SarabunPSK"/>
                <w:sz w:val="32"/>
                <w:szCs w:val="32"/>
              </w:rPr>
              <w:t xml:space="preserve">70 HP, </w:t>
            </w:r>
            <w:r w:rsidRPr="00946E76">
              <w:rPr>
                <w:rFonts w:ascii="TH SarabunPSK" w:hAnsi="TH SarabunPSK" w:cs="TH SarabunPSK"/>
                <w:sz w:val="32"/>
                <w:szCs w:val="32"/>
                <w:cs/>
              </w:rPr>
              <w:t xml:space="preserve">ความเร็ว </w:t>
            </w:r>
            <w:r w:rsidRPr="00946E76">
              <w:rPr>
                <w:rFonts w:ascii="TH SarabunPSK" w:hAnsi="TH SarabunPSK" w:cs="TH SarabunPSK"/>
                <w:sz w:val="32"/>
                <w:szCs w:val="32"/>
              </w:rPr>
              <w:t xml:space="preserve">7.5, </w:t>
            </w:r>
            <w:r w:rsidRPr="00946E76">
              <w:rPr>
                <w:rFonts w:ascii="TH SarabunPSK" w:hAnsi="TH SarabunPSK" w:cs="TH SarabunPSK"/>
                <w:sz w:val="32"/>
                <w:szCs w:val="32"/>
                <w:cs/>
              </w:rPr>
              <w:t xml:space="preserve">โจมตี </w:t>
            </w:r>
            <w:r w:rsidRPr="00946E76">
              <w:rPr>
                <w:rFonts w:ascii="TH SarabunPSK" w:hAnsi="TH SarabunPSK" w:cs="TH SarabunPSK"/>
                <w:sz w:val="32"/>
                <w:szCs w:val="32"/>
              </w:rPr>
              <w:t xml:space="preserve">0.8) </w:t>
            </w:r>
            <w:r w:rsidRPr="00946E76">
              <w:rPr>
                <w:rFonts w:ascii="TH SarabunPSK" w:hAnsi="TH SarabunPSK" w:cs="TH SarabunPSK"/>
                <w:sz w:val="32"/>
                <w:szCs w:val="32"/>
                <w:cs/>
              </w:rPr>
              <w:t>และสกิลที่ติดตั้ง (</w:t>
            </w:r>
            <w:r w:rsidRPr="00946E76">
              <w:rPr>
                <w:rFonts w:ascii="TH SarabunPSK" w:hAnsi="TH SarabunPSK" w:cs="TH SarabunPSK"/>
                <w:sz w:val="32"/>
                <w:szCs w:val="32"/>
              </w:rPr>
              <w:t xml:space="preserve">STUN) </w:t>
            </w:r>
            <w:r w:rsidRPr="00946E76">
              <w:rPr>
                <w:rFonts w:ascii="TH SarabunPSK" w:hAnsi="TH SarabunPSK" w:cs="TH SarabunPSK"/>
                <w:sz w:val="32"/>
                <w:szCs w:val="32"/>
                <w:cs/>
              </w:rPr>
              <w:t>ได้ถูกต้อง</w:t>
            </w:r>
          </w:p>
        </w:tc>
        <w:tc>
          <w:tcPr>
            <w:tcW w:w="1478" w:type="dxa"/>
          </w:tcPr>
          <w:p w14:paraId="20B96404" w14:textId="42A19E87" w:rsidR="00946E76" w:rsidRPr="00946E76" w:rsidRDefault="00946E76" w:rsidP="007C0BEB">
            <w:pPr>
              <w:tabs>
                <w:tab w:val="left" w:pos="567"/>
                <w:tab w:val="left" w:pos="1418"/>
              </w:tabs>
              <w:jc w:val="center"/>
              <w:rPr>
                <w:rFonts w:ascii="TH SarabunPSK" w:hAnsi="TH SarabunPSK" w:cs="TH SarabunPSK"/>
                <w:sz w:val="32"/>
                <w:szCs w:val="32"/>
                <w:cs/>
              </w:rPr>
            </w:pPr>
            <w:r w:rsidRPr="00946E76">
              <w:rPr>
                <w:rFonts w:ascii="TH SarabunPSK" w:hAnsi="TH SarabunPSK" w:cs="TH SarabunPSK"/>
                <w:sz w:val="32"/>
                <w:szCs w:val="32"/>
                <w:cs/>
              </w:rPr>
              <w:t xml:space="preserve">แสดงข้อมูล ยานรบ ค่าพลัง และสกิลของ </w:t>
            </w:r>
            <w:r w:rsidRPr="00946E76">
              <w:rPr>
                <w:rFonts w:ascii="TH SarabunPSK" w:hAnsi="TH SarabunPSK" w:cs="TH SarabunPSK"/>
                <w:sz w:val="32"/>
                <w:szCs w:val="32"/>
              </w:rPr>
              <w:t xml:space="preserve">Player 1 </w:t>
            </w:r>
            <w:r w:rsidRPr="00946E76">
              <w:rPr>
                <w:rFonts w:ascii="TH SarabunPSK" w:hAnsi="TH SarabunPSK" w:cs="TH SarabunPSK"/>
                <w:sz w:val="32"/>
                <w:szCs w:val="32"/>
                <w:cs/>
              </w:rPr>
              <w:t>ถูกต้อง</w:t>
            </w:r>
          </w:p>
        </w:tc>
        <w:tc>
          <w:tcPr>
            <w:tcW w:w="1589" w:type="dxa"/>
          </w:tcPr>
          <w:p w14:paraId="033EA2E2" w14:textId="0067E510" w:rsidR="00946E76" w:rsidRPr="00724A34" w:rsidRDefault="00946E76" w:rsidP="007C0BEB">
            <w:pPr>
              <w:tabs>
                <w:tab w:val="left" w:pos="567"/>
                <w:tab w:val="left" w:pos="1418"/>
              </w:tabs>
              <w:jc w:val="center"/>
              <w:rPr>
                <w:rFonts w:ascii="TH SarabunPSK" w:hAnsi="TH SarabunPSK" w:cs="TH SarabunPSK"/>
                <w:sz w:val="32"/>
                <w:szCs w:val="32"/>
                <w:cs/>
              </w:rPr>
            </w:pPr>
            <w:r w:rsidRPr="00946E76">
              <w:rPr>
                <w:rFonts w:ascii="TH SarabunPSK" w:hAnsi="TH SarabunPSK" w:cs="TH SarabunPSK"/>
                <w:sz w:val="32"/>
                <w:szCs w:val="32"/>
                <w:cs/>
              </w:rPr>
              <w:t>ผ่าน</w:t>
            </w:r>
          </w:p>
        </w:tc>
      </w:tr>
      <w:tr w:rsidR="00D105F8" w:rsidRPr="00724A34" w14:paraId="786C164A" w14:textId="77777777" w:rsidTr="007C0BEB">
        <w:tc>
          <w:tcPr>
            <w:tcW w:w="1861" w:type="dxa"/>
          </w:tcPr>
          <w:p w14:paraId="3D1DD41B" w14:textId="6A8DA008" w:rsidR="00D105F8" w:rsidRDefault="00D105F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3</w:t>
            </w:r>
          </w:p>
        </w:tc>
        <w:tc>
          <w:tcPr>
            <w:tcW w:w="1825" w:type="dxa"/>
          </w:tcPr>
          <w:p w14:paraId="3C5EEBE5" w14:textId="24BED6F9" w:rsidR="00D105F8" w:rsidRPr="00946E76"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ตรวจสอบการซิงโครไนซ์ข้อมูลผู้เล่น </w:t>
            </w:r>
            <w:r w:rsidRPr="00D105F8">
              <w:rPr>
                <w:rFonts w:ascii="TH SarabunPSK" w:hAnsi="TH SarabunPSK" w:cs="TH SarabunPSK"/>
                <w:sz w:val="32"/>
                <w:szCs w:val="32"/>
              </w:rPr>
              <w:t>2 (Client)</w:t>
            </w:r>
          </w:p>
        </w:tc>
        <w:tc>
          <w:tcPr>
            <w:tcW w:w="2263" w:type="dxa"/>
          </w:tcPr>
          <w:p w14:paraId="208C9319" w14:textId="62113CD9" w:rsidR="00D105F8" w:rsidRPr="00946E76"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ระบบซิงโครไนซ์ข้อมูล </w:t>
            </w:r>
            <w:r w:rsidRPr="00D105F8">
              <w:rPr>
                <w:rFonts w:ascii="TH SarabunPSK" w:hAnsi="TH SarabunPSK" w:cs="TH SarabunPSK"/>
                <w:sz w:val="32"/>
                <w:szCs w:val="32"/>
              </w:rPr>
              <w:t xml:space="preserve">Player 2 </w:t>
            </w:r>
            <w:r w:rsidRPr="00D105F8">
              <w:rPr>
                <w:rFonts w:ascii="TH SarabunPSK" w:hAnsi="TH SarabunPSK" w:cs="TH SarabunPSK"/>
                <w:sz w:val="32"/>
                <w:szCs w:val="32"/>
                <w:cs/>
              </w:rPr>
              <w:t xml:space="preserve">ผ่าน </w:t>
            </w:r>
            <w:r w:rsidRPr="00D105F8">
              <w:rPr>
                <w:rFonts w:ascii="TH SarabunPSK" w:hAnsi="TH SarabunPSK" w:cs="TH SarabunPSK"/>
                <w:sz w:val="32"/>
                <w:szCs w:val="32"/>
              </w:rPr>
              <w:t xml:space="preserve">Photon PUN 2 </w:t>
            </w:r>
            <w:r w:rsidRPr="00D105F8">
              <w:rPr>
                <w:rFonts w:ascii="TH SarabunPSK" w:hAnsi="TH SarabunPSK" w:cs="TH SarabunPSK"/>
                <w:sz w:val="32"/>
                <w:szCs w:val="32"/>
                <w:cs/>
              </w:rPr>
              <w:t>แสดงชื่อ</w:t>
            </w:r>
            <w:r w:rsidRPr="00D105F8">
              <w:rPr>
                <w:rFonts w:ascii="TH SarabunPSK" w:hAnsi="TH SarabunPSK" w:cs="TH SarabunPSK"/>
                <w:sz w:val="32"/>
                <w:szCs w:val="32"/>
              </w:rPr>
              <w:t xml:space="preserve">, </w:t>
            </w:r>
            <w:r w:rsidRPr="00D105F8">
              <w:rPr>
                <w:rFonts w:ascii="TH SarabunPSK" w:hAnsi="TH SarabunPSK" w:cs="TH SarabunPSK"/>
                <w:sz w:val="32"/>
                <w:szCs w:val="32"/>
                <w:cs/>
              </w:rPr>
              <w:t xml:space="preserve">ไอคอนสถานะยังไม่พร้อม (สัญลักษณ์ </w:t>
            </w:r>
            <w:r w:rsidRPr="00D105F8">
              <w:rPr>
                <w:rFonts w:ascii="TH SarabunPSK" w:hAnsi="TH SarabunPSK" w:cs="TH SarabunPSK"/>
                <w:sz w:val="32"/>
                <w:szCs w:val="32"/>
              </w:rPr>
              <w:t xml:space="preserve">X </w:t>
            </w:r>
            <w:r w:rsidRPr="00D105F8">
              <w:rPr>
                <w:rFonts w:ascii="TH SarabunPSK" w:hAnsi="TH SarabunPSK" w:cs="TH SarabunPSK"/>
                <w:sz w:val="32"/>
                <w:szCs w:val="32"/>
                <w:cs/>
              </w:rPr>
              <w:t>สีแดง)</w:t>
            </w:r>
            <w:r w:rsidRPr="00D105F8">
              <w:rPr>
                <w:rFonts w:ascii="TH SarabunPSK" w:hAnsi="TH SarabunPSK" w:cs="TH SarabunPSK"/>
                <w:sz w:val="32"/>
                <w:szCs w:val="32"/>
              </w:rPr>
              <w:t xml:space="preserve">, </w:t>
            </w:r>
            <w:r w:rsidRPr="00D105F8">
              <w:rPr>
                <w:rFonts w:ascii="TH SarabunPSK" w:hAnsi="TH SarabunPSK" w:cs="TH SarabunPSK"/>
                <w:sz w:val="32"/>
                <w:szCs w:val="32"/>
                <w:cs/>
              </w:rPr>
              <w:t>ภาพยานรบ</w:t>
            </w:r>
            <w:r w:rsidRPr="00D105F8">
              <w:rPr>
                <w:rFonts w:ascii="TH SarabunPSK" w:hAnsi="TH SarabunPSK" w:cs="TH SarabunPSK"/>
                <w:sz w:val="32"/>
                <w:szCs w:val="32"/>
              </w:rPr>
              <w:t xml:space="preserve">, </w:t>
            </w:r>
            <w:r w:rsidRPr="00D105F8">
              <w:rPr>
                <w:rFonts w:ascii="TH SarabunPSK" w:hAnsi="TH SarabunPSK" w:cs="TH SarabunPSK"/>
                <w:sz w:val="32"/>
                <w:szCs w:val="32"/>
                <w:cs/>
              </w:rPr>
              <w:t>ค่าพลัง และสกิลที่ติดตั้ง (</w:t>
            </w:r>
            <w:r w:rsidRPr="00D105F8">
              <w:rPr>
                <w:rFonts w:ascii="TH SarabunPSK" w:hAnsi="TH SarabunPSK" w:cs="TH SarabunPSK"/>
                <w:sz w:val="32"/>
                <w:szCs w:val="32"/>
              </w:rPr>
              <w:t xml:space="preserve">SHIELD) </w:t>
            </w:r>
            <w:r w:rsidRPr="00D105F8">
              <w:rPr>
                <w:rFonts w:ascii="TH SarabunPSK" w:hAnsi="TH SarabunPSK" w:cs="TH SarabunPSK"/>
                <w:sz w:val="32"/>
                <w:szCs w:val="32"/>
                <w:cs/>
              </w:rPr>
              <w:t>ให้เห็นตรงกันทั้งสองฝั่ง</w:t>
            </w:r>
          </w:p>
        </w:tc>
        <w:tc>
          <w:tcPr>
            <w:tcW w:w="1478" w:type="dxa"/>
          </w:tcPr>
          <w:p w14:paraId="4BF3F6EE" w14:textId="0520ABEA" w:rsidR="00D105F8" w:rsidRPr="00946E76"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ข้อมูล </w:t>
            </w:r>
            <w:r w:rsidRPr="00D105F8">
              <w:rPr>
                <w:rFonts w:ascii="TH SarabunPSK" w:hAnsi="TH SarabunPSK" w:cs="TH SarabunPSK"/>
                <w:sz w:val="32"/>
                <w:szCs w:val="32"/>
              </w:rPr>
              <w:t xml:space="preserve">Player 2 </w:t>
            </w:r>
            <w:r w:rsidRPr="00D105F8">
              <w:rPr>
                <w:rFonts w:ascii="TH SarabunPSK" w:hAnsi="TH SarabunPSK" w:cs="TH SarabunPSK"/>
                <w:sz w:val="32"/>
                <w:szCs w:val="32"/>
                <w:cs/>
              </w:rPr>
              <w:t>ซิงโครไนซ์และแสดงผลตรงกันทั้งสองฝั่ง</w:t>
            </w:r>
          </w:p>
        </w:tc>
        <w:tc>
          <w:tcPr>
            <w:tcW w:w="1589" w:type="dxa"/>
          </w:tcPr>
          <w:p w14:paraId="6954E1EC" w14:textId="52AE8CF3" w:rsidR="00D105F8" w:rsidRPr="00946E76"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ผ่าน</w:t>
            </w:r>
          </w:p>
        </w:tc>
      </w:tr>
      <w:tr w:rsidR="00D105F8" w:rsidRPr="00724A34" w14:paraId="066704BE" w14:textId="77777777" w:rsidTr="007C0BEB">
        <w:tc>
          <w:tcPr>
            <w:tcW w:w="1861" w:type="dxa"/>
          </w:tcPr>
          <w:p w14:paraId="605EF39A" w14:textId="392D8F1E" w:rsidR="00D105F8" w:rsidRDefault="00D105F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4</w:t>
            </w:r>
          </w:p>
        </w:tc>
        <w:tc>
          <w:tcPr>
            <w:tcW w:w="1825" w:type="dxa"/>
          </w:tcPr>
          <w:p w14:paraId="35B433F6" w14:textId="3AF5888F"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กดปุ่ม</w:t>
            </w:r>
            <w:r w:rsidRPr="00D105F8">
              <w:rPr>
                <w:rFonts w:ascii="TH SarabunPSK" w:hAnsi="TH SarabunPSK" w:cs="TH SarabunPSK"/>
                <w:sz w:val="32"/>
                <w:szCs w:val="32"/>
              </w:rPr>
              <w:t xml:space="preserve"> </w:t>
            </w:r>
            <w:r w:rsidRPr="00D105F8">
              <w:rPr>
                <w:rFonts w:ascii="TH SarabunPSK" w:hAnsi="TH SarabunPSK" w:cs="TH SarabunPSK"/>
                <w:sz w:val="32"/>
                <w:szCs w:val="32"/>
                <w:cs/>
              </w:rPr>
              <w:t>เริ่มเกม</w:t>
            </w:r>
            <w:r w:rsidRPr="00D105F8">
              <w:rPr>
                <w:rFonts w:ascii="TH SarabunPSK" w:hAnsi="TH SarabunPSK" w:cs="TH SarabunPSK"/>
                <w:sz w:val="32"/>
                <w:szCs w:val="32"/>
              </w:rPr>
              <w:t xml:space="preserve"> (</w:t>
            </w:r>
            <w:r w:rsidRPr="00D105F8">
              <w:rPr>
                <w:rFonts w:ascii="TH SarabunPSK" w:hAnsi="TH SarabunPSK" w:cs="TH SarabunPSK"/>
                <w:sz w:val="32"/>
                <w:szCs w:val="32"/>
                <w:cs/>
              </w:rPr>
              <w:t>ปุ่มสีเขียว)</w:t>
            </w:r>
          </w:p>
        </w:tc>
        <w:tc>
          <w:tcPr>
            <w:tcW w:w="2263" w:type="dxa"/>
          </w:tcPr>
          <w:p w14:paraId="5D3A361D" w14:textId="5B45BE9E"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ระบบสั่งการให้ </w:t>
            </w:r>
            <w:r w:rsidRPr="00D105F8">
              <w:rPr>
                <w:rFonts w:ascii="TH SarabunPSK" w:hAnsi="TH SarabunPSK" w:cs="TH SarabunPSK"/>
                <w:sz w:val="32"/>
                <w:szCs w:val="32"/>
              </w:rPr>
              <w:t xml:space="preserve">Photon Server </w:t>
            </w:r>
            <w:r w:rsidRPr="00D105F8">
              <w:rPr>
                <w:rFonts w:ascii="TH SarabunPSK" w:hAnsi="TH SarabunPSK" w:cs="TH SarabunPSK"/>
                <w:sz w:val="32"/>
                <w:szCs w:val="32"/>
                <w:cs/>
              </w:rPr>
              <w:t>โหลดเข้าสู่ฉากการต่อสู้ (</w:t>
            </w:r>
            <w:r w:rsidRPr="00D105F8">
              <w:rPr>
                <w:rFonts w:ascii="TH SarabunPSK" w:hAnsi="TH SarabunPSK" w:cs="TH SarabunPSK"/>
                <w:sz w:val="32"/>
                <w:szCs w:val="32"/>
              </w:rPr>
              <w:t xml:space="preserve">Gameplay </w:t>
            </w:r>
            <w:r w:rsidRPr="00D105F8">
              <w:rPr>
                <w:rFonts w:ascii="TH SarabunPSK" w:hAnsi="TH SarabunPSK" w:cs="TH SarabunPSK"/>
                <w:sz w:val="32"/>
                <w:szCs w:val="32"/>
              </w:rPr>
              <w:lastRenderedPageBreak/>
              <w:t xml:space="preserve">Scene) </w:t>
            </w:r>
            <w:r w:rsidRPr="00D105F8">
              <w:rPr>
                <w:rFonts w:ascii="TH SarabunPSK" w:hAnsi="TH SarabunPSK" w:cs="TH SarabunPSK"/>
                <w:sz w:val="32"/>
                <w:szCs w:val="32"/>
                <w:cs/>
              </w:rPr>
              <w:t>และนำผู้เล่นทุกคนเข้าสู่สมรภูมิแข่งขันพร้อมกัน</w:t>
            </w:r>
          </w:p>
        </w:tc>
        <w:tc>
          <w:tcPr>
            <w:tcW w:w="1478" w:type="dxa"/>
          </w:tcPr>
          <w:p w14:paraId="1D3AD6E5" w14:textId="18923F1C"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lastRenderedPageBreak/>
              <w:t>นำผู้เล่นทุกคนเข้าสู่ฉากต่อสู้</w:t>
            </w:r>
            <w:r w:rsidRPr="00D105F8">
              <w:rPr>
                <w:rFonts w:ascii="TH SarabunPSK" w:hAnsi="TH SarabunPSK" w:cs="TH SarabunPSK"/>
                <w:sz w:val="32"/>
                <w:szCs w:val="32"/>
                <w:cs/>
              </w:rPr>
              <w:lastRenderedPageBreak/>
              <w:t>พร้อมกันสำเร็จ</w:t>
            </w:r>
          </w:p>
        </w:tc>
        <w:tc>
          <w:tcPr>
            <w:tcW w:w="1589" w:type="dxa"/>
          </w:tcPr>
          <w:p w14:paraId="7552D94B" w14:textId="2B9D9E11"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lastRenderedPageBreak/>
              <w:t>ผ่าน</w:t>
            </w:r>
          </w:p>
        </w:tc>
      </w:tr>
      <w:tr w:rsidR="00D105F8" w:rsidRPr="00724A34" w14:paraId="0E12395F" w14:textId="77777777" w:rsidTr="007C0BEB">
        <w:tc>
          <w:tcPr>
            <w:tcW w:w="1861" w:type="dxa"/>
          </w:tcPr>
          <w:p w14:paraId="27AB2CAD" w14:textId="6C2FA1EA" w:rsidR="00D105F8" w:rsidRDefault="00D105F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5</w:t>
            </w:r>
          </w:p>
        </w:tc>
        <w:tc>
          <w:tcPr>
            <w:tcW w:w="1825" w:type="dxa"/>
          </w:tcPr>
          <w:p w14:paraId="6CDDC1DC" w14:textId="7CD26DBC"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กดปุ่ม</w:t>
            </w:r>
            <w:r w:rsidRPr="00D105F8">
              <w:rPr>
                <w:rFonts w:ascii="TH SarabunPSK" w:hAnsi="TH SarabunPSK" w:cs="TH SarabunPSK"/>
                <w:sz w:val="32"/>
                <w:szCs w:val="32"/>
              </w:rPr>
              <w:t xml:space="preserve"> </w:t>
            </w:r>
            <w:r w:rsidRPr="00D105F8">
              <w:rPr>
                <w:rFonts w:ascii="TH SarabunPSK" w:hAnsi="TH SarabunPSK" w:cs="TH SarabunPSK"/>
                <w:sz w:val="32"/>
                <w:szCs w:val="32"/>
                <w:cs/>
              </w:rPr>
              <w:t>ยกเลิกการจับคู่</w:t>
            </w:r>
            <w:r w:rsidRPr="00D105F8">
              <w:rPr>
                <w:rFonts w:ascii="TH SarabunPSK" w:hAnsi="TH SarabunPSK" w:cs="TH SarabunPSK"/>
                <w:sz w:val="32"/>
                <w:szCs w:val="32"/>
              </w:rPr>
              <w:t xml:space="preserve"> (</w:t>
            </w:r>
            <w:r w:rsidRPr="00D105F8">
              <w:rPr>
                <w:rFonts w:ascii="TH SarabunPSK" w:hAnsi="TH SarabunPSK" w:cs="TH SarabunPSK"/>
                <w:sz w:val="32"/>
                <w:szCs w:val="32"/>
                <w:cs/>
              </w:rPr>
              <w:t>ปุ่มสีแดง) หรือปุ่มย้อนกลับ</w:t>
            </w:r>
          </w:p>
        </w:tc>
        <w:tc>
          <w:tcPr>
            <w:tcW w:w="2263" w:type="dxa"/>
          </w:tcPr>
          <w:p w14:paraId="12630D09" w14:textId="6FBA1096"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ระบบทำการตัดการเชื่อมต่อของผู้เล่นออกจากห้องบน </w:t>
            </w:r>
            <w:r w:rsidRPr="00D105F8">
              <w:rPr>
                <w:rFonts w:ascii="TH SarabunPSK" w:hAnsi="TH SarabunPSK" w:cs="TH SarabunPSK"/>
                <w:sz w:val="32"/>
                <w:szCs w:val="32"/>
              </w:rPr>
              <w:t xml:space="preserve">Photon Server </w:t>
            </w:r>
            <w:r w:rsidRPr="00D105F8">
              <w:rPr>
                <w:rFonts w:ascii="TH SarabunPSK" w:hAnsi="TH SarabunPSK" w:cs="TH SarabunPSK"/>
                <w:sz w:val="32"/>
                <w:szCs w:val="32"/>
                <w:cs/>
              </w:rPr>
              <w:t xml:space="preserve">และนำผู้เล่นกลับสู่หน้า </w:t>
            </w:r>
            <w:r w:rsidRPr="00D105F8">
              <w:rPr>
                <w:rFonts w:ascii="TH SarabunPSK" w:hAnsi="TH SarabunPSK" w:cs="TH SarabunPSK"/>
                <w:sz w:val="32"/>
                <w:szCs w:val="32"/>
              </w:rPr>
              <w:t xml:space="preserve">Lobby / </w:t>
            </w:r>
            <w:r w:rsidRPr="00D105F8">
              <w:rPr>
                <w:rFonts w:ascii="TH SarabunPSK" w:hAnsi="TH SarabunPSK" w:cs="TH SarabunPSK"/>
                <w:sz w:val="32"/>
                <w:szCs w:val="32"/>
                <w:cs/>
              </w:rPr>
              <w:t>หน้าเลือกห้อง</w:t>
            </w:r>
          </w:p>
        </w:tc>
        <w:tc>
          <w:tcPr>
            <w:tcW w:w="1478" w:type="dxa"/>
          </w:tcPr>
          <w:p w14:paraId="7CF7CC56" w14:textId="73CF00D9"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ออกจากห้องแข่งขันและกลับสู่หน้า </w:t>
            </w:r>
            <w:r w:rsidRPr="00D105F8">
              <w:rPr>
                <w:rFonts w:ascii="TH SarabunPSK" w:hAnsi="TH SarabunPSK" w:cs="TH SarabunPSK"/>
                <w:sz w:val="32"/>
                <w:szCs w:val="32"/>
              </w:rPr>
              <w:t xml:space="preserve">Lobby </w:t>
            </w:r>
            <w:r w:rsidRPr="00D105F8">
              <w:rPr>
                <w:rFonts w:ascii="TH SarabunPSK" w:hAnsi="TH SarabunPSK" w:cs="TH SarabunPSK"/>
                <w:sz w:val="32"/>
                <w:szCs w:val="32"/>
                <w:cs/>
              </w:rPr>
              <w:t>สำเร็จ</w:t>
            </w:r>
          </w:p>
        </w:tc>
        <w:tc>
          <w:tcPr>
            <w:tcW w:w="1589" w:type="dxa"/>
          </w:tcPr>
          <w:p w14:paraId="4966F6AD" w14:textId="0A56E78E" w:rsidR="00D105F8" w:rsidRPr="00D105F8" w:rsidRDefault="00D105F8" w:rsidP="00D810AA">
            <w:pPr>
              <w:keepNext/>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ผ่าน</w:t>
            </w:r>
          </w:p>
        </w:tc>
      </w:tr>
    </w:tbl>
    <w:p w14:paraId="4A08B552" w14:textId="0B3451A9" w:rsidR="00D810AA" w:rsidRDefault="00D105F8" w:rsidP="002A1F06">
      <w:pPr>
        <w:pStyle w:val="Default"/>
        <w:ind w:firstLine="720"/>
      </w:pPr>
      <w:r>
        <w:tab/>
      </w:r>
    </w:p>
    <w:p w14:paraId="33C825B7" w14:textId="6FF0B388" w:rsidR="00D810AA" w:rsidRDefault="00D810AA" w:rsidP="00D105F8">
      <w:pPr>
        <w:pStyle w:val="Default"/>
        <w:ind w:firstLine="720"/>
      </w:pPr>
    </w:p>
    <w:p w14:paraId="2005EB63" w14:textId="0723EBEB" w:rsidR="00D105F8" w:rsidRPr="00946E76" w:rsidRDefault="002A1F06" w:rsidP="002A1F06">
      <w:pPr>
        <w:pStyle w:val="Default"/>
        <w:rPr>
          <w:rFonts w:ascii="TH SarabunPSK" w:hAnsi="TH SarabunPSK" w:cs="TH SarabunPSK"/>
          <w:sz w:val="32"/>
          <w:szCs w:val="32"/>
        </w:rPr>
      </w:pPr>
      <w:r>
        <w:rPr>
          <w:rFonts w:ascii="TH SarabunPSK" w:hAnsi="TH SarabunPSK" w:cs="TH SarabunPSK" w:hint="cs"/>
          <w:sz w:val="32"/>
          <w:szCs w:val="32"/>
          <w:cs/>
        </w:rPr>
        <w:t xml:space="preserve">        </w:t>
      </w:r>
      <w:r w:rsidR="00D105F8" w:rsidRPr="00946E76">
        <w:rPr>
          <w:rFonts w:ascii="TH SarabunPSK" w:hAnsi="TH SarabunPSK" w:cs="TH SarabunPSK"/>
          <w:sz w:val="32"/>
          <w:szCs w:val="32"/>
        </w:rPr>
        <w:t>4.2.</w:t>
      </w:r>
      <w:r w:rsidR="00D810AA">
        <w:rPr>
          <w:rFonts w:ascii="TH SarabunPSK" w:hAnsi="TH SarabunPSK" w:cs="TH SarabunPSK"/>
          <w:sz w:val="32"/>
          <w:szCs w:val="32"/>
        </w:rPr>
        <w:t>6</w:t>
      </w:r>
      <w:r w:rsidR="00D105F8" w:rsidRPr="00946E76">
        <w:rPr>
          <w:rFonts w:ascii="TH SarabunPSK" w:hAnsi="TH SarabunPSK" w:cs="TH SarabunPSK"/>
          <w:sz w:val="32"/>
          <w:szCs w:val="32"/>
        </w:rPr>
        <w:t xml:space="preserve"> </w:t>
      </w:r>
      <w:r w:rsidR="00D105F8" w:rsidRPr="00946E76">
        <w:rPr>
          <w:rFonts w:ascii="TH SarabunPSK" w:hAnsi="TH SarabunPSK" w:cs="TH SarabunPSK"/>
          <w:sz w:val="32"/>
          <w:szCs w:val="32"/>
          <w:cs/>
        </w:rPr>
        <w:t>ผลการทดสอบ</w:t>
      </w:r>
      <w:r w:rsidR="00D105F8">
        <w:rPr>
          <w:rFonts w:ascii="TH SarabunPSK" w:hAnsi="TH SarabunPSK" w:cs="TH SarabunPSK" w:hint="cs"/>
          <w:sz w:val="32"/>
          <w:szCs w:val="32"/>
          <w:cs/>
        </w:rPr>
        <w:t>การแข่งขัน</w:t>
      </w:r>
    </w:p>
    <w:p w14:paraId="46B050D9" w14:textId="428257B1" w:rsidR="00D105F8" w:rsidRDefault="002A1F06" w:rsidP="00D105F8">
      <w:r w:rsidRPr="009F7AC5">
        <w:rPr>
          <w:rFonts w:ascii="TH SarabunPSK" w:hAnsi="TH SarabunPSK" w:cs="TH SarabunPSK" w:hint="cs"/>
          <w:noProof/>
          <w:color w:val="0D0D0D" w:themeColor="text1" w:themeTint="F2"/>
          <w:sz w:val="32"/>
          <w:szCs w:val="32"/>
          <w:cs/>
        </w:rPr>
        <w:drawing>
          <wp:anchor distT="0" distB="0" distL="114300" distR="114300" simplePos="0" relativeHeight="251737127" behindDoc="0" locked="0" layoutInCell="1" allowOverlap="1" wp14:anchorId="6F6C2A6A" wp14:editId="1D6B0063">
            <wp:simplePos x="0" y="0"/>
            <wp:positionH relativeFrom="margin">
              <wp:align>center</wp:align>
            </wp:positionH>
            <wp:positionV relativeFrom="margin">
              <wp:posOffset>3724406</wp:posOffset>
            </wp:positionV>
            <wp:extent cx="3439160" cy="1926590"/>
            <wp:effectExtent l="0" t="0" r="8890" b="0"/>
            <wp:wrapSquare wrapText="bothSides"/>
            <wp:docPr id="17"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รูปภาพ 21"/>
                    <pic:cNvPicPr>
                      <a:picLocks noChangeAspect="1" noChangeArrowheads="1"/>
                    </pic:cNvPicPr>
                  </pic:nvPicPr>
                  <pic:blipFill>
                    <a:blip r:embed="rId129" cstate="print">
                      <a:extLst>
                        <a:ext uri="{28A0092B-C50C-407E-A947-70E740481C1C}">
                          <a14:useLocalDpi xmlns:a14="http://schemas.microsoft.com/office/drawing/2010/main" val="0"/>
                        </a:ext>
                      </a:extLst>
                    </a:blip>
                    <a:stretch>
                      <a:fillRect/>
                    </a:stretch>
                  </pic:blipFill>
                  <pic:spPr bwMode="auto">
                    <a:xfrm>
                      <a:off x="0" y="0"/>
                      <a:ext cx="3439160" cy="1926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1E2">
        <w:rPr>
          <w:noProof/>
        </w:rPr>
        <mc:AlternateContent>
          <mc:Choice Requires="wps">
            <w:drawing>
              <wp:anchor distT="0" distB="0" distL="114300" distR="114300" simplePos="0" relativeHeight="251753511" behindDoc="0" locked="0" layoutInCell="1" allowOverlap="1" wp14:anchorId="70B44DC5" wp14:editId="32E71DE0">
                <wp:simplePos x="0" y="0"/>
                <wp:positionH relativeFrom="column">
                  <wp:posOffset>1141730</wp:posOffset>
                </wp:positionH>
                <wp:positionV relativeFrom="paragraph">
                  <wp:posOffset>2091690</wp:posOffset>
                </wp:positionV>
                <wp:extent cx="3439160" cy="635"/>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3439160" cy="635"/>
                        </a:xfrm>
                        <a:prstGeom prst="rect">
                          <a:avLst/>
                        </a:prstGeom>
                        <a:solidFill>
                          <a:prstClr val="white"/>
                        </a:solidFill>
                        <a:ln>
                          <a:noFill/>
                        </a:ln>
                      </wps:spPr>
                      <wps:txbx>
                        <w:txbxContent>
                          <w:p w14:paraId="3930C8A4" w14:textId="09E7C946" w:rsidR="00CB61E2" w:rsidRPr="00CB61E2" w:rsidRDefault="00CB61E2" w:rsidP="00CB61E2">
                            <w:pPr>
                              <w:pStyle w:val="af3"/>
                              <w:jc w:val="center"/>
                              <w:rPr>
                                <w:rFonts w:ascii="TH SarabunPSK" w:hAnsi="TH SarabunPSK" w:cs="TH SarabunPSK"/>
                                <w:i w:val="0"/>
                                <w:iCs w:val="0"/>
                                <w:noProof/>
                                <w:color w:val="000000" w:themeColor="text1"/>
                                <w:sz w:val="32"/>
                                <w:szCs w:val="32"/>
                              </w:rPr>
                            </w:pPr>
                            <w:bookmarkStart w:id="296" w:name="_Toc236925684"/>
                            <w:bookmarkStart w:id="297" w:name="_Toc237890442"/>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7</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ผลการทดสอบการแข่งขัน</w:t>
                            </w:r>
                            <w:bookmarkEnd w:id="296"/>
                            <w:bookmarkEnd w:id="2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B44DC5" id="Text Box 28" o:spid="_x0000_s1056" type="#_x0000_t202" style="position:absolute;margin-left:89.9pt;margin-top:164.7pt;width:270.8pt;height:.05pt;z-index:2517535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" stroked="f">
                <v:textbox style="mso-fit-shape-to-text:t" inset="0,0,0,0">
                  <w:txbxContent>
                    <w:p w14:paraId="3930C8A4" w14:textId="09E7C946" w:rsidR="00CB61E2" w:rsidRPr="00CB61E2" w:rsidRDefault="00CB61E2" w:rsidP="00CB61E2">
                      <w:pPr>
                        <w:pStyle w:val="af3"/>
                        <w:jc w:val="center"/>
                        <w:rPr>
                          <w:rFonts w:ascii="TH SarabunPSK" w:hAnsi="TH SarabunPSK" w:cs="TH SarabunPSK"/>
                          <w:i w:val="0"/>
                          <w:iCs w:val="0"/>
                          <w:noProof/>
                          <w:color w:val="000000" w:themeColor="text1"/>
                          <w:sz w:val="32"/>
                          <w:szCs w:val="32"/>
                        </w:rPr>
                      </w:pPr>
                      <w:bookmarkStart w:id="375" w:name="_Toc236925684"/>
                      <w:bookmarkStart w:id="376" w:name="_Toc237890442"/>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7</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ผลการทดสอบการแข่งขัน</w:t>
                      </w:r>
                      <w:bookmarkEnd w:id="375"/>
                      <w:bookmarkEnd w:id="376"/>
                    </w:p>
                  </w:txbxContent>
                </v:textbox>
                <w10:wrap type="square"/>
              </v:shape>
            </w:pict>
          </mc:Fallback>
        </mc:AlternateContent>
      </w:r>
    </w:p>
    <w:p w14:paraId="1325A1E0" w14:textId="1A1E92CC" w:rsidR="00D105F8" w:rsidRDefault="00D105F8" w:rsidP="00D105F8"/>
    <w:p w14:paraId="47406818" w14:textId="7AB805B0" w:rsidR="00D105F8" w:rsidRDefault="00D105F8" w:rsidP="00D105F8"/>
    <w:p w14:paraId="7641DE8D" w14:textId="14AEF969" w:rsidR="00D105F8" w:rsidRDefault="00D105F8" w:rsidP="00D105F8"/>
    <w:p w14:paraId="2279C432" w14:textId="2EA61ED9" w:rsidR="00D105F8" w:rsidRDefault="00D105F8" w:rsidP="00D105F8"/>
    <w:p w14:paraId="240776A4" w14:textId="07E98AD7" w:rsidR="00D105F8" w:rsidRDefault="00D105F8" w:rsidP="00D105F8"/>
    <w:p w14:paraId="57E66732" w14:textId="4951A193" w:rsidR="00D105F8" w:rsidRDefault="00D105F8" w:rsidP="00D105F8"/>
    <w:p w14:paraId="66BED3B6" w14:textId="0B72BEA6" w:rsidR="00552D42" w:rsidRDefault="00552D42" w:rsidP="00D105F8"/>
    <w:p w14:paraId="6D3ABA26" w14:textId="0A840DB8" w:rsidR="00552D42" w:rsidRPr="00F7066F" w:rsidRDefault="00552D42" w:rsidP="00552D42">
      <w:pPr>
        <w:pStyle w:val="af3"/>
        <w:rPr>
          <w:rFonts w:ascii="TH SarabunPSK" w:hAnsi="TH SarabunPSK" w:cs="TH SarabunPSK"/>
          <w:b/>
          <w:bCs/>
          <w:i w:val="0"/>
          <w:iCs w:val="0"/>
          <w:color w:val="000000" w:themeColor="text1"/>
          <w:sz w:val="32"/>
          <w:szCs w:val="32"/>
        </w:rPr>
      </w:pPr>
      <w:bookmarkStart w:id="298" w:name="_Toc238559762"/>
      <w:bookmarkStart w:id="299" w:name="_Toc241850891"/>
      <w:bookmarkStart w:id="300" w:name="_Toc241852640"/>
      <w:r w:rsidRPr="00F7066F">
        <w:rPr>
          <w:rFonts w:ascii="TH SarabunPSK" w:hAnsi="TH SarabunPSK" w:cs="TH SarabunPSK"/>
          <w:b/>
          <w:bCs/>
          <w:i w:val="0"/>
          <w:iCs w:val="0"/>
          <w:color w:val="000000" w:themeColor="text1"/>
          <w:sz w:val="32"/>
          <w:szCs w:val="32"/>
          <w:cs/>
        </w:rPr>
        <w:t xml:space="preserve">ตารางที่ </w:t>
      </w:r>
      <w:r w:rsidRPr="00F7066F">
        <w:rPr>
          <w:rFonts w:ascii="TH SarabunPSK" w:hAnsi="TH SarabunPSK" w:cs="TH SarabunPSK"/>
          <w:b/>
          <w:bCs/>
          <w:i w:val="0"/>
          <w:iCs w:val="0"/>
          <w:color w:val="000000" w:themeColor="text1"/>
          <w:sz w:val="32"/>
          <w:szCs w:val="32"/>
        </w:rPr>
        <w:t>4.</w:t>
      </w:r>
      <w:r w:rsidRPr="00F7066F">
        <w:rPr>
          <w:rFonts w:ascii="TH SarabunPSK" w:hAnsi="TH SarabunPSK" w:cs="TH SarabunPSK"/>
          <w:b/>
          <w:bCs/>
          <w:i w:val="0"/>
          <w:iCs w:val="0"/>
          <w:color w:val="000000" w:themeColor="text1"/>
          <w:sz w:val="32"/>
          <w:szCs w:val="32"/>
        </w:rPr>
        <w:fldChar w:fldCharType="begin"/>
      </w:r>
      <w:r w:rsidRPr="00F7066F">
        <w:rPr>
          <w:rFonts w:ascii="TH SarabunPSK" w:hAnsi="TH SarabunPSK" w:cs="TH SarabunPSK"/>
          <w:b/>
          <w:bCs/>
          <w:i w:val="0"/>
          <w:iCs w:val="0"/>
          <w:color w:val="000000" w:themeColor="text1"/>
          <w:sz w:val="32"/>
          <w:szCs w:val="32"/>
        </w:rPr>
        <w:instrText xml:space="preserve"> SEQ </w:instrText>
      </w:r>
      <w:r w:rsidRPr="00F7066F">
        <w:rPr>
          <w:rFonts w:ascii="TH SarabunPSK" w:hAnsi="TH SarabunPSK" w:cs="TH SarabunPSK"/>
          <w:b/>
          <w:bCs/>
          <w:i w:val="0"/>
          <w:iCs w:val="0"/>
          <w:color w:val="000000" w:themeColor="text1"/>
          <w:sz w:val="32"/>
          <w:szCs w:val="32"/>
          <w:cs/>
        </w:rPr>
        <w:instrText>ตารางที่</w:instrText>
      </w:r>
      <w:r w:rsidRPr="00F7066F">
        <w:rPr>
          <w:rFonts w:ascii="TH SarabunPSK" w:hAnsi="TH SarabunPSK" w:cs="TH SarabunPSK"/>
          <w:b/>
          <w:bCs/>
          <w:i w:val="0"/>
          <w:iCs w:val="0"/>
          <w:color w:val="000000" w:themeColor="text1"/>
          <w:sz w:val="32"/>
          <w:szCs w:val="32"/>
        </w:rPr>
        <w:instrText xml:space="preserve">_4. \* ARABIC </w:instrText>
      </w:r>
      <w:r w:rsidRPr="00F7066F">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6</w:t>
      </w:r>
      <w:r w:rsidRPr="00F7066F">
        <w:rPr>
          <w:rFonts w:ascii="TH SarabunPSK" w:hAnsi="TH SarabunPSK" w:cs="TH SarabunPSK"/>
          <w:b/>
          <w:bCs/>
          <w:i w:val="0"/>
          <w:iCs w:val="0"/>
          <w:color w:val="000000" w:themeColor="text1"/>
          <w:sz w:val="32"/>
          <w:szCs w:val="32"/>
        </w:rPr>
        <w:fldChar w:fldCharType="end"/>
      </w:r>
      <w:r w:rsidRPr="00F7066F">
        <w:rPr>
          <w:rFonts w:ascii="TH SarabunPSK" w:hAnsi="TH SarabunPSK" w:cs="TH SarabunPSK"/>
          <w:b/>
          <w:bCs/>
          <w:i w:val="0"/>
          <w:iCs w:val="0"/>
          <w:color w:val="000000" w:themeColor="text1"/>
          <w:sz w:val="32"/>
          <w:szCs w:val="32"/>
        </w:rPr>
        <w:t xml:space="preserve"> </w:t>
      </w:r>
      <w:r w:rsidRPr="00F7066F">
        <w:rPr>
          <w:rFonts w:ascii="TH SarabunPSK" w:hAnsi="TH SarabunPSK" w:cs="TH SarabunPSK"/>
          <w:b/>
          <w:bCs/>
          <w:i w:val="0"/>
          <w:iCs w:val="0"/>
          <w:color w:val="000000" w:themeColor="text1"/>
          <w:sz w:val="32"/>
          <w:szCs w:val="32"/>
          <w:cs/>
        </w:rPr>
        <w:t>ผลการทดสอบการแข่งขัน</w:t>
      </w:r>
      <w:bookmarkEnd w:id="298"/>
      <w:bookmarkEnd w:id="299"/>
      <w:bookmarkEnd w:id="300"/>
    </w:p>
    <w:tbl>
      <w:tblPr>
        <w:tblStyle w:val="af4"/>
        <w:tblW w:w="0" w:type="auto"/>
        <w:tblLook w:val="04A0" w:firstRow="1" w:lastRow="0" w:firstColumn="1" w:lastColumn="0" w:noHBand="0" w:noVBand="1"/>
      </w:tblPr>
      <w:tblGrid>
        <w:gridCol w:w="1861"/>
        <w:gridCol w:w="1825"/>
        <w:gridCol w:w="2263"/>
        <w:gridCol w:w="1478"/>
        <w:gridCol w:w="1589"/>
      </w:tblGrid>
      <w:tr w:rsidR="00D105F8" w:rsidRPr="00724A34" w14:paraId="1A4E3C7E" w14:textId="77777777" w:rsidTr="007C0BEB">
        <w:tc>
          <w:tcPr>
            <w:tcW w:w="1861" w:type="dxa"/>
          </w:tcPr>
          <w:p w14:paraId="3D11BF7B" w14:textId="77777777" w:rsidR="00D105F8" w:rsidRPr="00724A34" w:rsidRDefault="00D105F8"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กรณีทดสอบ</w:t>
            </w:r>
            <w:r w:rsidRPr="00724A34">
              <w:rPr>
                <w:rFonts w:ascii="TH SarabunPSK" w:hAnsi="TH SarabunPSK" w:cs="TH SarabunPSK"/>
                <w:b/>
                <w:bCs/>
                <w:sz w:val="32"/>
                <w:szCs w:val="32"/>
              </w:rPr>
              <w:t xml:space="preserve"> (#Test Case)</w:t>
            </w:r>
          </w:p>
        </w:tc>
        <w:tc>
          <w:tcPr>
            <w:tcW w:w="1825" w:type="dxa"/>
          </w:tcPr>
          <w:p w14:paraId="6CEBB51C" w14:textId="77777777" w:rsidR="00D105F8" w:rsidRPr="00724A34" w:rsidRDefault="00D105F8"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ข้อมูลนำเข้า</w:t>
            </w:r>
            <w:r w:rsidRPr="00724A34">
              <w:rPr>
                <w:rFonts w:ascii="TH SarabunPSK" w:hAnsi="TH SarabunPSK" w:cs="TH SarabunPSK"/>
                <w:b/>
                <w:bCs/>
                <w:sz w:val="32"/>
                <w:szCs w:val="32"/>
              </w:rPr>
              <w:t xml:space="preserve"> (input Data)</w:t>
            </w:r>
          </w:p>
        </w:tc>
        <w:tc>
          <w:tcPr>
            <w:tcW w:w="2263" w:type="dxa"/>
          </w:tcPr>
          <w:p w14:paraId="298FF4CD" w14:textId="3DEB2FD5" w:rsidR="00D105F8" w:rsidRDefault="00D105F8"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ผลที่คาดว่าจะ</w:t>
            </w:r>
            <w:r w:rsidRPr="00724A34">
              <w:rPr>
                <w:rFonts w:ascii="TH SarabunPSK" w:hAnsi="TH SarabunPSK" w:cs="TH SarabunPSK"/>
                <w:b/>
                <w:bCs/>
                <w:sz w:val="32"/>
                <w:szCs w:val="32"/>
              </w:rPr>
              <w:t xml:space="preserve"> </w:t>
            </w:r>
            <w:r w:rsidRPr="00724A34">
              <w:rPr>
                <w:rFonts w:ascii="TH SarabunPSK" w:hAnsi="TH SarabunPSK" w:cs="TH SarabunPSK"/>
                <w:b/>
                <w:bCs/>
                <w:sz w:val="32"/>
                <w:szCs w:val="32"/>
                <w:cs/>
              </w:rPr>
              <w:t>ได้รับ</w:t>
            </w:r>
          </w:p>
          <w:p w14:paraId="12AF193E" w14:textId="77777777" w:rsidR="00D105F8" w:rsidRPr="00724A34" w:rsidRDefault="00D105F8"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w:t>
            </w:r>
            <w:r w:rsidRPr="00724A34">
              <w:rPr>
                <w:rFonts w:ascii="TH SarabunPSK" w:hAnsi="TH SarabunPSK" w:cs="TH SarabunPSK"/>
                <w:b/>
                <w:bCs/>
                <w:sz w:val="32"/>
                <w:szCs w:val="32"/>
              </w:rPr>
              <w:t>Expecting Results)</w:t>
            </w:r>
          </w:p>
        </w:tc>
        <w:tc>
          <w:tcPr>
            <w:tcW w:w="1478" w:type="dxa"/>
          </w:tcPr>
          <w:p w14:paraId="62681EE9" w14:textId="77777777" w:rsidR="00D105F8" w:rsidRPr="00724A34" w:rsidRDefault="00D105F8"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ผลที่ได้รับ</w:t>
            </w:r>
            <w:r w:rsidRPr="00724A34">
              <w:rPr>
                <w:rFonts w:ascii="TH SarabunPSK" w:hAnsi="TH SarabunPSK" w:cs="TH SarabunPSK"/>
                <w:b/>
                <w:bCs/>
                <w:sz w:val="32"/>
                <w:szCs w:val="32"/>
              </w:rPr>
              <w:t xml:space="preserve"> (Results)</w:t>
            </w:r>
          </w:p>
        </w:tc>
        <w:tc>
          <w:tcPr>
            <w:tcW w:w="1589" w:type="dxa"/>
          </w:tcPr>
          <w:p w14:paraId="4F76C41C" w14:textId="77777777" w:rsidR="00D105F8" w:rsidRPr="00724A34" w:rsidRDefault="00D105F8"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ผลการทดสอบ</w:t>
            </w:r>
            <w:r w:rsidRPr="00724A34">
              <w:rPr>
                <w:rFonts w:ascii="TH SarabunPSK" w:hAnsi="TH SarabunPSK" w:cs="TH SarabunPSK"/>
                <w:b/>
                <w:bCs/>
                <w:sz w:val="32"/>
                <w:szCs w:val="32"/>
              </w:rPr>
              <w:t xml:space="preserve"> (Evaluation Results)</w:t>
            </w:r>
          </w:p>
        </w:tc>
      </w:tr>
      <w:tr w:rsidR="00D105F8" w:rsidRPr="00724A34" w14:paraId="5E397147" w14:textId="77777777" w:rsidTr="007C0BEB">
        <w:tc>
          <w:tcPr>
            <w:tcW w:w="1861" w:type="dxa"/>
          </w:tcPr>
          <w:p w14:paraId="46736AD7" w14:textId="77777777" w:rsidR="00D105F8" w:rsidRPr="00724A34" w:rsidRDefault="00D105F8"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t>1</w:t>
            </w:r>
          </w:p>
        </w:tc>
        <w:tc>
          <w:tcPr>
            <w:tcW w:w="1825" w:type="dxa"/>
          </w:tcPr>
          <w:p w14:paraId="54D6955E" w14:textId="4ADE8984" w:rsidR="00D105F8" w:rsidRPr="00D105F8" w:rsidRDefault="00D105F8" w:rsidP="007C0BEB">
            <w:pPr>
              <w:tabs>
                <w:tab w:val="left" w:pos="567"/>
                <w:tab w:val="left" w:pos="1418"/>
              </w:tabs>
              <w:jc w:val="center"/>
              <w:rPr>
                <w:rFonts w:ascii="TH SarabunPSK" w:hAnsi="TH SarabunPSK" w:cs="TH SarabunPSK"/>
                <w:sz w:val="32"/>
                <w:szCs w:val="32"/>
              </w:rPr>
            </w:pPr>
            <w:r w:rsidRPr="00D105F8">
              <w:rPr>
                <w:rFonts w:ascii="TH SarabunPSK" w:hAnsi="TH SarabunPSK" w:cs="TH SarabunPSK"/>
                <w:sz w:val="32"/>
                <w:szCs w:val="32"/>
                <w:cs/>
              </w:rPr>
              <w:t>บังคับจอยสติ๊กสั่งการ</w:t>
            </w:r>
            <w:r w:rsidRPr="00D105F8">
              <w:rPr>
                <w:rFonts w:ascii="TH SarabunPSK" w:hAnsi="TH SarabunPSK" w:cs="TH SarabunPSK"/>
                <w:sz w:val="32"/>
                <w:szCs w:val="32"/>
              </w:rPr>
              <w:t xml:space="preserve"> MOVE (</w:t>
            </w:r>
            <w:r w:rsidRPr="00D105F8">
              <w:rPr>
                <w:rFonts w:ascii="TH SarabunPSK" w:hAnsi="TH SarabunPSK" w:cs="TH SarabunPSK"/>
                <w:sz w:val="32"/>
                <w:szCs w:val="32"/>
                <w:cs/>
              </w:rPr>
              <w:t>ฝั่งซ้ายล่าง)</w:t>
            </w:r>
          </w:p>
        </w:tc>
        <w:tc>
          <w:tcPr>
            <w:tcW w:w="2263" w:type="dxa"/>
          </w:tcPr>
          <w:p w14:paraId="472D1A21" w14:textId="697963AE" w:rsidR="00D105F8" w:rsidRPr="00724A34"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ยานรบของผู้เล่นเคลื่อนที่ไปตามทิศทางที่</w:t>
            </w:r>
            <w:r w:rsidRPr="00D105F8">
              <w:rPr>
                <w:rFonts w:ascii="TH SarabunPSK" w:hAnsi="TH SarabunPSK" w:cs="TH SarabunPSK"/>
                <w:sz w:val="32"/>
                <w:szCs w:val="32"/>
                <w:cs/>
              </w:rPr>
              <w:lastRenderedPageBreak/>
              <w:t>เลื่อนจอยสติ๊กบนหน้าจอได้อย่างเรียบลื่น</w:t>
            </w:r>
          </w:p>
        </w:tc>
        <w:tc>
          <w:tcPr>
            <w:tcW w:w="1478" w:type="dxa"/>
          </w:tcPr>
          <w:p w14:paraId="28503BCE" w14:textId="684B03D9" w:rsidR="00D105F8" w:rsidRPr="00724A34" w:rsidRDefault="00D105F8" w:rsidP="007C0BEB">
            <w:pPr>
              <w:tabs>
                <w:tab w:val="left" w:pos="567"/>
                <w:tab w:val="left" w:pos="1418"/>
              </w:tabs>
              <w:jc w:val="center"/>
              <w:rPr>
                <w:rFonts w:ascii="TH SarabunPSK" w:hAnsi="TH SarabunPSK" w:cs="TH SarabunPSK"/>
                <w:sz w:val="32"/>
                <w:szCs w:val="32"/>
              </w:rPr>
            </w:pPr>
            <w:r w:rsidRPr="00D105F8">
              <w:rPr>
                <w:rFonts w:ascii="TH SarabunPSK" w:hAnsi="TH SarabunPSK" w:cs="TH SarabunPSK"/>
                <w:sz w:val="32"/>
                <w:szCs w:val="32"/>
                <w:cs/>
              </w:rPr>
              <w:lastRenderedPageBreak/>
              <w:t>ยานรบเคลื่อนที่ตามทิศทาง</w:t>
            </w:r>
            <w:r w:rsidRPr="00D105F8">
              <w:rPr>
                <w:rFonts w:ascii="TH SarabunPSK" w:hAnsi="TH SarabunPSK" w:cs="TH SarabunPSK"/>
                <w:sz w:val="32"/>
                <w:szCs w:val="32"/>
                <w:cs/>
              </w:rPr>
              <w:lastRenderedPageBreak/>
              <w:t>จอยสติ๊กถูกต้อง</w:t>
            </w:r>
          </w:p>
        </w:tc>
        <w:tc>
          <w:tcPr>
            <w:tcW w:w="1589" w:type="dxa"/>
          </w:tcPr>
          <w:p w14:paraId="2913232E" w14:textId="77777777" w:rsidR="00D105F8" w:rsidRPr="00724A34" w:rsidRDefault="00D105F8"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lastRenderedPageBreak/>
              <w:t>ผ่าน</w:t>
            </w:r>
          </w:p>
        </w:tc>
      </w:tr>
      <w:tr w:rsidR="00D105F8" w:rsidRPr="00724A34" w14:paraId="44FA620D" w14:textId="77777777" w:rsidTr="007C0BEB">
        <w:tc>
          <w:tcPr>
            <w:tcW w:w="1861" w:type="dxa"/>
          </w:tcPr>
          <w:p w14:paraId="6A4E5853" w14:textId="7ECC31DC" w:rsidR="00D105F8" w:rsidRPr="00724A34" w:rsidRDefault="00D105F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2</w:t>
            </w:r>
          </w:p>
        </w:tc>
        <w:tc>
          <w:tcPr>
            <w:tcW w:w="1825" w:type="dxa"/>
          </w:tcPr>
          <w:p w14:paraId="5A9F54DF" w14:textId="3327E56C"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กดปุ่มยิงกระสุนปกติ</w:t>
            </w:r>
            <w:r w:rsidRPr="00D105F8">
              <w:rPr>
                <w:rFonts w:ascii="TH SarabunPSK" w:hAnsi="TH SarabunPSK" w:cs="TH SarabunPSK"/>
                <w:sz w:val="32"/>
                <w:szCs w:val="32"/>
              </w:rPr>
              <w:t xml:space="preserve"> FIRE (</w:t>
            </w:r>
            <w:r w:rsidRPr="00D105F8">
              <w:rPr>
                <w:rFonts w:ascii="TH SarabunPSK" w:hAnsi="TH SarabunPSK" w:cs="TH SarabunPSK"/>
                <w:sz w:val="32"/>
                <w:szCs w:val="32"/>
                <w:cs/>
              </w:rPr>
              <w:t>ฝั่งขวาล่าง)</w:t>
            </w:r>
          </w:p>
        </w:tc>
        <w:tc>
          <w:tcPr>
            <w:tcW w:w="2263" w:type="dxa"/>
          </w:tcPr>
          <w:p w14:paraId="2D87DE5B" w14:textId="4109E000"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ยานรบยิงกระสุนออกจากด้านหน้ายานตามจังหวะการกด และซิงโครไนซ์ตำแหน่งกระสุนผ่าน </w:t>
            </w:r>
            <w:r w:rsidRPr="00D105F8">
              <w:rPr>
                <w:rFonts w:ascii="TH SarabunPSK" w:hAnsi="TH SarabunPSK" w:cs="TH SarabunPSK"/>
                <w:sz w:val="32"/>
                <w:szCs w:val="32"/>
              </w:rPr>
              <w:t xml:space="preserve">Photon PUN 2 </w:t>
            </w:r>
            <w:r w:rsidRPr="00D105F8">
              <w:rPr>
                <w:rFonts w:ascii="TH SarabunPSK" w:hAnsi="TH SarabunPSK" w:cs="TH SarabunPSK"/>
                <w:sz w:val="32"/>
                <w:szCs w:val="32"/>
                <w:cs/>
              </w:rPr>
              <w:t>ให้ฝั่งตรงข้ามเห็น</w:t>
            </w:r>
          </w:p>
        </w:tc>
        <w:tc>
          <w:tcPr>
            <w:tcW w:w="1478" w:type="dxa"/>
          </w:tcPr>
          <w:p w14:paraId="506A1FC0" w14:textId="0D96FD1C"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ยิงกระสุนออกไปและซิงโครไนซ์ตำแหน่งกระสุนถูกต้อง</w:t>
            </w:r>
          </w:p>
        </w:tc>
        <w:tc>
          <w:tcPr>
            <w:tcW w:w="1589" w:type="dxa"/>
          </w:tcPr>
          <w:p w14:paraId="1250E8A9" w14:textId="7E6E6781" w:rsidR="00D105F8" w:rsidRPr="00724A34" w:rsidRDefault="00D105F8" w:rsidP="007C0BEB">
            <w:pPr>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ผ่าน</w:t>
            </w:r>
          </w:p>
        </w:tc>
      </w:tr>
      <w:tr w:rsidR="00D105F8" w:rsidRPr="00724A34" w14:paraId="33723516" w14:textId="77777777" w:rsidTr="007C0BEB">
        <w:tc>
          <w:tcPr>
            <w:tcW w:w="1861" w:type="dxa"/>
          </w:tcPr>
          <w:p w14:paraId="60A19C47" w14:textId="3F6B5A78" w:rsidR="00D105F8" w:rsidRDefault="00D105F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3</w:t>
            </w:r>
          </w:p>
        </w:tc>
        <w:tc>
          <w:tcPr>
            <w:tcW w:w="1825" w:type="dxa"/>
          </w:tcPr>
          <w:p w14:paraId="32F54B5A" w14:textId="5D6E0591"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กดปุ่มใช้สกิลพิเศษ</w:t>
            </w:r>
            <w:r w:rsidRPr="00D105F8">
              <w:rPr>
                <w:rFonts w:ascii="TH SarabunPSK" w:hAnsi="TH SarabunPSK" w:cs="TH SarabunPSK"/>
                <w:sz w:val="32"/>
                <w:szCs w:val="32"/>
              </w:rPr>
              <w:t xml:space="preserve"> STUN (</w:t>
            </w:r>
            <w:r w:rsidRPr="00D105F8">
              <w:rPr>
                <w:rFonts w:ascii="TH SarabunPSK" w:hAnsi="TH SarabunPSK" w:cs="TH SarabunPSK"/>
                <w:sz w:val="32"/>
                <w:szCs w:val="32"/>
                <w:cs/>
              </w:rPr>
              <w:t>ฝั่งขวาล่าง)</w:t>
            </w:r>
          </w:p>
        </w:tc>
        <w:tc>
          <w:tcPr>
            <w:tcW w:w="2263" w:type="dxa"/>
          </w:tcPr>
          <w:p w14:paraId="075891B7" w14:textId="06DD9EF0"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ระบบปล่อยคลื่นสกิลอัมพาต (</w:t>
            </w:r>
            <w:r w:rsidRPr="00D105F8">
              <w:rPr>
                <w:rFonts w:ascii="TH SarabunPSK" w:hAnsi="TH SarabunPSK" w:cs="TH SarabunPSK"/>
                <w:sz w:val="32"/>
                <w:szCs w:val="32"/>
              </w:rPr>
              <w:t xml:space="preserve">STUN) </w:t>
            </w:r>
            <w:r w:rsidRPr="00D105F8">
              <w:rPr>
                <w:rFonts w:ascii="TH SarabunPSK" w:hAnsi="TH SarabunPSK" w:cs="TH SarabunPSK"/>
                <w:sz w:val="32"/>
                <w:szCs w:val="32"/>
                <w:cs/>
              </w:rPr>
              <w:t>ออกไป วงกลมไอคอนสกิลเข้าสู่สถานะนับถอยหลังคูลดาวน์ (</w:t>
            </w:r>
            <w:r w:rsidRPr="00D105F8">
              <w:rPr>
                <w:rFonts w:ascii="TH SarabunPSK" w:hAnsi="TH SarabunPSK" w:cs="TH SarabunPSK"/>
                <w:sz w:val="32"/>
                <w:szCs w:val="32"/>
              </w:rPr>
              <w:t xml:space="preserve">Cooldown) </w:t>
            </w:r>
            <w:r w:rsidRPr="00D105F8">
              <w:rPr>
                <w:rFonts w:ascii="TH SarabunPSK" w:hAnsi="TH SarabunPSK" w:cs="TH SarabunPSK"/>
                <w:sz w:val="32"/>
                <w:szCs w:val="32"/>
                <w:cs/>
              </w:rPr>
              <w:t>และไม่สามารถกดซ้ำได้จนกว่าจะครบเวลา</w:t>
            </w:r>
          </w:p>
        </w:tc>
        <w:tc>
          <w:tcPr>
            <w:tcW w:w="1478" w:type="dxa"/>
          </w:tcPr>
          <w:p w14:paraId="6BDAE109" w14:textId="14D5D313"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สกิลทำงาน เกิดผลอัมพาต และคูลดาวน์ถูกต้อง</w:t>
            </w:r>
          </w:p>
        </w:tc>
        <w:tc>
          <w:tcPr>
            <w:tcW w:w="1589" w:type="dxa"/>
          </w:tcPr>
          <w:p w14:paraId="46F80204" w14:textId="5ED86216" w:rsidR="00D105F8" w:rsidRPr="00724A34"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ผ่าน</w:t>
            </w:r>
          </w:p>
        </w:tc>
      </w:tr>
      <w:tr w:rsidR="00D105F8" w:rsidRPr="00724A34" w14:paraId="35D29FAC" w14:textId="77777777" w:rsidTr="007C0BEB">
        <w:tc>
          <w:tcPr>
            <w:tcW w:w="1861" w:type="dxa"/>
          </w:tcPr>
          <w:p w14:paraId="39DEE559" w14:textId="0AED29D0" w:rsidR="00D105F8" w:rsidRDefault="00D105F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4</w:t>
            </w:r>
          </w:p>
        </w:tc>
        <w:tc>
          <w:tcPr>
            <w:tcW w:w="1825" w:type="dxa"/>
          </w:tcPr>
          <w:p w14:paraId="37114C44" w14:textId="040BB25D"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ยานรบถูกกระสุนหรือสกิลจากฝั่งตรงข้ามโจมตี</w:t>
            </w:r>
          </w:p>
        </w:tc>
        <w:tc>
          <w:tcPr>
            <w:tcW w:w="2263" w:type="dxa"/>
          </w:tcPr>
          <w:p w14:paraId="2DA7AABD" w14:textId="3E01A71F"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แถบพลังชีวิต (</w:t>
            </w:r>
            <w:r w:rsidRPr="00D105F8">
              <w:rPr>
                <w:rFonts w:ascii="TH SarabunPSK" w:hAnsi="TH SarabunPSK" w:cs="TH SarabunPSK"/>
                <w:sz w:val="32"/>
                <w:szCs w:val="32"/>
              </w:rPr>
              <w:t xml:space="preserve">HP Bar) </w:t>
            </w:r>
            <w:r w:rsidRPr="00D105F8">
              <w:rPr>
                <w:rFonts w:ascii="TH SarabunPSK" w:hAnsi="TH SarabunPSK" w:cs="TH SarabunPSK"/>
                <w:sz w:val="32"/>
                <w:szCs w:val="32"/>
                <w:cs/>
              </w:rPr>
              <w:t xml:space="preserve">ของฝั่งที่โดนโจมตีลดลงทันทีตามค่าพลังโจมตี และแสดงผลตรงกันทั้งหน้าจอ </w:t>
            </w:r>
            <w:r w:rsidRPr="00D105F8">
              <w:rPr>
                <w:rFonts w:ascii="TH SarabunPSK" w:hAnsi="TH SarabunPSK" w:cs="TH SarabunPSK"/>
                <w:sz w:val="32"/>
                <w:szCs w:val="32"/>
              </w:rPr>
              <w:t xml:space="preserve">Player 1 </w:t>
            </w:r>
            <w:r w:rsidRPr="00D105F8">
              <w:rPr>
                <w:rFonts w:ascii="TH SarabunPSK" w:hAnsi="TH SarabunPSK" w:cs="TH SarabunPSK"/>
                <w:sz w:val="32"/>
                <w:szCs w:val="32"/>
                <w:cs/>
              </w:rPr>
              <w:t xml:space="preserve">และ </w:t>
            </w:r>
            <w:r w:rsidRPr="00D105F8">
              <w:rPr>
                <w:rFonts w:ascii="TH SarabunPSK" w:hAnsi="TH SarabunPSK" w:cs="TH SarabunPSK"/>
                <w:sz w:val="32"/>
                <w:szCs w:val="32"/>
              </w:rPr>
              <w:t>Player 2</w:t>
            </w:r>
          </w:p>
        </w:tc>
        <w:tc>
          <w:tcPr>
            <w:tcW w:w="1478" w:type="dxa"/>
          </w:tcPr>
          <w:p w14:paraId="144DECEE" w14:textId="54220443"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แถบพลังชีวิตลดลงตรงตามความเสียหายแบบ </w:t>
            </w:r>
            <w:r w:rsidRPr="00D105F8">
              <w:rPr>
                <w:rFonts w:ascii="TH SarabunPSK" w:hAnsi="TH SarabunPSK" w:cs="TH SarabunPSK"/>
                <w:sz w:val="32"/>
                <w:szCs w:val="32"/>
              </w:rPr>
              <w:t>Real-time</w:t>
            </w:r>
          </w:p>
        </w:tc>
        <w:tc>
          <w:tcPr>
            <w:tcW w:w="1589" w:type="dxa"/>
          </w:tcPr>
          <w:p w14:paraId="0C8718E4" w14:textId="20A177B1"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ผ่าน</w:t>
            </w:r>
          </w:p>
        </w:tc>
      </w:tr>
      <w:tr w:rsidR="00D105F8" w:rsidRPr="00724A34" w14:paraId="5DD336E0" w14:textId="77777777" w:rsidTr="007C0BEB">
        <w:tc>
          <w:tcPr>
            <w:tcW w:w="1861" w:type="dxa"/>
          </w:tcPr>
          <w:p w14:paraId="65C38993" w14:textId="53135AE4" w:rsidR="00D105F8" w:rsidRDefault="00D105F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5</w:t>
            </w:r>
          </w:p>
        </w:tc>
        <w:tc>
          <w:tcPr>
            <w:tcW w:w="1825" w:type="dxa"/>
          </w:tcPr>
          <w:p w14:paraId="1981B1EF" w14:textId="7200434B"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การซิงโครไนซ์ตำแหน่งและการกระทำระหว่างผู้</w:t>
            </w:r>
            <w:r w:rsidRPr="00D105F8">
              <w:rPr>
                <w:rFonts w:ascii="TH SarabunPSK" w:hAnsi="TH SarabunPSK" w:cs="TH SarabunPSK"/>
                <w:sz w:val="32"/>
                <w:szCs w:val="32"/>
                <w:cs/>
              </w:rPr>
              <w:lastRenderedPageBreak/>
              <w:t>เล่น (</w:t>
            </w:r>
            <w:r w:rsidRPr="00D105F8">
              <w:rPr>
                <w:rFonts w:ascii="TH SarabunPSK" w:hAnsi="TH SarabunPSK" w:cs="TH SarabunPSK"/>
                <w:sz w:val="32"/>
                <w:szCs w:val="32"/>
              </w:rPr>
              <w:t>Network Sync)</w:t>
            </w:r>
          </w:p>
        </w:tc>
        <w:tc>
          <w:tcPr>
            <w:tcW w:w="2263" w:type="dxa"/>
          </w:tcPr>
          <w:p w14:paraId="1F93D606" w14:textId="154CF7EE"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lastRenderedPageBreak/>
              <w:t xml:space="preserve">ตำแหน่งการเคลื่อนที่ การยิงกระสุน และค่าพลังของ </w:t>
            </w:r>
            <w:r w:rsidRPr="00D105F8">
              <w:rPr>
                <w:rFonts w:ascii="TH SarabunPSK" w:hAnsi="TH SarabunPSK" w:cs="TH SarabunPSK"/>
                <w:sz w:val="32"/>
                <w:szCs w:val="32"/>
              </w:rPr>
              <w:t xml:space="preserve">Player 1 </w:t>
            </w:r>
            <w:r w:rsidRPr="00D105F8">
              <w:rPr>
                <w:rFonts w:ascii="TH SarabunPSK" w:hAnsi="TH SarabunPSK" w:cs="TH SarabunPSK"/>
                <w:sz w:val="32"/>
                <w:szCs w:val="32"/>
                <w:cs/>
              </w:rPr>
              <w:t xml:space="preserve">และ </w:t>
            </w:r>
            <w:r w:rsidRPr="00D105F8">
              <w:rPr>
                <w:rFonts w:ascii="TH SarabunPSK" w:hAnsi="TH SarabunPSK" w:cs="TH SarabunPSK"/>
                <w:sz w:val="32"/>
                <w:szCs w:val="32"/>
              </w:rPr>
              <w:t xml:space="preserve">Player 2 </w:t>
            </w:r>
            <w:r w:rsidRPr="00D105F8">
              <w:rPr>
                <w:rFonts w:ascii="TH SarabunPSK" w:hAnsi="TH SarabunPSK" w:cs="TH SarabunPSK"/>
                <w:sz w:val="32"/>
                <w:szCs w:val="32"/>
                <w:cs/>
              </w:rPr>
              <w:t>แสดงผลตรงกันบนทั้งสอง</w:t>
            </w:r>
            <w:r w:rsidRPr="00D105F8">
              <w:rPr>
                <w:rFonts w:ascii="TH SarabunPSK" w:hAnsi="TH SarabunPSK" w:cs="TH SarabunPSK"/>
                <w:sz w:val="32"/>
                <w:szCs w:val="32"/>
                <w:cs/>
              </w:rPr>
              <w:lastRenderedPageBreak/>
              <w:t>อุปกรณ์โดยมีความล่าช้า (</w:t>
            </w:r>
            <w:r w:rsidRPr="00D105F8">
              <w:rPr>
                <w:rFonts w:ascii="TH SarabunPSK" w:hAnsi="TH SarabunPSK" w:cs="TH SarabunPSK"/>
                <w:sz w:val="32"/>
                <w:szCs w:val="32"/>
              </w:rPr>
              <w:t xml:space="preserve">Latency) </w:t>
            </w:r>
            <w:r w:rsidRPr="00D105F8">
              <w:rPr>
                <w:rFonts w:ascii="TH SarabunPSK" w:hAnsi="TH SarabunPSK" w:cs="TH SarabunPSK"/>
                <w:sz w:val="32"/>
                <w:szCs w:val="32"/>
                <w:cs/>
              </w:rPr>
              <w:t>ต่ำ</w:t>
            </w:r>
          </w:p>
        </w:tc>
        <w:tc>
          <w:tcPr>
            <w:tcW w:w="1478" w:type="dxa"/>
          </w:tcPr>
          <w:p w14:paraId="05866080" w14:textId="77F37D20"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lastRenderedPageBreak/>
              <w:t>ข้อมูลการเล่นซิงโครไนซ์ตรงกันทั้งสองฝั่ง</w:t>
            </w:r>
          </w:p>
        </w:tc>
        <w:tc>
          <w:tcPr>
            <w:tcW w:w="1589" w:type="dxa"/>
          </w:tcPr>
          <w:p w14:paraId="0F30CA72" w14:textId="00357DCC"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ผ่าน</w:t>
            </w:r>
          </w:p>
        </w:tc>
      </w:tr>
      <w:tr w:rsidR="00D105F8" w:rsidRPr="00724A34" w14:paraId="73521405" w14:textId="77777777" w:rsidTr="007C0BEB">
        <w:tc>
          <w:tcPr>
            <w:tcW w:w="1861" w:type="dxa"/>
          </w:tcPr>
          <w:p w14:paraId="088AADC2" w14:textId="2ED6EC58" w:rsidR="00D105F8" w:rsidRDefault="00D105F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6</w:t>
            </w:r>
          </w:p>
        </w:tc>
        <w:tc>
          <w:tcPr>
            <w:tcW w:w="1825" w:type="dxa"/>
          </w:tcPr>
          <w:p w14:paraId="4B38AE9D" w14:textId="76E40467"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ยานรบของฝั่งใดฝั่งหนึ่งโดนโจมตีจน </w:t>
            </w:r>
            <w:r w:rsidRPr="00D105F8">
              <w:rPr>
                <w:rFonts w:ascii="TH SarabunPSK" w:hAnsi="TH SarabunPSK" w:cs="TH SarabunPSK"/>
                <w:sz w:val="32"/>
                <w:szCs w:val="32"/>
              </w:rPr>
              <w:t xml:space="preserve">HP </w:t>
            </w:r>
            <w:r w:rsidRPr="00D105F8">
              <w:rPr>
                <w:rFonts w:ascii="TH SarabunPSK" w:hAnsi="TH SarabunPSK" w:cs="TH SarabunPSK"/>
                <w:sz w:val="32"/>
                <w:szCs w:val="32"/>
                <w:cs/>
              </w:rPr>
              <w:t xml:space="preserve">เหลือ </w:t>
            </w:r>
            <w:r w:rsidRPr="00D105F8">
              <w:rPr>
                <w:rFonts w:ascii="TH SarabunPSK" w:hAnsi="TH SarabunPSK" w:cs="TH SarabunPSK"/>
                <w:sz w:val="32"/>
                <w:szCs w:val="32"/>
              </w:rPr>
              <w:t>0</w:t>
            </w:r>
          </w:p>
        </w:tc>
        <w:tc>
          <w:tcPr>
            <w:tcW w:w="2263" w:type="dxa"/>
          </w:tcPr>
          <w:p w14:paraId="588F8D48" w14:textId="17C9029B"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ยานรบถูกทำลาย ระบบยุติการแข่งขันชั่วคราว แล้วนำผู้เล่นเข้าสู่หน้าสรุปผลการแข่งขัน พร้อมบันทึกผลลง </w:t>
            </w:r>
            <w:r w:rsidRPr="00D105F8">
              <w:rPr>
                <w:rFonts w:ascii="TH SarabunPSK" w:hAnsi="TH SarabunPSK" w:cs="TH SarabunPSK"/>
                <w:sz w:val="32"/>
                <w:szCs w:val="32"/>
              </w:rPr>
              <w:t>Firebase</w:t>
            </w:r>
          </w:p>
        </w:tc>
        <w:tc>
          <w:tcPr>
            <w:tcW w:w="1478" w:type="dxa"/>
          </w:tcPr>
          <w:p w14:paraId="162BF19A" w14:textId="3A0FE2F3"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ยานถูกทำลายและตัดเข้าสู่หน้าสรุปผลถูกต้อง</w:t>
            </w:r>
          </w:p>
        </w:tc>
        <w:tc>
          <w:tcPr>
            <w:tcW w:w="1589" w:type="dxa"/>
          </w:tcPr>
          <w:p w14:paraId="2EE070BF" w14:textId="649ABB6D" w:rsidR="00D105F8" w:rsidRPr="00D105F8" w:rsidRDefault="00D105F8" w:rsidP="00552D42">
            <w:pPr>
              <w:keepNext/>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ผ่าน</w:t>
            </w:r>
          </w:p>
        </w:tc>
      </w:tr>
    </w:tbl>
    <w:p w14:paraId="1D95106A" w14:textId="1C732A7F" w:rsidR="00552D42" w:rsidRDefault="00D105F8" w:rsidP="00D105F8">
      <w:pPr>
        <w:pStyle w:val="Default"/>
      </w:pPr>
      <w:r>
        <w:tab/>
      </w:r>
    </w:p>
    <w:p w14:paraId="4EE11619" w14:textId="17E9B445" w:rsidR="00D105F8" w:rsidRDefault="002A1F06" w:rsidP="00D105F8">
      <w:pPr>
        <w:pStyle w:val="Default"/>
        <w:rPr>
          <w:rFonts w:ascii="TH SarabunPSK" w:hAnsi="TH SarabunPSK" w:cs="TH SarabunPSK"/>
          <w:color w:val="0D0D0D"/>
          <w:sz w:val="32"/>
          <w:szCs w:val="32"/>
        </w:rPr>
      </w:pPr>
      <w:r>
        <w:rPr>
          <w:rFonts w:ascii="TH SarabunPSK" w:hAnsi="TH SarabunPSK" w:cs="TH SarabunPSK" w:hint="cs"/>
          <w:sz w:val="32"/>
          <w:szCs w:val="32"/>
          <w:cs/>
        </w:rPr>
        <w:t xml:space="preserve">        </w:t>
      </w:r>
      <w:r w:rsidR="00D105F8" w:rsidRPr="00946E76">
        <w:rPr>
          <w:rFonts w:ascii="TH SarabunPSK" w:hAnsi="TH SarabunPSK" w:cs="TH SarabunPSK"/>
          <w:sz w:val="32"/>
          <w:szCs w:val="32"/>
        </w:rPr>
        <w:t>4.2.</w:t>
      </w:r>
      <w:r w:rsidR="00D810AA">
        <w:rPr>
          <w:rFonts w:ascii="TH SarabunPSK" w:hAnsi="TH SarabunPSK" w:cs="TH SarabunPSK"/>
          <w:sz w:val="32"/>
          <w:szCs w:val="32"/>
        </w:rPr>
        <w:t>7</w:t>
      </w:r>
      <w:r w:rsidR="00D105F8" w:rsidRPr="00946E76">
        <w:rPr>
          <w:rFonts w:ascii="TH SarabunPSK" w:hAnsi="TH SarabunPSK" w:cs="TH SarabunPSK"/>
          <w:sz w:val="32"/>
          <w:szCs w:val="32"/>
        </w:rPr>
        <w:t xml:space="preserve"> </w:t>
      </w:r>
      <w:r w:rsidR="00D105F8" w:rsidRPr="00946E76">
        <w:rPr>
          <w:rFonts w:ascii="TH SarabunPSK" w:hAnsi="TH SarabunPSK" w:cs="TH SarabunPSK"/>
          <w:sz w:val="32"/>
          <w:szCs w:val="32"/>
          <w:cs/>
        </w:rPr>
        <w:t>ผลการทดสอบ</w:t>
      </w:r>
      <w:r w:rsidR="00D105F8">
        <w:rPr>
          <w:rFonts w:ascii="TH SarabunPSK" w:hAnsi="TH SarabunPSK" w:cs="TH SarabunPSK" w:hint="cs"/>
          <w:sz w:val="32"/>
          <w:szCs w:val="32"/>
          <w:cs/>
        </w:rPr>
        <w:t>การ</w:t>
      </w:r>
      <w:r w:rsidR="00D105F8" w:rsidRPr="00D105F8">
        <w:rPr>
          <w:rFonts w:ascii="TH SarabunPSK" w:hAnsi="TH SarabunPSK" w:cs="TH SarabunPSK"/>
          <w:color w:val="0D0D0D"/>
          <w:sz w:val="32"/>
          <w:szCs w:val="32"/>
          <w:cs/>
        </w:rPr>
        <w:t xml:space="preserve">การตั้งค่า </w:t>
      </w:r>
    </w:p>
    <w:p w14:paraId="26A6C556" w14:textId="36A7F708" w:rsidR="00D105F8" w:rsidRPr="00D105F8" w:rsidRDefault="002A1F06" w:rsidP="00D105F8">
      <w:pPr>
        <w:pStyle w:val="Default"/>
        <w:rPr>
          <w:rFonts w:ascii="TH SarabunPSK" w:hAnsi="TH SarabunPSK" w:cs="TH SarabunPSK"/>
          <w:color w:val="0D0D0D"/>
          <w:sz w:val="32"/>
          <w:szCs w:val="32"/>
        </w:rPr>
      </w:pPr>
      <w:r w:rsidRPr="009F7AC5">
        <w:rPr>
          <w:rFonts w:ascii="TH SarabunPSK" w:hAnsi="TH SarabunPSK" w:cs="TH SarabunPSK" w:hint="cs"/>
          <w:noProof/>
          <w:color w:val="0D0D0D" w:themeColor="text1" w:themeTint="F2"/>
          <w:sz w:val="28"/>
          <w:cs/>
        </w:rPr>
        <w:drawing>
          <wp:anchor distT="0" distB="0" distL="114300" distR="114300" simplePos="0" relativeHeight="251739175" behindDoc="1" locked="0" layoutInCell="1" allowOverlap="1" wp14:anchorId="418F861F" wp14:editId="5F68D9F5">
            <wp:simplePos x="0" y="0"/>
            <wp:positionH relativeFrom="margin">
              <wp:align>center</wp:align>
            </wp:positionH>
            <wp:positionV relativeFrom="margin">
              <wp:posOffset>3202480</wp:posOffset>
            </wp:positionV>
            <wp:extent cx="3281045" cy="1837055"/>
            <wp:effectExtent l="0" t="0" r="0" b="0"/>
            <wp:wrapSquare wrapText="bothSides"/>
            <wp:docPr id="18"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รูปภาพ 18"/>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bwMode="auto">
                    <a:xfrm>
                      <a:off x="0" y="0"/>
                      <a:ext cx="3281045" cy="1837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1E2">
        <w:rPr>
          <w:noProof/>
        </w:rPr>
        <mc:AlternateContent>
          <mc:Choice Requires="wps">
            <w:drawing>
              <wp:anchor distT="0" distB="0" distL="114300" distR="114300" simplePos="0" relativeHeight="251755559" behindDoc="0" locked="0" layoutInCell="1" allowOverlap="1" wp14:anchorId="0D6B399D" wp14:editId="11230410">
                <wp:simplePos x="0" y="0"/>
                <wp:positionH relativeFrom="column">
                  <wp:posOffset>1224915</wp:posOffset>
                </wp:positionH>
                <wp:positionV relativeFrom="paragraph">
                  <wp:posOffset>1925955</wp:posOffset>
                </wp:positionV>
                <wp:extent cx="3281045"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3281045" cy="635"/>
                        </a:xfrm>
                        <a:prstGeom prst="rect">
                          <a:avLst/>
                        </a:prstGeom>
                        <a:solidFill>
                          <a:prstClr val="white"/>
                        </a:solidFill>
                        <a:ln>
                          <a:noFill/>
                        </a:ln>
                      </wps:spPr>
                      <wps:txbx>
                        <w:txbxContent>
                          <w:p w14:paraId="10651491" w14:textId="2692DD49" w:rsidR="00CB61E2" w:rsidRPr="00CB61E2" w:rsidRDefault="00CB61E2" w:rsidP="00CB61E2">
                            <w:pPr>
                              <w:pStyle w:val="af3"/>
                              <w:rPr>
                                <w:rFonts w:ascii="TH SarabunPSK" w:hAnsi="TH SarabunPSK" w:cs="TH SarabunPSK"/>
                                <w:i w:val="0"/>
                                <w:iCs w:val="0"/>
                                <w:noProof/>
                                <w:color w:val="000000" w:themeColor="text1"/>
                                <w:sz w:val="32"/>
                                <w:szCs w:val="32"/>
                              </w:rPr>
                            </w:pPr>
                            <w:bookmarkStart w:id="301" w:name="_Toc236925685"/>
                            <w:bookmarkStart w:id="302" w:name="_Toc237890443"/>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8</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ผลการทดสอบการการตั้งค่า</w:t>
                            </w:r>
                            <w:bookmarkEnd w:id="301"/>
                            <w:bookmarkEnd w:id="3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6B399D" id="Text Box 30" o:spid="_x0000_s1057" type="#_x0000_t202" style="position:absolute;margin-left:96.45pt;margin-top:151.65pt;width:258.35pt;height:.05pt;z-index:2517555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oPfGgIAAEAEAAAOAAAAZHJzL2Uyb0RvYy54bWysU01v2zAMvQ/YfxB0X5yka1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" stroked="f">
                <v:textbox style="mso-fit-shape-to-text:t" inset="0,0,0,0">
                  <w:txbxContent>
                    <w:p w14:paraId="10651491" w14:textId="2692DD49" w:rsidR="00CB61E2" w:rsidRPr="00CB61E2" w:rsidRDefault="00CB61E2" w:rsidP="00CB61E2">
                      <w:pPr>
                        <w:pStyle w:val="af3"/>
                        <w:rPr>
                          <w:rFonts w:ascii="TH SarabunPSK" w:hAnsi="TH SarabunPSK" w:cs="TH SarabunPSK"/>
                          <w:i w:val="0"/>
                          <w:iCs w:val="0"/>
                          <w:noProof/>
                          <w:color w:val="000000" w:themeColor="text1"/>
                          <w:sz w:val="32"/>
                          <w:szCs w:val="32"/>
                        </w:rPr>
                      </w:pPr>
                      <w:bookmarkStart w:id="382" w:name="_Toc236925685"/>
                      <w:bookmarkStart w:id="383" w:name="_Toc237890443"/>
                      <w:r w:rsidRPr="00CB61E2">
                        <w:rPr>
                          <w:rFonts w:ascii="TH SarabunPSK" w:hAnsi="TH SarabunPSK" w:cs="TH SarabunPSK"/>
                          <w:b/>
                          <w:bCs/>
                          <w:i w:val="0"/>
                          <w:iCs w:val="0"/>
                          <w:color w:val="000000" w:themeColor="text1"/>
                          <w:sz w:val="32"/>
                          <w:szCs w:val="32"/>
                          <w:cs/>
                        </w:rPr>
                        <w:t xml:space="preserve">ภาพประกอบที่ </w:t>
                      </w:r>
                      <w:r w:rsidRPr="00CB61E2">
                        <w:rPr>
                          <w:rFonts w:ascii="TH SarabunPSK" w:hAnsi="TH SarabunPSK" w:cs="TH SarabunPSK"/>
                          <w:b/>
                          <w:bCs/>
                          <w:i w:val="0"/>
                          <w:iCs w:val="0"/>
                          <w:color w:val="000000" w:themeColor="text1"/>
                          <w:sz w:val="32"/>
                          <w:szCs w:val="32"/>
                        </w:rPr>
                        <w:t>4.</w:t>
                      </w:r>
                      <w:r w:rsidRPr="00CB61E2">
                        <w:rPr>
                          <w:rFonts w:ascii="TH SarabunPSK" w:hAnsi="TH SarabunPSK" w:cs="TH SarabunPSK"/>
                          <w:b/>
                          <w:bCs/>
                          <w:i w:val="0"/>
                          <w:iCs w:val="0"/>
                          <w:color w:val="000000" w:themeColor="text1"/>
                          <w:sz w:val="32"/>
                          <w:szCs w:val="32"/>
                        </w:rPr>
                        <w:fldChar w:fldCharType="begin"/>
                      </w:r>
                      <w:r w:rsidRPr="00CB61E2">
                        <w:rPr>
                          <w:rFonts w:ascii="TH SarabunPSK" w:hAnsi="TH SarabunPSK" w:cs="TH SarabunPSK"/>
                          <w:b/>
                          <w:bCs/>
                          <w:i w:val="0"/>
                          <w:iCs w:val="0"/>
                          <w:color w:val="000000" w:themeColor="text1"/>
                          <w:sz w:val="32"/>
                          <w:szCs w:val="32"/>
                        </w:rPr>
                        <w:instrText xml:space="preserve"> SEQ </w:instrText>
                      </w:r>
                      <w:r w:rsidRPr="00CB61E2">
                        <w:rPr>
                          <w:rFonts w:ascii="TH SarabunPSK" w:hAnsi="TH SarabunPSK" w:cs="TH SarabunPSK"/>
                          <w:b/>
                          <w:bCs/>
                          <w:i w:val="0"/>
                          <w:iCs w:val="0"/>
                          <w:color w:val="000000" w:themeColor="text1"/>
                          <w:sz w:val="32"/>
                          <w:szCs w:val="32"/>
                          <w:cs/>
                        </w:rPr>
                        <w:instrText>ภาพประกอบที่</w:instrText>
                      </w:r>
                      <w:r w:rsidRPr="00CB61E2">
                        <w:rPr>
                          <w:rFonts w:ascii="TH SarabunPSK" w:hAnsi="TH SarabunPSK" w:cs="TH SarabunPSK"/>
                          <w:b/>
                          <w:bCs/>
                          <w:i w:val="0"/>
                          <w:iCs w:val="0"/>
                          <w:color w:val="000000" w:themeColor="text1"/>
                          <w:sz w:val="32"/>
                          <w:szCs w:val="32"/>
                        </w:rPr>
                        <w:instrText xml:space="preserve">_4. \* ARABIC </w:instrText>
                      </w:r>
                      <w:r w:rsidRPr="00CB61E2">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8</w:t>
                      </w:r>
                      <w:r w:rsidRPr="00CB61E2">
                        <w:rPr>
                          <w:rFonts w:ascii="TH SarabunPSK" w:hAnsi="TH SarabunPSK" w:cs="TH SarabunPSK"/>
                          <w:b/>
                          <w:bCs/>
                          <w:i w:val="0"/>
                          <w:iCs w:val="0"/>
                          <w:color w:val="000000" w:themeColor="text1"/>
                          <w:sz w:val="32"/>
                          <w:szCs w:val="32"/>
                        </w:rPr>
                        <w:fldChar w:fldCharType="end"/>
                      </w:r>
                      <w:r w:rsidRPr="00CB61E2">
                        <w:rPr>
                          <w:rFonts w:ascii="TH SarabunPSK" w:hAnsi="TH SarabunPSK" w:cs="TH SarabunPSK"/>
                          <w:i w:val="0"/>
                          <w:iCs w:val="0"/>
                          <w:color w:val="000000" w:themeColor="text1"/>
                          <w:sz w:val="32"/>
                          <w:szCs w:val="32"/>
                        </w:rPr>
                        <w:t xml:space="preserve"> </w:t>
                      </w:r>
                      <w:r w:rsidRPr="00CB61E2">
                        <w:rPr>
                          <w:rFonts w:ascii="TH SarabunPSK" w:hAnsi="TH SarabunPSK" w:cs="TH SarabunPSK"/>
                          <w:i w:val="0"/>
                          <w:iCs w:val="0"/>
                          <w:color w:val="000000" w:themeColor="text1"/>
                          <w:sz w:val="32"/>
                          <w:szCs w:val="32"/>
                          <w:cs/>
                        </w:rPr>
                        <w:t>ผลการทดสอบการการตั้งค่า</w:t>
                      </w:r>
                      <w:bookmarkEnd w:id="382"/>
                      <w:bookmarkEnd w:id="383"/>
                    </w:p>
                  </w:txbxContent>
                </v:textbox>
                <w10:wrap type="square"/>
              </v:shape>
            </w:pict>
          </mc:Fallback>
        </mc:AlternateContent>
      </w:r>
    </w:p>
    <w:p w14:paraId="24831D8E" w14:textId="102A0253" w:rsidR="00946E76" w:rsidRDefault="00D105F8" w:rsidP="00D105F8">
      <w:pPr>
        <w:tabs>
          <w:tab w:val="left" w:pos="2040"/>
        </w:tabs>
      </w:pPr>
      <w:r>
        <w:tab/>
      </w:r>
    </w:p>
    <w:p w14:paraId="1C910526" w14:textId="5792A435" w:rsidR="00946E76" w:rsidRDefault="00946E76" w:rsidP="009C70A9"/>
    <w:p w14:paraId="697CA9D9" w14:textId="7E98BECA" w:rsidR="00946E76" w:rsidRDefault="00946E76" w:rsidP="009C70A9"/>
    <w:p w14:paraId="2A01DD3D" w14:textId="5B9F869E" w:rsidR="00946E76" w:rsidRDefault="00946E76" w:rsidP="009C70A9"/>
    <w:p w14:paraId="4C0EB12F" w14:textId="246CBD9C" w:rsidR="00552D42" w:rsidRDefault="00552D42" w:rsidP="00552D42"/>
    <w:p w14:paraId="682D3CE9" w14:textId="0CE9120D" w:rsidR="009C70A9" w:rsidRDefault="009C70A9" w:rsidP="00552D42"/>
    <w:p w14:paraId="0D4C9291" w14:textId="3DC34DBE" w:rsidR="009C70A9" w:rsidRDefault="009C70A9" w:rsidP="00552D42"/>
    <w:p w14:paraId="3A7CB3A4" w14:textId="7CA75FBD" w:rsidR="00552D42" w:rsidRPr="00F7066F" w:rsidRDefault="00552D42" w:rsidP="00552D42">
      <w:pPr>
        <w:pStyle w:val="af3"/>
        <w:rPr>
          <w:rFonts w:ascii="TH SarabunPSK" w:hAnsi="TH SarabunPSK" w:cs="TH SarabunPSK"/>
          <w:b/>
          <w:bCs/>
          <w:i w:val="0"/>
          <w:iCs w:val="0"/>
          <w:color w:val="000000" w:themeColor="text1"/>
          <w:sz w:val="32"/>
          <w:szCs w:val="32"/>
        </w:rPr>
      </w:pPr>
      <w:bookmarkStart w:id="303" w:name="_Toc238559763"/>
      <w:bookmarkStart w:id="304" w:name="_Toc241850892"/>
      <w:bookmarkStart w:id="305" w:name="_Toc241852641"/>
      <w:r w:rsidRPr="00F7066F">
        <w:rPr>
          <w:rFonts w:ascii="TH SarabunPSK" w:hAnsi="TH SarabunPSK" w:cs="TH SarabunPSK"/>
          <w:b/>
          <w:bCs/>
          <w:i w:val="0"/>
          <w:iCs w:val="0"/>
          <w:color w:val="000000" w:themeColor="text1"/>
          <w:sz w:val="32"/>
          <w:szCs w:val="32"/>
          <w:cs/>
        </w:rPr>
        <w:t xml:space="preserve">ตารางที่ </w:t>
      </w:r>
      <w:r w:rsidRPr="00F7066F">
        <w:rPr>
          <w:rFonts w:ascii="TH SarabunPSK" w:hAnsi="TH SarabunPSK" w:cs="TH SarabunPSK"/>
          <w:b/>
          <w:bCs/>
          <w:i w:val="0"/>
          <w:iCs w:val="0"/>
          <w:color w:val="000000" w:themeColor="text1"/>
          <w:sz w:val="32"/>
          <w:szCs w:val="32"/>
        </w:rPr>
        <w:t>4.</w:t>
      </w:r>
      <w:r w:rsidRPr="00F7066F">
        <w:rPr>
          <w:rFonts w:ascii="TH SarabunPSK" w:hAnsi="TH SarabunPSK" w:cs="TH SarabunPSK"/>
          <w:b/>
          <w:bCs/>
          <w:i w:val="0"/>
          <w:iCs w:val="0"/>
          <w:color w:val="000000" w:themeColor="text1"/>
          <w:sz w:val="32"/>
          <w:szCs w:val="32"/>
        </w:rPr>
        <w:fldChar w:fldCharType="begin"/>
      </w:r>
      <w:r w:rsidRPr="00F7066F">
        <w:rPr>
          <w:rFonts w:ascii="TH SarabunPSK" w:hAnsi="TH SarabunPSK" w:cs="TH SarabunPSK"/>
          <w:b/>
          <w:bCs/>
          <w:i w:val="0"/>
          <w:iCs w:val="0"/>
          <w:color w:val="000000" w:themeColor="text1"/>
          <w:sz w:val="32"/>
          <w:szCs w:val="32"/>
        </w:rPr>
        <w:instrText xml:space="preserve"> SEQ </w:instrText>
      </w:r>
      <w:r w:rsidRPr="00F7066F">
        <w:rPr>
          <w:rFonts w:ascii="TH SarabunPSK" w:hAnsi="TH SarabunPSK" w:cs="TH SarabunPSK"/>
          <w:b/>
          <w:bCs/>
          <w:i w:val="0"/>
          <w:iCs w:val="0"/>
          <w:color w:val="000000" w:themeColor="text1"/>
          <w:sz w:val="32"/>
          <w:szCs w:val="32"/>
          <w:cs/>
        </w:rPr>
        <w:instrText>ตารางที่</w:instrText>
      </w:r>
      <w:r w:rsidRPr="00F7066F">
        <w:rPr>
          <w:rFonts w:ascii="TH SarabunPSK" w:hAnsi="TH SarabunPSK" w:cs="TH SarabunPSK"/>
          <w:b/>
          <w:bCs/>
          <w:i w:val="0"/>
          <w:iCs w:val="0"/>
          <w:color w:val="000000" w:themeColor="text1"/>
          <w:sz w:val="32"/>
          <w:szCs w:val="32"/>
        </w:rPr>
        <w:instrText xml:space="preserve">_4. \* ARABIC </w:instrText>
      </w:r>
      <w:r w:rsidRPr="00F7066F">
        <w:rPr>
          <w:rFonts w:ascii="TH SarabunPSK" w:hAnsi="TH SarabunPSK" w:cs="TH SarabunPSK"/>
          <w:b/>
          <w:bCs/>
          <w:i w:val="0"/>
          <w:iCs w:val="0"/>
          <w:color w:val="000000" w:themeColor="text1"/>
          <w:sz w:val="32"/>
          <w:szCs w:val="32"/>
        </w:rPr>
        <w:fldChar w:fldCharType="separate"/>
      </w:r>
      <w:r w:rsidR="00745CD2">
        <w:rPr>
          <w:rFonts w:ascii="TH SarabunPSK" w:hAnsi="TH SarabunPSK" w:cs="TH SarabunPSK"/>
          <w:b/>
          <w:bCs/>
          <w:i w:val="0"/>
          <w:iCs w:val="0"/>
          <w:noProof/>
          <w:color w:val="000000" w:themeColor="text1"/>
          <w:sz w:val="32"/>
          <w:szCs w:val="32"/>
        </w:rPr>
        <w:t>7</w:t>
      </w:r>
      <w:r w:rsidRPr="00F7066F">
        <w:rPr>
          <w:rFonts w:ascii="TH SarabunPSK" w:hAnsi="TH SarabunPSK" w:cs="TH SarabunPSK"/>
          <w:b/>
          <w:bCs/>
          <w:i w:val="0"/>
          <w:iCs w:val="0"/>
          <w:color w:val="000000" w:themeColor="text1"/>
          <w:sz w:val="32"/>
          <w:szCs w:val="32"/>
        </w:rPr>
        <w:fldChar w:fldCharType="end"/>
      </w:r>
      <w:r w:rsidRPr="00F7066F">
        <w:rPr>
          <w:rFonts w:ascii="TH SarabunPSK" w:hAnsi="TH SarabunPSK" w:cs="TH SarabunPSK"/>
          <w:b/>
          <w:bCs/>
          <w:i w:val="0"/>
          <w:iCs w:val="0"/>
          <w:color w:val="000000" w:themeColor="text1"/>
          <w:sz w:val="32"/>
          <w:szCs w:val="32"/>
        </w:rPr>
        <w:t xml:space="preserve"> </w:t>
      </w:r>
      <w:r w:rsidRPr="00F7066F">
        <w:rPr>
          <w:rFonts w:ascii="TH SarabunPSK" w:hAnsi="TH SarabunPSK" w:cs="TH SarabunPSK"/>
          <w:b/>
          <w:bCs/>
          <w:i w:val="0"/>
          <w:iCs w:val="0"/>
          <w:color w:val="000000" w:themeColor="text1"/>
          <w:sz w:val="32"/>
          <w:szCs w:val="32"/>
          <w:cs/>
        </w:rPr>
        <w:t>ผลการทดสอบการการตั้งค่า</w:t>
      </w:r>
      <w:bookmarkEnd w:id="303"/>
      <w:bookmarkEnd w:id="304"/>
      <w:bookmarkEnd w:id="305"/>
    </w:p>
    <w:tbl>
      <w:tblPr>
        <w:tblStyle w:val="af4"/>
        <w:tblW w:w="0" w:type="auto"/>
        <w:tblLook w:val="04A0" w:firstRow="1" w:lastRow="0" w:firstColumn="1" w:lastColumn="0" w:noHBand="0" w:noVBand="1"/>
      </w:tblPr>
      <w:tblGrid>
        <w:gridCol w:w="1861"/>
        <w:gridCol w:w="1825"/>
        <w:gridCol w:w="2263"/>
        <w:gridCol w:w="1478"/>
        <w:gridCol w:w="1589"/>
      </w:tblGrid>
      <w:tr w:rsidR="00D105F8" w:rsidRPr="00724A34" w14:paraId="11855177" w14:textId="77777777" w:rsidTr="007C0BEB">
        <w:tc>
          <w:tcPr>
            <w:tcW w:w="1861" w:type="dxa"/>
          </w:tcPr>
          <w:p w14:paraId="6AF43E12" w14:textId="77777777" w:rsidR="00D105F8" w:rsidRPr="00724A34" w:rsidRDefault="00D105F8" w:rsidP="007C0BEB">
            <w:pPr>
              <w:tabs>
                <w:tab w:val="left" w:pos="567"/>
                <w:tab w:val="left" w:pos="1418"/>
              </w:tabs>
              <w:jc w:val="center"/>
              <w:rPr>
                <w:rFonts w:ascii="TH SarabunPSK" w:hAnsi="TH SarabunPSK" w:cs="TH SarabunPSK"/>
                <w:b/>
                <w:bCs/>
                <w:sz w:val="32"/>
                <w:szCs w:val="32"/>
              </w:rPr>
            </w:pPr>
            <w:bookmarkStart w:id="306" w:name="_Hlk236869141"/>
            <w:r w:rsidRPr="00724A34">
              <w:rPr>
                <w:rFonts w:ascii="TH SarabunPSK" w:hAnsi="TH SarabunPSK" w:cs="TH SarabunPSK"/>
                <w:b/>
                <w:bCs/>
                <w:sz w:val="32"/>
                <w:szCs w:val="32"/>
                <w:cs/>
              </w:rPr>
              <w:t>กรณีทดสอบ</w:t>
            </w:r>
            <w:r w:rsidRPr="00724A34">
              <w:rPr>
                <w:rFonts w:ascii="TH SarabunPSK" w:hAnsi="TH SarabunPSK" w:cs="TH SarabunPSK"/>
                <w:b/>
                <w:bCs/>
                <w:sz w:val="32"/>
                <w:szCs w:val="32"/>
              </w:rPr>
              <w:t xml:space="preserve"> (#Test Case)</w:t>
            </w:r>
          </w:p>
        </w:tc>
        <w:tc>
          <w:tcPr>
            <w:tcW w:w="1825" w:type="dxa"/>
          </w:tcPr>
          <w:p w14:paraId="36FE215D" w14:textId="77777777" w:rsidR="00D105F8" w:rsidRPr="00724A34" w:rsidRDefault="00D105F8"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ข้อมูลนำเข้า</w:t>
            </w:r>
            <w:r w:rsidRPr="00724A34">
              <w:rPr>
                <w:rFonts w:ascii="TH SarabunPSK" w:hAnsi="TH SarabunPSK" w:cs="TH SarabunPSK"/>
                <w:b/>
                <w:bCs/>
                <w:sz w:val="32"/>
                <w:szCs w:val="32"/>
              </w:rPr>
              <w:t xml:space="preserve"> (input Data)</w:t>
            </w:r>
          </w:p>
        </w:tc>
        <w:tc>
          <w:tcPr>
            <w:tcW w:w="2263" w:type="dxa"/>
          </w:tcPr>
          <w:p w14:paraId="4E52CB1F" w14:textId="15F656D2" w:rsidR="00D105F8" w:rsidRDefault="00D105F8"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ผลที่คาดว่าจะ</w:t>
            </w:r>
            <w:r w:rsidRPr="00724A34">
              <w:rPr>
                <w:rFonts w:ascii="TH SarabunPSK" w:hAnsi="TH SarabunPSK" w:cs="TH SarabunPSK"/>
                <w:b/>
                <w:bCs/>
                <w:sz w:val="32"/>
                <w:szCs w:val="32"/>
              </w:rPr>
              <w:t xml:space="preserve"> </w:t>
            </w:r>
            <w:r w:rsidRPr="00724A34">
              <w:rPr>
                <w:rFonts w:ascii="TH SarabunPSK" w:hAnsi="TH SarabunPSK" w:cs="TH SarabunPSK"/>
                <w:b/>
                <w:bCs/>
                <w:sz w:val="32"/>
                <w:szCs w:val="32"/>
                <w:cs/>
              </w:rPr>
              <w:t>ได้รับ</w:t>
            </w:r>
          </w:p>
          <w:p w14:paraId="59473209" w14:textId="25682612" w:rsidR="00D105F8" w:rsidRPr="00724A34" w:rsidRDefault="00D105F8" w:rsidP="007C0BEB">
            <w:pPr>
              <w:tabs>
                <w:tab w:val="left" w:pos="567"/>
                <w:tab w:val="left" w:pos="1418"/>
              </w:tabs>
              <w:jc w:val="center"/>
              <w:rPr>
                <w:rFonts w:ascii="TH SarabunPSK" w:hAnsi="TH SarabunPSK" w:cs="TH SarabunPSK"/>
                <w:b/>
                <w:bCs/>
                <w:sz w:val="32"/>
                <w:szCs w:val="32"/>
              </w:rPr>
            </w:pPr>
            <w:r w:rsidRPr="00724A34">
              <w:rPr>
                <w:rFonts w:ascii="TH SarabunPSK" w:hAnsi="TH SarabunPSK" w:cs="TH SarabunPSK"/>
                <w:b/>
                <w:bCs/>
                <w:sz w:val="32"/>
                <w:szCs w:val="32"/>
                <w:cs/>
              </w:rPr>
              <w:t>(</w:t>
            </w:r>
            <w:r w:rsidRPr="00724A34">
              <w:rPr>
                <w:rFonts w:ascii="TH SarabunPSK" w:hAnsi="TH SarabunPSK" w:cs="TH SarabunPSK"/>
                <w:b/>
                <w:bCs/>
                <w:sz w:val="32"/>
                <w:szCs w:val="32"/>
              </w:rPr>
              <w:t>Expecting Results)</w:t>
            </w:r>
          </w:p>
        </w:tc>
        <w:tc>
          <w:tcPr>
            <w:tcW w:w="1478" w:type="dxa"/>
          </w:tcPr>
          <w:p w14:paraId="1B5771F1" w14:textId="77777777" w:rsidR="00D105F8" w:rsidRPr="00724A34" w:rsidRDefault="00D105F8"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ผลที่ได้รับ</w:t>
            </w:r>
            <w:r w:rsidRPr="00724A34">
              <w:rPr>
                <w:rFonts w:ascii="TH SarabunPSK" w:hAnsi="TH SarabunPSK" w:cs="TH SarabunPSK"/>
                <w:b/>
                <w:bCs/>
                <w:sz w:val="32"/>
                <w:szCs w:val="32"/>
              </w:rPr>
              <w:t xml:space="preserve"> (Results)</w:t>
            </w:r>
          </w:p>
        </w:tc>
        <w:tc>
          <w:tcPr>
            <w:tcW w:w="1589" w:type="dxa"/>
          </w:tcPr>
          <w:p w14:paraId="04BAE8E5" w14:textId="77777777" w:rsidR="00D105F8" w:rsidRPr="00724A34" w:rsidRDefault="00D105F8" w:rsidP="007C0BEB">
            <w:pPr>
              <w:tabs>
                <w:tab w:val="left" w:pos="567"/>
                <w:tab w:val="left" w:pos="1418"/>
              </w:tabs>
              <w:jc w:val="center"/>
              <w:rPr>
                <w:rFonts w:ascii="TH SarabunPSK" w:hAnsi="TH SarabunPSK" w:cs="TH SarabunPSK"/>
                <w:b/>
                <w:bCs/>
                <w:sz w:val="32"/>
                <w:szCs w:val="32"/>
                <w:cs/>
              </w:rPr>
            </w:pPr>
            <w:r w:rsidRPr="00724A34">
              <w:rPr>
                <w:rFonts w:ascii="TH SarabunPSK" w:hAnsi="TH SarabunPSK" w:cs="TH SarabunPSK"/>
                <w:b/>
                <w:bCs/>
                <w:sz w:val="32"/>
                <w:szCs w:val="32"/>
                <w:cs/>
              </w:rPr>
              <w:t>ผลการทดสอบ</w:t>
            </w:r>
            <w:r w:rsidRPr="00724A34">
              <w:rPr>
                <w:rFonts w:ascii="TH SarabunPSK" w:hAnsi="TH SarabunPSK" w:cs="TH SarabunPSK"/>
                <w:b/>
                <w:bCs/>
                <w:sz w:val="32"/>
                <w:szCs w:val="32"/>
              </w:rPr>
              <w:t xml:space="preserve"> (Evaluation Results)</w:t>
            </w:r>
          </w:p>
        </w:tc>
      </w:tr>
      <w:tr w:rsidR="00D105F8" w:rsidRPr="00724A34" w14:paraId="0E297ED5" w14:textId="77777777" w:rsidTr="007C0BEB">
        <w:tc>
          <w:tcPr>
            <w:tcW w:w="1861" w:type="dxa"/>
          </w:tcPr>
          <w:p w14:paraId="42930584" w14:textId="77777777" w:rsidR="00D105F8" w:rsidRPr="00724A34" w:rsidRDefault="00D105F8"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t>1</w:t>
            </w:r>
          </w:p>
        </w:tc>
        <w:tc>
          <w:tcPr>
            <w:tcW w:w="1825" w:type="dxa"/>
          </w:tcPr>
          <w:p w14:paraId="1D477724" w14:textId="440B2FF9" w:rsidR="00D105F8" w:rsidRPr="00724A34" w:rsidRDefault="00D105F8" w:rsidP="007C0BEB">
            <w:pPr>
              <w:tabs>
                <w:tab w:val="left" w:pos="567"/>
                <w:tab w:val="left" w:pos="1418"/>
              </w:tabs>
              <w:jc w:val="center"/>
              <w:rPr>
                <w:rFonts w:ascii="TH SarabunPSK" w:hAnsi="TH SarabunPSK" w:cs="TH SarabunPSK"/>
                <w:sz w:val="32"/>
                <w:szCs w:val="32"/>
              </w:rPr>
            </w:pPr>
            <w:r w:rsidRPr="00D105F8">
              <w:rPr>
                <w:rFonts w:ascii="TH SarabunPSK" w:hAnsi="TH SarabunPSK" w:cs="TH SarabunPSK"/>
                <w:sz w:val="32"/>
                <w:szCs w:val="32"/>
                <w:cs/>
              </w:rPr>
              <w:t>กดปุ่ม</w:t>
            </w:r>
            <w:r w:rsidRPr="00D105F8">
              <w:rPr>
                <w:rFonts w:ascii="TH SarabunPSK" w:hAnsi="TH SarabunPSK" w:cs="TH SarabunPSK"/>
                <w:sz w:val="32"/>
                <w:szCs w:val="32"/>
              </w:rPr>
              <w:t xml:space="preserve"> </w:t>
            </w:r>
            <w:r w:rsidRPr="00D105F8">
              <w:rPr>
                <w:rFonts w:ascii="TH SarabunPSK" w:hAnsi="TH SarabunPSK" w:cs="TH SarabunPSK"/>
                <w:sz w:val="32"/>
                <w:szCs w:val="32"/>
                <w:cs/>
              </w:rPr>
              <w:t>ตั้งค่า</w:t>
            </w:r>
            <w:r w:rsidRPr="00D105F8">
              <w:rPr>
                <w:rFonts w:ascii="TH SarabunPSK" w:hAnsi="TH SarabunPSK" w:cs="TH SarabunPSK"/>
                <w:sz w:val="32"/>
                <w:szCs w:val="32"/>
              </w:rPr>
              <w:t xml:space="preserve"> </w:t>
            </w:r>
            <w:r w:rsidRPr="00D105F8">
              <w:rPr>
                <w:rFonts w:ascii="TH SarabunPSK" w:hAnsi="TH SarabunPSK" w:cs="TH SarabunPSK"/>
                <w:sz w:val="32"/>
                <w:szCs w:val="32"/>
                <w:cs/>
              </w:rPr>
              <w:t xml:space="preserve">จากหน้า </w:t>
            </w:r>
            <w:r w:rsidRPr="00D105F8">
              <w:rPr>
                <w:rFonts w:ascii="TH SarabunPSK" w:hAnsi="TH SarabunPSK" w:cs="TH SarabunPSK"/>
                <w:sz w:val="32"/>
                <w:szCs w:val="32"/>
              </w:rPr>
              <w:t>Lobby</w:t>
            </w:r>
          </w:p>
        </w:tc>
        <w:tc>
          <w:tcPr>
            <w:tcW w:w="2263" w:type="dxa"/>
          </w:tcPr>
          <w:p w14:paraId="59B25FEA" w14:textId="56D14835" w:rsidR="00D105F8" w:rsidRPr="00724A34"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ระบบเปิดหน้าตั้งค่าเสียง (</w:t>
            </w:r>
            <w:r w:rsidRPr="00D105F8">
              <w:rPr>
                <w:rFonts w:ascii="TH SarabunPSK" w:hAnsi="TH SarabunPSK" w:cs="TH SarabunPSK"/>
                <w:sz w:val="32"/>
                <w:szCs w:val="32"/>
              </w:rPr>
              <w:t xml:space="preserve">Audio) </w:t>
            </w:r>
            <w:r w:rsidRPr="00D105F8">
              <w:rPr>
                <w:rFonts w:ascii="TH SarabunPSK" w:hAnsi="TH SarabunPSK" w:cs="TH SarabunPSK"/>
                <w:sz w:val="32"/>
                <w:szCs w:val="32"/>
                <w:cs/>
              </w:rPr>
              <w:t xml:space="preserve">พร้อมแสดงสไลเดอร์ปรับระดับเสียง </w:t>
            </w:r>
            <w:r w:rsidRPr="00D105F8">
              <w:rPr>
                <w:rFonts w:ascii="TH SarabunPSK" w:hAnsi="TH SarabunPSK" w:cs="TH SarabunPSK"/>
                <w:sz w:val="32"/>
                <w:szCs w:val="32"/>
              </w:rPr>
              <w:t xml:space="preserve">Master Volume, Music Volume </w:t>
            </w:r>
            <w:r w:rsidRPr="00D105F8">
              <w:rPr>
                <w:rFonts w:ascii="TH SarabunPSK" w:hAnsi="TH SarabunPSK" w:cs="TH SarabunPSK"/>
                <w:sz w:val="32"/>
                <w:szCs w:val="32"/>
                <w:cs/>
              </w:rPr>
              <w:t xml:space="preserve">และ </w:t>
            </w:r>
            <w:r w:rsidRPr="00D105F8">
              <w:rPr>
                <w:rFonts w:ascii="TH SarabunPSK" w:hAnsi="TH SarabunPSK" w:cs="TH SarabunPSK"/>
                <w:sz w:val="32"/>
                <w:szCs w:val="32"/>
              </w:rPr>
              <w:lastRenderedPageBreak/>
              <w:t xml:space="preserve">SFX Volume </w:t>
            </w:r>
            <w:r w:rsidRPr="00D105F8">
              <w:rPr>
                <w:rFonts w:ascii="TH SarabunPSK" w:hAnsi="TH SarabunPSK" w:cs="TH SarabunPSK"/>
                <w:sz w:val="32"/>
                <w:szCs w:val="32"/>
                <w:cs/>
              </w:rPr>
              <w:t>ตรงตามค่าล่าสุดที่บันทึกไว้</w:t>
            </w:r>
          </w:p>
        </w:tc>
        <w:tc>
          <w:tcPr>
            <w:tcW w:w="1478" w:type="dxa"/>
          </w:tcPr>
          <w:p w14:paraId="2B168AEC" w14:textId="66743723" w:rsidR="00D105F8" w:rsidRPr="00724A34" w:rsidRDefault="00D105F8" w:rsidP="007C0BEB">
            <w:pPr>
              <w:tabs>
                <w:tab w:val="left" w:pos="567"/>
                <w:tab w:val="left" w:pos="1418"/>
              </w:tabs>
              <w:jc w:val="center"/>
              <w:rPr>
                <w:rFonts w:ascii="TH SarabunPSK" w:hAnsi="TH SarabunPSK" w:cs="TH SarabunPSK"/>
                <w:sz w:val="32"/>
                <w:szCs w:val="32"/>
              </w:rPr>
            </w:pPr>
            <w:r w:rsidRPr="00D105F8">
              <w:rPr>
                <w:rFonts w:ascii="TH SarabunPSK" w:hAnsi="TH SarabunPSK" w:cs="TH SarabunPSK"/>
                <w:sz w:val="32"/>
                <w:szCs w:val="32"/>
                <w:cs/>
              </w:rPr>
              <w:lastRenderedPageBreak/>
              <w:t>แสดงหน้าตั้งค่าและสไลเดอร์เสียงตามค่าที่บันทึกไว้ถูกต้อง</w:t>
            </w:r>
          </w:p>
        </w:tc>
        <w:tc>
          <w:tcPr>
            <w:tcW w:w="1589" w:type="dxa"/>
          </w:tcPr>
          <w:p w14:paraId="1ADC3D54" w14:textId="77777777" w:rsidR="00D105F8" w:rsidRPr="00724A34" w:rsidRDefault="00D105F8" w:rsidP="007C0BEB">
            <w:pPr>
              <w:tabs>
                <w:tab w:val="left" w:pos="567"/>
                <w:tab w:val="left" w:pos="1418"/>
              </w:tabs>
              <w:jc w:val="center"/>
              <w:rPr>
                <w:rFonts w:ascii="TH SarabunPSK" w:hAnsi="TH SarabunPSK" w:cs="TH SarabunPSK"/>
                <w:sz w:val="32"/>
                <w:szCs w:val="32"/>
              </w:rPr>
            </w:pPr>
            <w:r w:rsidRPr="00724A34">
              <w:rPr>
                <w:rFonts w:ascii="TH SarabunPSK" w:hAnsi="TH SarabunPSK" w:cs="TH SarabunPSK"/>
                <w:sz w:val="32"/>
                <w:szCs w:val="32"/>
                <w:cs/>
              </w:rPr>
              <w:t>ผ่าน</w:t>
            </w:r>
          </w:p>
        </w:tc>
      </w:tr>
      <w:tr w:rsidR="00D105F8" w:rsidRPr="00724A34" w14:paraId="7A058446" w14:textId="77777777" w:rsidTr="007C0BEB">
        <w:tc>
          <w:tcPr>
            <w:tcW w:w="1861" w:type="dxa"/>
          </w:tcPr>
          <w:p w14:paraId="6F5DB30F" w14:textId="195DCC3B" w:rsidR="00D105F8" w:rsidRPr="00724A34" w:rsidRDefault="00D105F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2</w:t>
            </w:r>
          </w:p>
        </w:tc>
        <w:tc>
          <w:tcPr>
            <w:tcW w:w="1825" w:type="dxa"/>
          </w:tcPr>
          <w:p w14:paraId="78AB2B99" w14:textId="246F5296"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เลื่อนสไลเดอร์ปรับระดับเสียงรวม</w:t>
            </w:r>
            <w:r w:rsidRPr="00D105F8">
              <w:rPr>
                <w:rFonts w:ascii="TH SarabunPSK" w:hAnsi="TH SarabunPSK" w:cs="TH SarabunPSK"/>
                <w:sz w:val="32"/>
                <w:szCs w:val="32"/>
              </w:rPr>
              <w:t xml:space="preserve"> </w:t>
            </w:r>
            <w:r w:rsidRPr="003024B5">
              <w:rPr>
                <w:rFonts w:ascii="TH SarabunPSK" w:hAnsi="TH SarabunPSK" w:cs="TH SarabunPSK"/>
                <w:sz w:val="32"/>
                <w:szCs w:val="32"/>
              </w:rPr>
              <w:t>"Master Volume"</w:t>
            </w:r>
          </w:p>
        </w:tc>
        <w:tc>
          <w:tcPr>
            <w:tcW w:w="2263" w:type="dxa"/>
          </w:tcPr>
          <w:p w14:paraId="59B4952D" w14:textId="34E54A38"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ระดับเสียงทั้งหมดของเกม (ทั้งดนตรีประกอบและเอฟเฟกต์) ดังขึ้นหรือเบาลงตามตำแหน่งสไลเดอร์ทันทีแบบ </w:t>
            </w:r>
            <w:r w:rsidRPr="00D105F8">
              <w:rPr>
                <w:rFonts w:ascii="TH SarabunPSK" w:hAnsi="TH SarabunPSK" w:cs="TH SarabunPSK"/>
                <w:sz w:val="32"/>
                <w:szCs w:val="32"/>
              </w:rPr>
              <w:t>Real-time</w:t>
            </w:r>
          </w:p>
        </w:tc>
        <w:tc>
          <w:tcPr>
            <w:tcW w:w="1478" w:type="dxa"/>
          </w:tcPr>
          <w:p w14:paraId="7FCBBE47" w14:textId="5BC337C7"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เสียงทั้งหมดเปลี่ยนระดับตามการเลื่อนสไลเดอร์</w:t>
            </w:r>
          </w:p>
        </w:tc>
        <w:tc>
          <w:tcPr>
            <w:tcW w:w="1589" w:type="dxa"/>
          </w:tcPr>
          <w:p w14:paraId="464FAF51" w14:textId="0DBF603B" w:rsidR="00D105F8" w:rsidRPr="00724A34"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ผ่าน</w:t>
            </w:r>
          </w:p>
        </w:tc>
      </w:tr>
      <w:tr w:rsidR="00D105F8" w:rsidRPr="00724A34" w14:paraId="1316B3E2" w14:textId="77777777" w:rsidTr="007C0BEB">
        <w:tc>
          <w:tcPr>
            <w:tcW w:w="1861" w:type="dxa"/>
          </w:tcPr>
          <w:p w14:paraId="408C2C1E" w14:textId="71BA46FA" w:rsidR="00D105F8" w:rsidRDefault="00D105F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3</w:t>
            </w:r>
          </w:p>
        </w:tc>
        <w:tc>
          <w:tcPr>
            <w:tcW w:w="1825" w:type="dxa"/>
          </w:tcPr>
          <w:p w14:paraId="5C854513" w14:textId="28DAAC28"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เลื่อนสไลเดอร์ปรับระดับเสียงเพลงประกอบ</w:t>
            </w:r>
            <w:r w:rsidRPr="00D105F8">
              <w:rPr>
                <w:rFonts w:ascii="TH SarabunPSK" w:hAnsi="TH SarabunPSK" w:cs="TH SarabunPSK"/>
                <w:sz w:val="32"/>
                <w:szCs w:val="32"/>
              </w:rPr>
              <w:t xml:space="preserve"> Music Volume</w:t>
            </w:r>
          </w:p>
        </w:tc>
        <w:tc>
          <w:tcPr>
            <w:tcW w:w="2263" w:type="dxa"/>
          </w:tcPr>
          <w:p w14:paraId="7FB7E35C" w14:textId="5CF6F60B"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ระดับเสียงเพลง </w:t>
            </w:r>
            <w:r w:rsidRPr="00D105F8">
              <w:rPr>
                <w:rFonts w:ascii="TH SarabunPSK" w:hAnsi="TH SarabunPSK" w:cs="TH SarabunPSK"/>
                <w:sz w:val="32"/>
                <w:szCs w:val="32"/>
              </w:rPr>
              <w:t xml:space="preserve">Background Music (BGM) </w:t>
            </w:r>
            <w:r w:rsidRPr="00D105F8">
              <w:rPr>
                <w:rFonts w:ascii="TH SarabunPSK" w:hAnsi="TH SarabunPSK" w:cs="TH SarabunPSK"/>
                <w:sz w:val="32"/>
                <w:szCs w:val="32"/>
                <w:cs/>
              </w:rPr>
              <w:t>ดังขึ้นหรือเบาลงตามสไลเดอร์ โดยไม่กระทบกับระดับเสียงเอฟเฟกต์</w:t>
            </w:r>
          </w:p>
        </w:tc>
        <w:tc>
          <w:tcPr>
            <w:tcW w:w="1478" w:type="dxa"/>
          </w:tcPr>
          <w:p w14:paraId="4C9A2B1F" w14:textId="064607BC"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เสียงเพลง </w:t>
            </w:r>
            <w:r w:rsidRPr="00D105F8">
              <w:rPr>
                <w:rFonts w:ascii="TH SarabunPSK" w:hAnsi="TH SarabunPSK" w:cs="TH SarabunPSK"/>
                <w:sz w:val="32"/>
                <w:szCs w:val="32"/>
              </w:rPr>
              <w:t xml:space="preserve">BGM </w:t>
            </w:r>
            <w:r w:rsidRPr="00D105F8">
              <w:rPr>
                <w:rFonts w:ascii="TH SarabunPSK" w:hAnsi="TH SarabunPSK" w:cs="TH SarabunPSK"/>
                <w:sz w:val="32"/>
                <w:szCs w:val="32"/>
                <w:cs/>
              </w:rPr>
              <w:t>เปลี่ยนระดับตามสไลเดอร์ถูกต้อง</w:t>
            </w:r>
          </w:p>
        </w:tc>
        <w:tc>
          <w:tcPr>
            <w:tcW w:w="1589" w:type="dxa"/>
          </w:tcPr>
          <w:p w14:paraId="517510EA" w14:textId="48ABF3B3" w:rsidR="00D105F8" w:rsidRPr="00D105F8" w:rsidRDefault="00D105F8" w:rsidP="007C0BEB">
            <w:pPr>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ผ่าน</w:t>
            </w:r>
          </w:p>
        </w:tc>
      </w:tr>
      <w:tr w:rsidR="00D105F8" w:rsidRPr="00724A34" w14:paraId="488E8E95" w14:textId="77777777" w:rsidTr="007C0BEB">
        <w:tc>
          <w:tcPr>
            <w:tcW w:w="1861" w:type="dxa"/>
          </w:tcPr>
          <w:p w14:paraId="4AFF6C52" w14:textId="2000B2A9" w:rsidR="00D105F8" w:rsidRDefault="00D105F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4</w:t>
            </w:r>
          </w:p>
        </w:tc>
        <w:tc>
          <w:tcPr>
            <w:tcW w:w="1825" w:type="dxa"/>
          </w:tcPr>
          <w:p w14:paraId="43EB6FF6" w14:textId="0120CBF0"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เลื่อนสไลเดอร์ปรับระดับเสียงเอฟเฟกต์</w:t>
            </w:r>
            <w:r w:rsidRPr="00D105F8">
              <w:rPr>
                <w:rFonts w:ascii="TH SarabunPSK" w:hAnsi="TH SarabunPSK" w:cs="TH SarabunPSK"/>
                <w:sz w:val="32"/>
                <w:szCs w:val="32"/>
              </w:rPr>
              <w:t xml:space="preserve"> SFX Volume</w:t>
            </w:r>
          </w:p>
        </w:tc>
        <w:tc>
          <w:tcPr>
            <w:tcW w:w="2263" w:type="dxa"/>
          </w:tcPr>
          <w:p w14:paraId="3A3318F8" w14:textId="593DE9E8"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ระดับเสียงเอฟเฟกต์การต่อสู้ การยิงกระสุน สกิล และเสียงกดปุ่ม (</w:t>
            </w:r>
            <w:r w:rsidRPr="00D105F8">
              <w:rPr>
                <w:rFonts w:ascii="TH SarabunPSK" w:hAnsi="TH SarabunPSK" w:cs="TH SarabunPSK"/>
                <w:sz w:val="32"/>
                <w:szCs w:val="32"/>
              </w:rPr>
              <w:t xml:space="preserve">SFX) </w:t>
            </w:r>
            <w:r w:rsidRPr="00D105F8">
              <w:rPr>
                <w:rFonts w:ascii="TH SarabunPSK" w:hAnsi="TH SarabunPSK" w:cs="TH SarabunPSK"/>
                <w:sz w:val="32"/>
                <w:szCs w:val="32"/>
                <w:cs/>
              </w:rPr>
              <w:t xml:space="preserve">ดังขึ้นหรือเบาลงตามสไลเดอร์ โดยไม่กระทบกับเสียงเพลง </w:t>
            </w:r>
            <w:r w:rsidRPr="00D105F8">
              <w:rPr>
                <w:rFonts w:ascii="TH SarabunPSK" w:hAnsi="TH SarabunPSK" w:cs="TH SarabunPSK"/>
                <w:sz w:val="32"/>
                <w:szCs w:val="32"/>
              </w:rPr>
              <w:t>BGM</w:t>
            </w:r>
          </w:p>
        </w:tc>
        <w:tc>
          <w:tcPr>
            <w:tcW w:w="1478" w:type="dxa"/>
          </w:tcPr>
          <w:p w14:paraId="5551AB73" w14:textId="0EC64B97" w:rsidR="00D105F8" w:rsidRPr="00D105F8" w:rsidRDefault="00D105F8" w:rsidP="007C0BEB">
            <w:pPr>
              <w:tabs>
                <w:tab w:val="left" w:pos="567"/>
                <w:tab w:val="left" w:pos="1418"/>
              </w:tabs>
              <w:jc w:val="center"/>
              <w:rPr>
                <w:rFonts w:ascii="TH SarabunPSK" w:hAnsi="TH SarabunPSK" w:cs="TH SarabunPSK"/>
                <w:sz w:val="32"/>
                <w:szCs w:val="32"/>
                <w:cs/>
              </w:rPr>
            </w:pPr>
            <w:r w:rsidRPr="00D105F8">
              <w:rPr>
                <w:rFonts w:ascii="TH SarabunPSK" w:hAnsi="TH SarabunPSK" w:cs="TH SarabunPSK"/>
                <w:sz w:val="32"/>
                <w:szCs w:val="32"/>
                <w:cs/>
              </w:rPr>
              <w:t xml:space="preserve">เสียงเอฟเฟกต์ </w:t>
            </w:r>
            <w:r w:rsidRPr="00D105F8">
              <w:rPr>
                <w:rFonts w:ascii="TH SarabunPSK" w:hAnsi="TH SarabunPSK" w:cs="TH SarabunPSK"/>
                <w:sz w:val="32"/>
                <w:szCs w:val="32"/>
              </w:rPr>
              <w:t xml:space="preserve">SFX </w:t>
            </w:r>
            <w:r w:rsidRPr="00D105F8">
              <w:rPr>
                <w:rFonts w:ascii="TH SarabunPSK" w:hAnsi="TH SarabunPSK" w:cs="TH SarabunPSK"/>
                <w:sz w:val="32"/>
                <w:szCs w:val="32"/>
                <w:cs/>
              </w:rPr>
              <w:t>เปลี่ยนระดับตามสไลเดอร์ถูกต้อง</w:t>
            </w:r>
          </w:p>
        </w:tc>
        <w:tc>
          <w:tcPr>
            <w:tcW w:w="1589" w:type="dxa"/>
          </w:tcPr>
          <w:p w14:paraId="392B2DF3" w14:textId="206D64C5" w:rsidR="00D105F8" w:rsidRPr="00724A34" w:rsidRDefault="00D105F8" w:rsidP="007C0BEB">
            <w:pPr>
              <w:tabs>
                <w:tab w:val="left" w:pos="567"/>
                <w:tab w:val="left" w:pos="1418"/>
              </w:tabs>
              <w:jc w:val="center"/>
              <w:rPr>
                <w:rFonts w:ascii="TH SarabunPSK" w:hAnsi="TH SarabunPSK" w:cs="TH SarabunPSK"/>
                <w:sz w:val="32"/>
                <w:szCs w:val="32"/>
                <w:cs/>
              </w:rPr>
            </w:pPr>
            <w:r w:rsidRPr="00724A34">
              <w:rPr>
                <w:rFonts w:ascii="TH SarabunPSK" w:hAnsi="TH SarabunPSK" w:cs="TH SarabunPSK"/>
                <w:sz w:val="32"/>
                <w:szCs w:val="32"/>
                <w:cs/>
              </w:rPr>
              <w:t>ผ่าน</w:t>
            </w:r>
          </w:p>
        </w:tc>
      </w:tr>
      <w:tr w:rsidR="00D105F8" w:rsidRPr="00724A34" w14:paraId="4323B517" w14:textId="77777777" w:rsidTr="007C0BEB">
        <w:tc>
          <w:tcPr>
            <w:tcW w:w="1861" w:type="dxa"/>
          </w:tcPr>
          <w:p w14:paraId="25EE83AC" w14:textId="4BE6FE82" w:rsidR="00D105F8" w:rsidRDefault="00D105F8" w:rsidP="007C0BEB">
            <w:pPr>
              <w:tabs>
                <w:tab w:val="left" w:pos="567"/>
                <w:tab w:val="left" w:pos="1418"/>
              </w:tabs>
              <w:jc w:val="center"/>
              <w:rPr>
                <w:rFonts w:ascii="TH SarabunPSK" w:hAnsi="TH SarabunPSK" w:cs="TH SarabunPSK"/>
                <w:sz w:val="32"/>
                <w:szCs w:val="32"/>
              </w:rPr>
            </w:pPr>
            <w:r>
              <w:rPr>
                <w:rFonts w:ascii="TH SarabunPSK" w:hAnsi="TH SarabunPSK" w:cs="TH SarabunPSK"/>
                <w:sz w:val="32"/>
                <w:szCs w:val="32"/>
              </w:rPr>
              <w:t>5</w:t>
            </w:r>
          </w:p>
        </w:tc>
        <w:tc>
          <w:tcPr>
            <w:tcW w:w="1825" w:type="dxa"/>
          </w:tcPr>
          <w:p w14:paraId="4A3E293D" w14:textId="62C9293B" w:rsidR="00D105F8" w:rsidRPr="00D105F8" w:rsidRDefault="00EF4518" w:rsidP="007C0BEB">
            <w:pPr>
              <w:tabs>
                <w:tab w:val="left" w:pos="567"/>
                <w:tab w:val="left" w:pos="1418"/>
              </w:tabs>
              <w:jc w:val="center"/>
              <w:rPr>
                <w:rFonts w:ascii="TH SarabunPSK" w:hAnsi="TH SarabunPSK" w:cs="TH SarabunPSK"/>
                <w:sz w:val="32"/>
                <w:szCs w:val="32"/>
                <w:cs/>
              </w:rPr>
            </w:pPr>
            <w:r w:rsidRPr="00EF4518">
              <w:rPr>
                <w:rFonts w:ascii="TH SarabunPSK" w:hAnsi="TH SarabunPSK" w:cs="TH SarabunPSK"/>
                <w:sz w:val="32"/>
                <w:szCs w:val="32"/>
                <w:cs/>
              </w:rPr>
              <w:t>กดปุ่ม</w:t>
            </w:r>
            <w:r w:rsidRPr="00EF4518">
              <w:rPr>
                <w:rFonts w:ascii="TH SarabunPSK" w:hAnsi="TH SarabunPSK" w:cs="TH SarabunPSK"/>
                <w:sz w:val="32"/>
                <w:szCs w:val="32"/>
              </w:rPr>
              <w:t xml:space="preserve"> </w:t>
            </w:r>
            <w:r w:rsidRPr="00EF4518">
              <w:rPr>
                <w:rFonts w:ascii="TH SarabunPSK" w:hAnsi="TH SarabunPSK" w:cs="TH SarabunPSK"/>
                <w:sz w:val="32"/>
                <w:szCs w:val="32"/>
                <w:cs/>
              </w:rPr>
              <w:t>ย้อนกลับ</w:t>
            </w:r>
            <w:r w:rsidRPr="00EF4518">
              <w:rPr>
                <w:rFonts w:ascii="TH SarabunPSK" w:hAnsi="TH SarabunPSK" w:cs="TH SarabunPSK"/>
                <w:sz w:val="32"/>
                <w:szCs w:val="32"/>
              </w:rPr>
              <w:t xml:space="preserve"> (</w:t>
            </w:r>
            <w:r w:rsidRPr="00EF4518">
              <w:rPr>
                <w:rFonts w:ascii="TH SarabunPSK" w:hAnsi="TH SarabunPSK" w:cs="TH SarabunPSK"/>
                <w:sz w:val="32"/>
                <w:szCs w:val="32"/>
                <w:cs/>
              </w:rPr>
              <w:t>ไอคอนลูกศรมุมขวาบน)</w:t>
            </w:r>
          </w:p>
        </w:tc>
        <w:tc>
          <w:tcPr>
            <w:tcW w:w="2263" w:type="dxa"/>
          </w:tcPr>
          <w:p w14:paraId="4DC0D523" w14:textId="57118923" w:rsidR="00D105F8" w:rsidRPr="00D105F8" w:rsidRDefault="00EF4518" w:rsidP="007C0BEB">
            <w:pPr>
              <w:tabs>
                <w:tab w:val="left" w:pos="567"/>
                <w:tab w:val="left" w:pos="1418"/>
              </w:tabs>
              <w:jc w:val="center"/>
              <w:rPr>
                <w:rFonts w:ascii="TH SarabunPSK" w:hAnsi="TH SarabunPSK" w:cs="TH SarabunPSK"/>
                <w:sz w:val="32"/>
                <w:szCs w:val="32"/>
                <w:cs/>
              </w:rPr>
            </w:pPr>
            <w:r w:rsidRPr="00EF4518">
              <w:rPr>
                <w:rFonts w:ascii="TH SarabunPSK" w:hAnsi="TH SarabunPSK" w:cs="TH SarabunPSK"/>
                <w:sz w:val="32"/>
                <w:szCs w:val="32"/>
                <w:cs/>
              </w:rPr>
              <w:t>ระบบทำการบันทึกค่าระดับเสียงที่ปรับแต่งลงระบบ (</w:t>
            </w:r>
            <w:r w:rsidRPr="00EF4518">
              <w:rPr>
                <w:rFonts w:ascii="TH SarabunPSK" w:hAnsi="TH SarabunPSK" w:cs="TH SarabunPSK"/>
                <w:sz w:val="32"/>
                <w:szCs w:val="32"/>
              </w:rPr>
              <w:t xml:space="preserve">PlayerPrefs) </w:t>
            </w:r>
            <w:r w:rsidRPr="00EF4518">
              <w:rPr>
                <w:rFonts w:ascii="TH SarabunPSK" w:hAnsi="TH SarabunPSK" w:cs="TH SarabunPSK"/>
                <w:sz w:val="32"/>
                <w:szCs w:val="32"/>
                <w:cs/>
              </w:rPr>
              <w:t xml:space="preserve">และนำผู้เล่นกลับสู่หน้า </w:t>
            </w:r>
            <w:r w:rsidRPr="00EF4518">
              <w:rPr>
                <w:rFonts w:ascii="TH SarabunPSK" w:hAnsi="TH SarabunPSK" w:cs="TH SarabunPSK"/>
                <w:sz w:val="32"/>
                <w:szCs w:val="32"/>
              </w:rPr>
              <w:t>Lobby</w:t>
            </w:r>
          </w:p>
        </w:tc>
        <w:tc>
          <w:tcPr>
            <w:tcW w:w="1478" w:type="dxa"/>
          </w:tcPr>
          <w:p w14:paraId="79BD8098" w14:textId="2E1FAD8F" w:rsidR="00D105F8" w:rsidRPr="00D105F8" w:rsidRDefault="00EF4518" w:rsidP="007C0BEB">
            <w:pPr>
              <w:tabs>
                <w:tab w:val="left" w:pos="567"/>
                <w:tab w:val="left" w:pos="1418"/>
              </w:tabs>
              <w:jc w:val="center"/>
              <w:rPr>
                <w:rFonts w:ascii="TH SarabunPSK" w:hAnsi="TH SarabunPSK" w:cs="TH SarabunPSK"/>
                <w:sz w:val="32"/>
                <w:szCs w:val="32"/>
                <w:cs/>
              </w:rPr>
            </w:pPr>
            <w:r w:rsidRPr="00EF4518">
              <w:rPr>
                <w:rFonts w:ascii="TH SarabunPSK" w:hAnsi="TH SarabunPSK" w:cs="TH SarabunPSK"/>
                <w:sz w:val="32"/>
                <w:szCs w:val="32"/>
                <w:cs/>
              </w:rPr>
              <w:t xml:space="preserve">บันทึกการตั้งค่าเสียงและกลับสู่หน้า </w:t>
            </w:r>
            <w:r w:rsidRPr="00EF4518">
              <w:rPr>
                <w:rFonts w:ascii="TH SarabunPSK" w:hAnsi="TH SarabunPSK" w:cs="TH SarabunPSK"/>
                <w:sz w:val="32"/>
                <w:szCs w:val="32"/>
              </w:rPr>
              <w:t xml:space="preserve">Lobby </w:t>
            </w:r>
            <w:r w:rsidRPr="00EF4518">
              <w:rPr>
                <w:rFonts w:ascii="TH SarabunPSK" w:hAnsi="TH SarabunPSK" w:cs="TH SarabunPSK"/>
                <w:sz w:val="32"/>
                <w:szCs w:val="32"/>
                <w:cs/>
              </w:rPr>
              <w:t>สำเร็จ</w:t>
            </w:r>
          </w:p>
        </w:tc>
        <w:tc>
          <w:tcPr>
            <w:tcW w:w="1589" w:type="dxa"/>
          </w:tcPr>
          <w:p w14:paraId="75FB4219" w14:textId="2B1CF841" w:rsidR="00D105F8" w:rsidRPr="00724A34" w:rsidRDefault="00EF4518" w:rsidP="00552D42">
            <w:pPr>
              <w:keepNext/>
              <w:tabs>
                <w:tab w:val="left" w:pos="567"/>
                <w:tab w:val="left" w:pos="1418"/>
              </w:tabs>
              <w:jc w:val="center"/>
              <w:rPr>
                <w:rFonts w:ascii="TH SarabunPSK" w:hAnsi="TH SarabunPSK" w:cs="TH SarabunPSK"/>
                <w:sz w:val="32"/>
                <w:szCs w:val="32"/>
                <w:cs/>
              </w:rPr>
            </w:pPr>
            <w:r w:rsidRPr="00EF4518">
              <w:rPr>
                <w:rFonts w:ascii="TH SarabunPSK" w:hAnsi="TH SarabunPSK" w:cs="TH SarabunPSK"/>
                <w:sz w:val="32"/>
                <w:szCs w:val="32"/>
                <w:cs/>
              </w:rPr>
              <w:t>ผ่าน</w:t>
            </w:r>
          </w:p>
        </w:tc>
      </w:tr>
      <w:bookmarkEnd w:id="306"/>
    </w:tbl>
    <w:p w14:paraId="1635A610" w14:textId="77777777" w:rsidR="00552D42" w:rsidRDefault="00552D42" w:rsidP="009C70A9"/>
    <w:p w14:paraId="155E77E2" w14:textId="77777777" w:rsidR="00552D42" w:rsidRDefault="00552D42" w:rsidP="00552D42"/>
    <w:p w14:paraId="3B91F30B" w14:textId="77777777" w:rsidR="00A42211" w:rsidRDefault="00A42211" w:rsidP="00552D42">
      <w:pPr>
        <w:sectPr w:rsidR="00A42211" w:rsidSect="00124A03">
          <w:headerReference w:type="default" r:id="rId131"/>
          <w:pgSz w:w="11906" w:h="16838"/>
          <w:pgMar w:top="1440" w:right="1440" w:bottom="1440" w:left="1440" w:header="708" w:footer="708" w:gutter="0"/>
          <w:pgNumType w:start="79"/>
          <w:cols w:space="708"/>
          <w:docGrid w:linePitch="360"/>
        </w:sectPr>
      </w:pPr>
    </w:p>
    <w:p w14:paraId="261F7B52" w14:textId="3AFC3B19" w:rsidR="00602630" w:rsidRPr="00AB6D85" w:rsidRDefault="00FE097E" w:rsidP="00A42211">
      <w:pPr>
        <w:pStyle w:val="1"/>
        <w:jc w:val="center"/>
        <w:rPr>
          <w:rFonts w:ascii="TH Sarabun New" w:hAnsi="TH Sarabun New" w:cs="TH Sarabun New"/>
          <w:b/>
          <w:bCs/>
          <w:color w:val="auto"/>
          <w:sz w:val="36"/>
          <w:szCs w:val="36"/>
        </w:rPr>
      </w:pPr>
      <w:bookmarkStart w:id="307" w:name="_Toc236902206"/>
      <w:bookmarkStart w:id="308" w:name="_Toc241852732"/>
      <w:r w:rsidRPr="00AB6D85">
        <w:rPr>
          <w:rFonts w:ascii="TH Sarabun New" w:hAnsi="TH Sarabun New" w:cs="TH Sarabun New"/>
          <w:b/>
          <w:bCs/>
          <w:color w:val="auto"/>
          <w:sz w:val="36"/>
          <w:szCs w:val="36"/>
          <w:cs/>
        </w:rPr>
        <w:lastRenderedPageBreak/>
        <w:t>บทที่ 5</w:t>
      </w:r>
      <w:r w:rsidRPr="00AB6D85">
        <w:rPr>
          <w:rFonts w:ascii="TH Sarabun New" w:hAnsi="TH Sarabun New" w:cs="TH Sarabun New"/>
          <w:b/>
          <w:bCs/>
          <w:color w:val="auto"/>
          <w:sz w:val="36"/>
          <w:szCs w:val="36"/>
          <w:cs/>
        </w:rPr>
        <w:br w:type="textWrapping" w:clear="all"/>
        <w:t>สรุป อภิป</w:t>
      </w:r>
      <w:r w:rsidR="0062340B">
        <w:rPr>
          <w:rFonts w:ascii="TH Sarabun New" w:hAnsi="TH Sarabun New" w:cs="TH Sarabun New" w:hint="cs"/>
          <w:b/>
          <w:bCs/>
          <w:color w:val="auto"/>
          <w:sz w:val="36"/>
          <w:szCs w:val="36"/>
          <w:cs/>
        </w:rPr>
        <w:t>ร</w:t>
      </w:r>
      <w:r w:rsidRPr="00AB6D85">
        <w:rPr>
          <w:rFonts w:ascii="TH Sarabun New" w:hAnsi="TH Sarabun New" w:cs="TH Sarabun New"/>
          <w:b/>
          <w:bCs/>
          <w:color w:val="auto"/>
          <w:sz w:val="36"/>
          <w:szCs w:val="36"/>
          <w:cs/>
        </w:rPr>
        <w:t>ายผล และข้อเสนอแนะ</w:t>
      </w:r>
      <w:bookmarkEnd w:id="307"/>
      <w:bookmarkEnd w:id="308"/>
    </w:p>
    <w:p w14:paraId="0F30D317" w14:textId="77777777" w:rsidR="00891757" w:rsidRPr="00891757" w:rsidRDefault="00891757" w:rsidP="00891757"/>
    <w:p w14:paraId="3BE4A1C6" w14:textId="32EE7A8C" w:rsidR="00602630" w:rsidRDefault="00891757" w:rsidP="00891757">
      <w:pPr>
        <w:ind w:firstLine="720"/>
        <w:jc w:val="thaiDistribute"/>
        <w:rPr>
          <w:rFonts w:ascii="TH SarabunPSK" w:hAnsi="TH SarabunPSK" w:cs="TH SarabunPSK"/>
          <w:sz w:val="32"/>
          <w:szCs w:val="32"/>
        </w:rPr>
      </w:pPr>
      <w:r w:rsidRPr="00891757">
        <w:rPr>
          <w:rFonts w:ascii="TH SarabunPSK" w:hAnsi="TH SarabunPSK" w:cs="TH SarabunPSK"/>
          <w:sz w:val="32"/>
          <w:szCs w:val="32"/>
          <w:cs/>
        </w:rPr>
        <w:t>การจัดทำปริญญานิพนธ์เรื่อง สมรภูมิรบแห่งดวงดาว (</w:t>
      </w:r>
      <w:r w:rsidRPr="00891757">
        <w:rPr>
          <w:rFonts w:ascii="TH SarabunPSK" w:hAnsi="TH SarabunPSK" w:cs="TH SarabunPSK"/>
          <w:sz w:val="32"/>
          <w:szCs w:val="32"/>
        </w:rPr>
        <w:t>Battlefield of the Stars Online Arena)</w:t>
      </w:r>
      <w:r>
        <w:rPr>
          <w:rFonts w:ascii="TH SarabunPSK" w:hAnsi="TH SarabunPSK" w:cs="TH SarabunPSK" w:hint="cs"/>
          <w:sz w:val="32"/>
          <w:szCs w:val="32"/>
          <w:cs/>
        </w:rPr>
        <w:t xml:space="preserve"> </w:t>
      </w:r>
      <w:r w:rsidRPr="00891757">
        <w:rPr>
          <w:rFonts w:ascii="TH SarabunPSK" w:hAnsi="TH SarabunPSK" w:cs="TH SarabunPSK"/>
          <w:sz w:val="32"/>
          <w:szCs w:val="32"/>
          <w:cs/>
        </w:rPr>
        <w:t>มีวัตถุประสงค์เพื่อพัฒนาเกมแนวยิงอวกาศแบบผู้เล่นหลายคนในเวลาจริง (</w:t>
      </w:r>
      <w:r w:rsidRPr="00891757">
        <w:rPr>
          <w:rFonts w:ascii="TH SarabunPSK" w:hAnsi="TH SarabunPSK" w:cs="TH SarabunPSK"/>
          <w:sz w:val="32"/>
          <w:szCs w:val="32"/>
        </w:rPr>
        <w:t xml:space="preserve">Multiplayer Real-time) </w:t>
      </w:r>
      <w:r w:rsidRPr="00891757">
        <w:rPr>
          <w:rFonts w:ascii="TH SarabunPSK" w:hAnsi="TH SarabunPSK" w:cs="TH SarabunPSK"/>
          <w:sz w:val="32"/>
          <w:szCs w:val="32"/>
          <w:cs/>
        </w:rPr>
        <w:t>บนระบบปฏิบัติการแอนดรอยด์ โดยมุ่งเน้นการแก้ไขปัญหาความล่าช้า (</w:t>
      </w:r>
      <w:r w:rsidRPr="00891757">
        <w:rPr>
          <w:rFonts w:ascii="TH SarabunPSK" w:hAnsi="TH SarabunPSK" w:cs="TH SarabunPSK"/>
          <w:sz w:val="32"/>
          <w:szCs w:val="32"/>
        </w:rPr>
        <w:t xml:space="preserve">Latency) </w:t>
      </w:r>
      <w:r w:rsidRPr="00891757">
        <w:rPr>
          <w:rFonts w:ascii="TH SarabunPSK" w:hAnsi="TH SarabunPSK" w:cs="TH SarabunPSK"/>
          <w:sz w:val="32"/>
          <w:szCs w:val="32"/>
          <w:cs/>
        </w:rPr>
        <w:t xml:space="preserve">และการซิงโครไนซ์ข้อมูลระหว่างผู้เล่นให้ตรงกันผ่านเครือข่าย ซึ่งพัฒนาด้วยเครื่องมือ </w:t>
      </w:r>
      <w:r w:rsidRPr="00891757">
        <w:rPr>
          <w:rFonts w:ascii="TH SarabunPSK" w:hAnsi="TH SarabunPSK" w:cs="TH SarabunPSK"/>
          <w:sz w:val="32"/>
          <w:szCs w:val="32"/>
        </w:rPr>
        <w:t xml:space="preserve">Unity Game Engine </w:t>
      </w:r>
      <w:r w:rsidRPr="00891757">
        <w:rPr>
          <w:rFonts w:ascii="TH SarabunPSK" w:hAnsi="TH SarabunPSK" w:cs="TH SarabunPSK"/>
          <w:sz w:val="32"/>
          <w:szCs w:val="32"/>
          <w:cs/>
        </w:rPr>
        <w:t xml:space="preserve">ร่วมกับภาษา </w:t>
      </w:r>
      <w:r w:rsidRPr="00891757">
        <w:rPr>
          <w:rFonts w:ascii="TH SarabunPSK" w:hAnsi="TH SarabunPSK" w:cs="TH SarabunPSK"/>
          <w:sz w:val="32"/>
          <w:szCs w:val="32"/>
        </w:rPr>
        <w:t xml:space="preserve">C#, Photon PUN 2 </w:t>
      </w:r>
      <w:r w:rsidRPr="00891757">
        <w:rPr>
          <w:rFonts w:ascii="TH SarabunPSK" w:hAnsi="TH SarabunPSK" w:cs="TH SarabunPSK"/>
          <w:sz w:val="32"/>
          <w:szCs w:val="32"/>
          <w:cs/>
        </w:rPr>
        <w:t xml:space="preserve">และ </w:t>
      </w:r>
      <w:r w:rsidRPr="00891757">
        <w:rPr>
          <w:rFonts w:ascii="TH SarabunPSK" w:hAnsi="TH SarabunPSK" w:cs="TH SarabunPSK"/>
          <w:sz w:val="32"/>
          <w:szCs w:val="32"/>
        </w:rPr>
        <w:t xml:space="preserve">Firebase </w:t>
      </w:r>
      <w:r w:rsidRPr="00891757">
        <w:rPr>
          <w:rFonts w:ascii="TH SarabunPSK" w:hAnsi="TH SarabunPSK" w:cs="TH SarabunPSK"/>
          <w:sz w:val="32"/>
          <w:szCs w:val="32"/>
          <w:cs/>
        </w:rPr>
        <w:t>จากการดำเนินงานและทดสอบระบบ สามารถสรุป อภิปรายผล และมีข้อเสนอแนะดังนี้</w:t>
      </w:r>
    </w:p>
    <w:p w14:paraId="39C2B0DA" w14:textId="18758FC9" w:rsidR="00602630" w:rsidRDefault="00602630" w:rsidP="00602630">
      <w:pPr>
        <w:pStyle w:val="2"/>
        <w:rPr>
          <w:rFonts w:ascii="TH SarabunPSK" w:hAnsi="TH SarabunPSK" w:cs="TH SarabunPSK"/>
          <w:b/>
          <w:bCs/>
          <w:color w:val="000000" w:themeColor="text1"/>
          <w:szCs w:val="32"/>
        </w:rPr>
      </w:pPr>
      <w:bookmarkStart w:id="309" w:name="_Toc241852733"/>
      <w:r w:rsidRPr="00602630">
        <w:rPr>
          <w:rFonts w:ascii="TH SarabunPSK" w:hAnsi="TH SarabunPSK" w:cs="TH SarabunPSK"/>
          <w:b/>
          <w:bCs/>
          <w:color w:val="000000" w:themeColor="text1"/>
          <w:szCs w:val="32"/>
        </w:rPr>
        <w:t xml:space="preserve">5.1 </w:t>
      </w:r>
      <w:r w:rsidRPr="00602630">
        <w:rPr>
          <w:rFonts w:ascii="TH SarabunPSK" w:hAnsi="TH SarabunPSK" w:cs="TH SarabunPSK"/>
          <w:b/>
          <w:bCs/>
          <w:color w:val="000000" w:themeColor="text1"/>
          <w:szCs w:val="32"/>
          <w:cs/>
        </w:rPr>
        <w:t>สรุป</w:t>
      </w:r>
      <w:bookmarkEnd w:id="309"/>
    </w:p>
    <w:p w14:paraId="03BF8CDE" w14:textId="77777777" w:rsidR="007C1ADE" w:rsidRPr="007C1ADE" w:rsidRDefault="007C1ADE" w:rsidP="00446481">
      <w:pPr>
        <w:ind w:firstLine="360"/>
        <w:rPr>
          <w:rFonts w:ascii="TH SarabunPSK" w:hAnsi="TH SarabunPSK" w:cs="TH SarabunPSK"/>
          <w:sz w:val="32"/>
          <w:szCs w:val="32"/>
        </w:rPr>
      </w:pPr>
      <w:r w:rsidRPr="007C1ADE">
        <w:rPr>
          <w:rFonts w:ascii="TH SarabunPSK" w:hAnsi="TH SarabunPSK" w:cs="TH SarabunPSK"/>
          <w:sz w:val="32"/>
          <w:szCs w:val="32"/>
          <w:cs/>
        </w:rPr>
        <w:t>การพัฒนาระบบเกม "สมรภูมิรบแห่งดวงดาว" บรรลุผลตามวัตถุประสงค์ที่กำหนดไว้ โดยสรุปผลตามส่วนสำคัญของระบบได้ดังนี้</w:t>
      </w:r>
    </w:p>
    <w:p w14:paraId="668BCE0E" w14:textId="1BDA934A" w:rsidR="007C1ADE" w:rsidRPr="007C1ADE" w:rsidRDefault="00766896" w:rsidP="00766896">
      <w:pPr>
        <w:rPr>
          <w:rFonts w:ascii="TH SarabunPSK" w:hAnsi="TH SarabunPSK" w:cs="TH SarabunPSK"/>
          <w:sz w:val="32"/>
          <w:szCs w:val="32"/>
        </w:rPr>
      </w:pPr>
      <w:r>
        <w:rPr>
          <w:rFonts w:ascii="TH SarabunPSK" w:hAnsi="TH SarabunPSK" w:cs="TH SarabunPSK"/>
          <w:sz w:val="32"/>
          <w:szCs w:val="32"/>
        </w:rPr>
        <w:t xml:space="preserve">     </w:t>
      </w:r>
      <w:r w:rsidR="001843D1">
        <w:rPr>
          <w:rFonts w:ascii="TH SarabunPSK" w:hAnsi="TH SarabunPSK" w:cs="TH SarabunPSK"/>
          <w:sz w:val="32"/>
          <w:szCs w:val="32"/>
        </w:rPr>
        <w:t xml:space="preserve">5.1.1 </w:t>
      </w:r>
      <w:r w:rsidR="007C1ADE" w:rsidRPr="007C1ADE">
        <w:rPr>
          <w:rFonts w:ascii="TH SarabunPSK" w:hAnsi="TH SarabunPSK" w:cs="TH SarabunPSK"/>
          <w:sz w:val="32"/>
          <w:szCs w:val="32"/>
          <w:cs/>
        </w:rPr>
        <w:t>ระบบการจัดการผู้ใช้และฐานข้อมูล</w:t>
      </w:r>
    </w:p>
    <w:p w14:paraId="1C6CCBC6" w14:textId="77777777" w:rsidR="007C1ADE" w:rsidRPr="007C1ADE" w:rsidRDefault="007C1ADE" w:rsidP="008D535C">
      <w:pPr>
        <w:numPr>
          <w:ilvl w:val="1"/>
          <w:numId w:val="38"/>
        </w:numPr>
        <w:jc w:val="thaiDistribute"/>
        <w:rPr>
          <w:rFonts w:ascii="TH SarabunPSK" w:hAnsi="TH SarabunPSK" w:cs="TH SarabunPSK"/>
          <w:sz w:val="32"/>
          <w:szCs w:val="32"/>
        </w:rPr>
      </w:pPr>
      <w:r w:rsidRPr="007C1ADE">
        <w:rPr>
          <w:rFonts w:ascii="TH SarabunPSK" w:hAnsi="TH SarabunPSK" w:cs="TH SarabunPSK"/>
          <w:sz w:val="32"/>
          <w:szCs w:val="32"/>
          <w:cs/>
        </w:rPr>
        <w:t>สามารถพัฒนาระบบลงทะเบียน สมัครสมาชิก และเข้าสู่ระบบ (</w:t>
      </w:r>
      <w:r w:rsidRPr="007C1ADE">
        <w:rPr>
          <w:rFonts w:ascii="TH SarabunPSK" w:hAnsi="TH SarabunPSK" w:cs="TH SarabunPSK"/>
          <w:sz w:val="32"/>
          <w:szCs w:val="32"/>
        </w:rPr>
        <w:t xml:space="preserve">Authentication) </w:t>
      </w:r>
      <w:r w:rsidRPr="007C1ADE">
        <w:rPr>
          <w:rFonts w:ascii="TH SarabunPSK" w:hAnsi="TH SarabunPSK" w:cs="TH SarabunPSK"/>
          <w:sz w:val="32"/>
          <w:szCs w:val="32"/>
          <w:cs/>
        </w:rPr>
        <w:t xml:space="preserve">รวมถึงการจัดเก็บและดึงข้อมูลสถิติผู้เล่นผ่าน </w:t>
      </w:r>
      <w:r w:rsidRPr="007C1ADE">
        <w:rPr>
          <w:rFonts w:ascii="TH SarabunPSK" w:hAnsi="TH SarabunPSK" w:cs="TH SarabunPSK"/>
          <w:sz w:val="32"/>
          <w:szCs w:val="32"/>
        </w:rPr>
        <w:t xml:space="preserve">Firebase Realtime Database </w:t>
      </w:r>
      <w:r w:rsidRPr="007C1ADE">
        <w:rPr>
          <w:rFonts w:ascii="TH SarabunPSK" w:hAnsi="TH SarabunPSK" w:cs="TH SarabunPSK"/>
          <w:sz w:val="32"/>
          <w:szCs w:val="32"/>
          <w:cs/>
        </w:rPr>
        <w:t>ได้อย่างมีประสิทธิภาพ</w:t>
      </w:r>
    </w:p>
    <w:p w14:paraId="14D238DC" w14:textId="6741308F" w:rsidR="007C1ADE" w:rsidRPr="007C1ADE" w:rsidRDefault="00766896" w:rsidP="00766896">
      <w:pPr>
        <w:rPr>
          <w:rFonts w:ascii="TH SarabunPSK" w:hAnsi="TH SarabunPSK" w:cs="TH SarabunPSK"/>
          <w:sz w:val="32"/>
          <w:szCs w:val="32"/>
        </w:rPr>
      </w:pPr>
      <w:r>
        <w:rPr>
          <w:rFonts w:ascii="TH SarabunPSK" w:hAnsi="TH SarabunPSK" w:cs="TH SarabunPSK"/>
          <w:sz w:val="32"/>
          <w:szCs w:val="32"/>
        </w:rPr>
        <w:t xml:space="preserve">     </w:t>
      </w:r>
      <w:r w:rsidR="001843D1">
        <w:rPr>
          <w:rFonts w:ascii="TH SarabunPSK" w:hAnsi="TH SarabunPSK" w:cs="TH SarabunPSK"/>
          <w:sz w:val="32"/>
          <w:szCs w:val="32"/>
        </w:rPr>
        <w:t xml:space="preserve">5.1.2 </w:t>
      </w:r>
      <w:r w:rsidR="007C1ADE" w:rsidRPr="007C1ADE">
        <w:rPr>
          <w:rFonts w:ascii="TH SarabunPSK" w:hAnsi="TH SarabunPSK" w:cs="TH SarabunPSK"/>
          <w:sz w:val="32"/>
          <w:szCs w:val="32"/>
          <w:cs/>
        </w:rPr>
        <w:t>ระบบเครือข่ายและการจับคู่ผู้เล่น (</w:t>
      </w:r>
      <w:r w:rsidR="007C1ADE" w:rsidRPr="007C1ADE">
        <w:rPr>
          <w:rFonts w:ascii="TH SarabunPSK" w:hAnsi="TH SarabunPSK" w:cs="TH SarabunPSK"/>
          <w:sz w:val="32"/>
          <w:szCs w:val="32"/>
        </w:rPr>
        <w:t>Multiplayer &amp; Matchmaking)</w:t>
      </w:r>
    </w:p>
    <w:p w14:paraId="5FDBFFCD" w14:textId="459437BB" w:rsidR="007C1ADE" w:rsidRPr="007C1ADE" w:rsidRDefault="007C1ADE" w:rsidP="008D535C">
      <w:pPr>
        <w:numPr>
          <w:ilvl w:val="1"/>
          <w:numId w:val="38"/>
        </w:numPr>
        <w:jc w:val="thaiDistribute"/>
        <w:rPr>
          <w:rFonts w:ascii="TH SarabunPSK" w:hAnsi="TH SarabunPSK" w:cs="TH SarabunPSK"/>
          <w:sz w:val="32"/>
          <w:szCs w:val="32"/>
        </w:rPr>
      </w:pPr>
      <w:r w:rsidRPr="007C1ADE">
        <w:rPr>
          <w:rFonts w:ascii="TH SarabunPSK" w:hAnsi="TH SarabunPSK" w:cs="TH SarabunPSK"/>
          <w:sz w:val="32"/>
          <w:szCs w:val="32"/>
          <w:cs/>
        </w:rPr>
        <w:t xml:space="preserve">การใช้ </w:t>
      </w:r>
      <w:r w:rsidRPr="007C1ADE">
        <w:rPr>
          <w:rFonts w:ascii="TH SarabunPSK" w:hAnsi="TH SarabunPSK" w:cs="TH SarabunPSK"/>
          <w:sz w:val="32"/>
          <w:szCs w:val="32"/>
        </w:rPr>
        <w:t xml:space="preserve">Photon PUN 2 </w:t>
      </w:r>
      <w:r w:rsidRPr="007C1ADE">
        <w:rPr>
          <w:rFonts w:ascii="TH SarabunPSK" w:hAnsi="TH SarabunPSK" w:cs="TH SarabunPSK"/>
          <w:sz w:val="32"/>
          <w:szCs w:val="32"/>
          <w:cs/>
        </w:rPr>
        <w:t>ช่วยให้ระบบสามารถสร้างห้อง แสวงหาห้อง และจับคู่ผู้เล่น (</w:t>
      </w:r>
      <w:r w:rsidRPr="007C1ADE">
        <w:rPr>
          <w:rFonts w:ascii="TH SarabunPSK" w:hAnsi="TH SarabunPSK" w:cs="TH SarabunPSK"/>
          <w:sz w:val="32"/>
          <w:szCs w:val="32"/>
        </w:rPr>
        <w:t xml:space="preserve">Matchmaking) </w:t>
      </w:r>
      <w:r w:rsidRPr="007C1ADE">
        <w:rPr>
          <w:rFonts w:ascii="TH SarabunPSK" w:hAnsi="TH SarabunPSK" w:cs="TH SarabunPSK"/>
          <w:sz w:val="32"/>
          <w:szCs w:val="32"/>
          <w:cs/>
        </w:rPr>
        <w:t xml:space="preserve">เข้าสู่การแข่งขันแบบ </w:t>
      </w:r>
      <w:r w:rsidRPr="007C1ADE">
        <w:rPr>
          <w:rFonts w:ascii="TH SarabunPSK" w:hAnsi="TH SarabunPSK" w:cs="TH SarabunPSK"/>
          <w:sz w:val="32"/>
          <w:szCs w:val="32"/>
        </w:rPr>
        <w:t xml:space="preserve">Real-time </w:t>
      </w:r>
      <w:r w:rsidRPr="007C1ADE">
        <w:rPr>
          <w:rFonts w:ascii="TH SarabunPSK" w:hAnsi="TH SarabunPSK" w:cs="TH SarabunPSK"/>
          <w:sz w:val="32"/>
          <w:szCs w:val="32"/>
          <w:cs/>
        </w:rPr>
        <w:t>ได้อย่างถูกต้องและรวดเร็ว</w:t>
      </w:r>
    </w:p>
    <w:p w14:paraId="15F137F0" w14:textId="77777777" w:rsidR="007C1ADE" w:rsidRPr="007C1ADE" w:rsidRDefault="007C1ADE" w:rsidP="008D535C">
      <w:pPr>
        <w:numPr>
          <w:ilvl w:val="1"/>
          <w:numId w:val="38"/>
        </w:numPr>
        <w:jc w:val="thaiDistribute"/>
        <w:rPr>
          <w:rFonts w:ascii="TH SarabunPSK" w:hAnsi="TH SarabunPSK" w:cs="TH SarabunPSK"/>
          <w:sz w:val="32"/>
          <w:szCs w:val="32"/>
        </w:rPr>
      </w:pPr>
      <w:r w:rsidRPr="007C1ADE">
        <w:rPr>
          <w:rFonts w:ascii="TH SarabunPSK" w:hAnsi="TH SarabunPSK" w:cs="TH SarabunPSK"/>
          <w:sz w:val="32"/>
          <w:szCs w:val="32"/>
          <w:cs/>
        </w:rPr>
        <w:t>ระบบสามารถซิงโครไนซ์ตำแหน่ง การเคลื่อนที่ และสถานะของยานรบระหว่างผู้เล่นหลายคนบนเครือข่ายได้อย่างแม่นยำ</w:t>
      </w:r>
    </w:p>
    <w:p w14:paraId="61FBAB35" w14:textId="1854CA7B" w:rsidR="007C1ADE" w:rsidRPr="001843D1" w:rsidRDefault="00766896" w:rsidP="00766896">
      <w:pPr>
        <w:rPr>
          <w:rFonts w:ascii="TH SarabunPSK" w:hAnsi="TH SarabunPSK" w:cs="TH SarabunPSK"/>
          <w:sz w:val="32"/>
          <w:szCs w:val="32"/>
        </w:rPr>
      </w:pPr>
      <w:r>
        <w:rPr>
          <w:rFonts w:ascii="TH SarabunPSK" w:hAnsi="TH SarabunPSK" w:cs="TH SarabunPSK"/>
          <w:sz w:val="32"/>
          <w:szCs w:val="32"/>
        </w:rPr>
        <w:t xml:space="preserve">     </w:t>
      </w:r>
      <w:r w:rsidR="001843D1">
        <w:rPr>
          <w:rFonts w:ascii="TH SarabunPSK" w:hAnsi="TH SarabunPSK" w:cs="TH SarabunPSK"/>
          <w:sz w:val="32"/>
          <w:szCs w:val="32"/>
        </w:rPr>
        <w:t xml:space="preserve">5.1.3 </w:t>
      </w:r>
      <w:r w:rsidR="007C1ADE" w:rsidRPr="001843D1">
        <w:rPr>
          <w:rFonts w:ascii="TH SarabunPSK" w:hAnsi="TH SarabunPSK" w:cs="TH SarabunPSK"/>
          <w:sz w:val="32"/>
          <w:szCs w:val="32"/>
          <w:cs/>
        </w:rPr>
        <w:t>ระบบเกมเพลย์และกลไกภายในเกม (</w:t>
      </w:r>
      <w:r w:rsidR="007C1ADE" w:rsidRPr="001843D1">
        <w:rPr>
          <w:rFonts w:ascii="TH SarabunPSK" w:hAnsi="TH SarabunPSK" w:cs="TH SarabunPSK"/>
          <w:sz w:val="32"/>
          <w:szCs w:val="32"/>
        </w:rPr>
        <w:t>Gameplay Mechanics)</w:t>
      </w:r>
    </w:p>
    <w:p w14:paraId="2125E1FE" w14:textId="455B853F" w:rsidR="00913A53" w:rsidRDefault="007C1ADE">
      <w:pPr>
        <w:numPr>
          <w:ilvl w:val="1"/>
          <w:numId w:val="38"/>
        </w:numPr>
        <w:rPr>
          <w:rFonts w:ascii="TH SarabunPSK" w:hAnsi="TH SarabunPSK" w:cs="TH SarabunPSK"/>
          <w:sz w:val="32"/>
          <w:szCs w:val="32"/>
          <w:cs/>
        </w:rPr>
        <w:sectPr w:rsidR="00913A53" w:rsidSect="0083049A">
          <w:headerReference w:type="default" r:id="rId132"/>
          <w:pgSz w:w="11906" w:h="16838"/>
          <w:pgMar w:top="1440" w:right="1440" w:bottom="1440" w:left="1440" w:header="708" w:footer="708" w:gutter="0"/>
          <w:pgNumType w:start="91"/>
          <w:cols w:space="708"/>
          <w:docGrid w:linePitch="360"/>
        </w:sectPr>
      </w:pPr>
      <w:r w:rsidRPr="007C1ADE">
        <w:rPr>
          <w:rFonts w:ascii="TH SarabunPSK" w:hAnsi="TH SarabunPSK" w:cs="TH SarabunPSK"/>
          <w:sz w:val="32"/>
          <w:szCs w:val="32"/>
          <w:cs/>
        </w:rPr>
        <w:t xml:space="preserve">รองรับการควบคุมผ่าน </w:t>
      </w:r>
      <w:r w:rsidRPr="007C1ADE">
        <w:rPr>
          <w:rFonts w:ascii="TH SarabunPSK" w:hAnsi="TH SarabunPSK" w:cs="TH SarabunPSK"/>
          <w:sz w:val="32"/>
          <w:szCs w:val="32"/>
        </w:rPr>
        <w:t xml:space="preserve">Virtual Joystick </w:t>
      </w:r>
      <w:r w:rsidRPr="007C1ADE">
        <w:rPr>
          <w:rFonts w:ascii="TH SarabunPSK" w:hAnsi="TH SarabunPSK" w:cs="TH SarabunPSK"/>
          <w:sz w:val="32"/>
          <w:szCs w:val="32"/>
          <w:cs/>
        </w:rPr>
        <w:t>บนหน้าจอมือถือได้อย่างลื่นไห</w:t>
      </w:r>
    </w:p>
    <w:p w14:paraId="7C13F895" w14:textId="77777777" w:rsidR="005E701C" w:rsidRPr="007C1ADE" w:rsidRDefault="005E701C" w:rsidP="008D535C">
      <w:pPr>
        <w:numPr>
          <w:ilvl w:val="1"/>
          <w:numId w:val="38"/>
        </w:numPr>
        <w:jc w:val="thaiDistribute"/>
        <w:rPr>
          <w:rFonts w:ascii="TH SarabunPSK" w:hAnsi="TH SarabunPSK" w:cs="TH SarabunPSK"/>
          <w:sz w:val="32"/>
          <w:szCs w:val="32"/>
        </w:rPr>
      </w:pPr>
      <w:r w:rsidRPr="007C1ADE">
        <w:rPr>
          <w:rFonts w:ascii="TH SarabunPSK" w:hAnsi="TH SarabunPSK" w:cs="TH SarabunPSK"/>
          <w:sz w:val="32"/>
          <w:szCs w:val="32"/>
          <w:cs/>
        </w:rPr>
        <w:lastRenderedPageBreak/>
        <w:t xml:space="preserve">ระบบยานรบ </w:t>
      </w:r>
      <w:r w:rsidRPr="007C1ADE">
        <w:rPr>
          <w:rFonts w:ascii="TH SarabunPSK" w:hAnsi="TH SarabunPSK" w:cs="TH SarabunPSK"/>
          <w:sz w:val="32"/>
          <w:szCs w:val="32"/>
        </w:rPr>
        <w:t xml:space="preserve">3 </w:t>
      </w:r>
      <w:r w:rsidRPr="007C1ADE">
        <w:rPr>
          <w:rFonts w:ascii="TH SarabunPSK" w:hAnsi="TH SarabunPSK" w:cs="TH SarabunPSK"/>
          <w:sz w:val="32"/>
          <w:szCs w:val="32"/>
          <w:cs/>
        </w:rPr>
        <w:t>สาย (</w:t>
      </w:r>
      <w:r w:rsidRPr="007C1ADE">
        <w:rPr>
          <w:rFonts w:ascii="TH SarabunPSK" w:hAnsi="TH SarabunPSK" w:cs="TH SarabunPSK"/>
          <w:sz w:val="32"/>
          <w:szCs w:val="32"/>
        </w:rPr>
        <w:t xml:space="preserve">Stellar Striker, Nebula Ghost, Comet Crusher) </w:t>
      </w:r>
      <w:r w:rsidRPr="007C1ADE">
        <w:rPr>
          <w:rFonts w:ascii="TH SarabunPSK" w:hAnsi="TH SarabunPSK" w:cs="TH SarabunPSK"/>
          <w:sz w:val="32"/>
          <w:szCs w:val="32"/>
          <w:cs/>
        </w:rPr>
        <w:t>และความสามารถพิเศษ (</w:t>
      </w:r>
      <w:r w:rsidRPr="007C1ADE">
        <w:rPr>
          <w:rFonts w:ascii="TH SarabunPSK" w:hAnsi="TH SarabunPSK" w:cs="TH SarabunPSK"/>
          <w:sz w:val="32"/>
          <w:szCs w:val="32"/>
        </w:rPr>
        <w:t xml:space="preserve">Active Skills) 4 </w:t>
      </w:r>
      <w:r w:rsidRPr="007C1ADE">
        <w:rPr>
          <w:rFonts w:ascii="TH SarabunPSK" w:hAnsi="TH SarabunPSK" w:cs="TH SarabunPSK"/>
          <w:sz w:val="32"/>
          <w:szCs w:val="32"/>
          <w:cs/>
        </w:rPr>
        <w:t>รูปแบบ (ขีปนาวุธติดตาม</w:t>
      </w:r>
      <w:r w:rsidRPr="007C1ADE">
        <w:rPr>
          <w:rFonts w:ascii="TH SarabunPSK" w:hAnsi="TH SarabunPSK" w:cs="TH SarabunPSK"/>
          <w:sz w:val="32"/>
          <w:szCs w:val="32"/>
        </w:rPr>
        <w:t xml:space="preserve">, </w:t>
      </w:r>
      <w:r w:rsidRPr="007C1ADE">
        <w:rPr>
          <w:rFonts w:ascii="TH SarabunPSK" w:hAnsi="TH SarabunPSK" w:cs="TH SarabunPSK"/>
          <w:sz w:val="32"/>
          <w:szCs w:val="32"/>
          <w:cs/>
        </w:rPr>
        <w:t>ระเบิดอวกาศ</w:t>
      </w:r>
      <w:r w:rsidRPr="007C1ADE">
        <w:rPr>
          <w:rFonts w:ascii="TH SarabunPSK" w:hAnsi="TH SarabunPSK" w:cs="TH SarabunPSK"/>
          <w:sz w:val="32"/>
          <w:szCs w:val="32"/>
        </w:rPr>
        <w:t xml:space="preserve">, </w:t>
      </w:r>
      <w:r w:rsidRPr="007C1ADE">
        <w:rPr>
          <w:rFonts w:ascii="TH SarabunPSK" w:hAnsi="TH SarabunPSK" w:cs="TH SarabunPSK"/>
          <w:sz w:val="32"/>
          <w:szCs w:val="32"/>
          <w:cs/>
        </w:rPr>
        <w:t>โล่อมตะ</w:t>
      </w:r>
      <w:r w:rsidRPr="007C1ADE">
        <w:rPr>
          <w:rFonts w:ascii="TH SarabunPSK" w:hAnsi="TH SarabunPSK" w:cs="TH SarabunPSK"/>
          <w:sz w:val="32"/>
          <w:szCs w:val="32"/>
        </w:rPr>
        <w:t xml:space="preserve">, </w:t>
      </w:r>
      <w:r w:rsidRPr="007C1ADE">
        <w:rPr>
          <w:rFonts w:ascii="TH SarabunPSK" w:hAnsi="TH SarabunPSK" w:cs="TH SarabunPSK"/>
          <w:sz w:val="32"/>
          <w:szCs w:val="32"/>
          <w:cs/>
        </w:rPr>
        <w:t>คลื่นอัมพาต) ทำงานตรงตามเงื่อนไขและค่าพลังที่กำหนด</w:t>
      </w:r>
    </w:p>
    <w:p w14:paraId="2534539B" w14:textId="77777777" w:rsidR="005E701C" w:rsidRDefault="005E701C" w:rsidP="008D535C">
      <w:pPr>
        <w:numPr>
          <w:ilvl w:val="1"/>
          <w:numId w:val="38"/>
        </w:numPr>
        <w:jc w:val="thaiDistribute"/>
        <w:rPr>
          <w:rFonts w:ascii="TH SarabunPSK" w:hAnsi="TH SarabunPSK" w:cs="TH SarabunPSK"/>
          <w:sz w:val="32"/>
          <w:szCs w:val="32"/>
        </w:rPr>
      </w:pPr>
      <w:r w:rsidRPr="007C1ADE">
        <w:rPr>
          <w:rFonts w:ascii="TH SarabunPSK" w:hAnsi="TH SarabunPSK" w:cs="TH SarabunPSK"/>
          <w:sz w:val="32"/>
          <w:szCs w:val="32"/>
          <w:cs/>
        </w:rPr>
        <w:t xml:space="preserve">แผนที่การรบทั้ง </w:t>
      </w:r>
      <w:r w:rsidRPr="007C1ADE">
        <w:rPr>
          <w:rFonts w:ascii="TH SarabunPSK" w:hAnsi="TH SarabunPSK" w:cs="TH SarabunPSK"/>
          <w:sz w:val="32"/>
          <w:szCs w:val="32"/>
        </w:rPr>
        <w:t xml:space="preserve">3 </w:t>
      </w:r>
      <w:r w:rsidRPr="007C1ADE">
        <w:rPr>
          <w:rFonts w:ascii="TH SarabunPSK" w:hAnsi="TH SarabunPSK" w:cs="TH SarabunPSK"/>
          <w:sz w:val="32"/>
          <w:szCs w:val="32"/>
          <w:cs/>
        </w:rPr>
        <w:t>สมรภูมิ (</w:t>
      </w:r>
      <w:r w:rsidRPr="007C1ADE">
        <w:rPr>
          <w:rFonts w:ascii="TH SarabunPSK" w:hAnsi="TH SarabunPSK" w:cs="TH SarabunPSK"/>
          <w:sz w:val="32"/>
          <w:szCs w:val="32"/>
        </w:rPr>
        <w:t xml:space="preserve">Abandoned Mech Warzone, Obelisk Plains of Prism, Electric Jellyfish Core) </w:t>
      </w:r>
      <w:r w:rsidRPr="007C1ADE">
        <w:rPr>
          <w:rFonts w:ascii="TH SarabunPSK" w:hAnsi="TH SarabunPSK" w:cs="TH SarabunPSK"/>
          <w:sz w:val="32"/>
          <w:szCs w:val="32"/>
          <w:cs/>
        </w:rPr>
        <w:t>สามารถแสดงผลอุปสรรคและสร้างบรรยากาศการแข่งขันได้สมบูรณ์</w:t>
      </w:r>
    </w:p>
    <w:p w14:paraId="6378354D" w14:textId="77777777" w:rsidR="005E701C" w:rsidRPr="001843D1" w:rsidRDefault="005E701C" w:rsidP="005E701C">
      <w:pPr>
        <w:ind w:firstLine="720"/>
        <w:rPr>
          <w:rFonts w:ascii="TH SarabunPSK" w:hAnsi="TH SarabunPSK" w:cs="TH SarabunPSK"/>
          <w:sz w:val="32"/>
          <w:szCs w:val="32"/>
        </w:rPr>
      </w:pPr>
      <w:r>
        <w:rPr>
          <w:rFonts w:ascii="TH SarabunPSK" w:hAnsi="TH SarabunPSK" w:cs="TH SarabunPSK"/>
          <w:sz w:val="32"/>
          <w:szCs w:val="32"/>
        </w:rPr>
        <w:t xml:space="preserve">5.1.4 </w:t>
      </w:r>
      <w:r w:rsidRPr="001843D1">
        <w:rPr>
          <w:rFonts w:ascii="TH SarabunPSK" w:hAnsi="TH SarabunPSK" w:cs="TH SarabunPSK"/>
          <w:sz w:val="32"/>
          <w:szCs w:val="32"/>
          <w:cs/>
        </w:rPr>
        <w:t>ผลการทดสอบระบบ (</w:t>
      </w:r>
      <w:r w:rsidRPr="001843D1">
        <w:rPr>
          <w:rFonts w:ascii="TH SarabunPSK" w:hAnsi="TH SarabunPSK" w:cs="TH SarabunPSK"/>
          <w:sz w:val="32"/>
          <w:szCs w:val="32"/>
        </w:rPr>
        <w:t>Black-box Testing)</w:t>
      </w:r>
    </w:p>
    <w:p w14:paraId="15A1BC91" w14:textId="77777777" w:rsidR="005E701C" w:rsidRPr="00446481" w:rsidRDefault="005E701C" w:rsidP="008D535C">
      <w:pPr>
        <w:numPr>
          <w:ilvl w:val="1"/>
          <w:numId w:val="38"/>
        </w:numPr>
        <w:jc w:val="thaiDistribute"/>
        <w:rPr>
          <w:rFonts w:ascii="TH SarabunPSK" w:hAnsi="TH SarabunPSK" w:cs="TH SarabunPSK"/>
          <w:sz w:val="32"/>
          <w:szCs w:val="32"/>
        </w:rPr>
      </w:pPr>
      <w:r w:rsidRPr="007C1ADE">
        <w:rPr>
          <w:rFonts w:ascii="TH SarabunPSK" w:hAnsi="TH SarabunPSK" w:cs="TH SarabunPSK"/>
          <w:sz w:val="32"/>
          <w:szCs w:val="32"/>
          <w:cs/>
        </w:rPr>
        <w:t>จากการทดสอบระบบด้วยเทคนิคกล่องดำ (</w:t>
      </w:r>
      <w:r w:rsidRPr="007C1ADE">
        <w:rPr>
          <w:rFonts w:ascii="TH SarabunPSK" w:hAnsi="TH SarabunPSK" w:cs="TH SarabunPSK"/>
          <w:sz w:val="32"/>
          <w:szCs w:val="32"/>
        </w:rPr>
        <w:t xml:space="preserve">Black-box Testing) </w:t>
      </w:r>
      <w:r w:rsidRPr="007C1ADE">
        <w:rPr>
          <w:rFonts w:ascii="TH SarabunPSK" w:hAnsi="TH SarabunPSK" w:cs="TH SarabunPSK"/>
          <w:sz w:val="32"/>
          <w:szCs w:val="32"/>
          <w:cs/>
        </w:rPr>
        <w:t>ในด้านการทำงานของฟังก์ชันต่างๆ เช่น ระบบสมาชิก ระบบจับคู่ ระบบการต่อสู้ และระบบการจัดการของผู้ดูแลระบบ พบว่าทุกฟังก์ชันทำงานได้อย่างถูกต้องตามข้อกำหนดเชิงฟังก์ชัน (</w:t>
      </w:r>
      <w:r w:rsidRPr="007C1ADE">
        <w:rPr>
          <w:rFonts w:ascii="TH SarabunPSK" w:hAnsi="TH SarabunPSK" w:cs="TH SarabunPSK"/>
          <w:sz w:val="32"/>
          <w:szCs w:val="32"/>
        </w:rPr>
        <w:t>Functional Requirements)</w:t>
      </w:r>
    </w:p>
    <w:p w14:paraId="78CBC83C" w14:textId="77777777" w:rsidR="005E701C" w:rsidRDefault="005E701C" w:rsidP="005E701C">
      <w:pPr>
        <w:pStyle w:val="2"/>
        <w:rPr>
          <w:rFonts w:ascii="TH SarabunPSK" w:hAnsi="TH SarabunPSK" w:cs="TH SarabunPSK"/>
          <w:b/>
          <w:bCs/>
          <w:color w:val="000000" w:themeColor="text1"/>
          <w:szCs w:val="32"/>
        </w:rPr>
      </w:pPr>
      <w:bookmarkStart w:id="310" w:name="_Toc241852734"/>
      <w:r w:rsidRPr="00602630">
        <w:rPr>
          <w:rFonts w:ascii="TH SarabunPSK" w:hAnsi="TH SarabunPSK" w:cs="TH SarabunPSK"/>
          <w:b/>
          <w:bCs/>
          <w:color w:val="000000" w:themeColor="text1"/>
          <w:szCs w:val="32"/>
        </w:rPr>
        <w:t xml:space="preserve">5.2 </w:t>
      </w:r>
      <w:r w:rsidRPr="00602630">
        <w:rPr>
          <w:rFonts w:ascii="TH SarabunPSK" w:hAnsi="TH SarabunPSK" w:cs="TH SarabunPSK"/>
          <w:b/>
          <w:bCs/>
          <w:color w:val="000000" w:themeColor="text1"/>
          <w:szCs w:val="32"/>
          <w:cs/>
        </w:rPr>
        <w:t>อภิปรายผล</w:t>
      </w:r>
      <w:bookmarkEnd w:id="310"/>
    </w:p>
    <w:p w14:paraId="3CCDA387" w14:textId="77777777" w:rsidR="005E701C" w:rsidRPr="00446481" w:rsidRDefault="005E701C" w:rsidP="005E701C">
      <w:pPr>
        <w:ind w:firstLine="360"/>
      </w:pPr>
      <w:r w:rsidRPr="00446481">
        <w:rPr>
          <w:cs/>
        </w:rPr>
        <w:t>จากการทดสอบและประเมินผลการพัฒนาระบบเกม "สมรภูมิรบแห่งดวงดาว" มีประเด็นสำคัญที่นำมาอภิปรายผลได้ดังนี้</w:t>
      </w:r>
    </w:p>
    <w:p w14:paraId="38074417" w14:textId="77777777" w:rsidR="005E701C" w:rsidRPr="00331FD6" w:rsidRDefault="005E701C" w:rsidP="0062176D">
      <w:pPr>
        <w:ind w:firstLine="360"/>
        <w:rPr>
          <w:rFonts w:ascii="TH SarabunPSK" w:hAnsi="TH SarabunPSK" w:cs="TH SarabunPSK"/>
          <w:sz w:val="32"/>
          <w:szCs w:val="32"/>
        </w:rPr>
      </w:pPr>
      <w:r>
        <w:rPr>
          <w:rFonts w:ascii="TH SarabunPSK" w:hAnsi="TH SarabunPSK" w:cs="TH SarabunPSK"/>
          <w:sz w:val="32"/>
          <w:szCs w:val="32"/>
        </w:rPr>
        <w:t xml:space="preserve">5.2.1 </w:t>
      </w:r>
      <w:r w:rsidRPr="00331FD6">
        <w:rPr>
          <w:rFonts w:ascii="TH SarabunPSK" w:hAnsi="TH SarabunPSK" w:cs="TH SarabunPSK"/>
          <w:sz w:val="32"/>
          <w:szCs w:val="32"/>
          <w:cs/>
        </w:rPr>
        <w:t xml:space="preserve">ประสิทธิภาพด้าน </w:t>
      </w:r>
      <w:r w:rsidRPr="00331FD6">
        <w:rPr>
          <w:rFonts w:ascii="TH SarabunPSK" w:hAnsi="TH SarabunPSK" w:cs="TH SarabunPSK"/>
          <w:sz w:val="32"/>
          <w:szCs w:val="32"/>
        </w:rPr>
        <w:t>Network Synchronization</w:t>
      </w:r>
    </w:p>
    <w:p w14:paraId="0EE3F2DD" w14:textId="2EFBCE2D" w:rsidR="007C1ADE" w:rsidRPr="001D78DD" w:rsidRDefault="005E701C" w:rsidP="0062176D">
      <w:pPr>
        <w:numPr>
          <w:ilvl w:val="1"/>
          <w:numId w:val="39"/>
        </w:numPr>
        <w:ind w:left="1260"/>
        <w:jc w:val="thaiDistribute"/>
        <w:rPr>
          <w:rFonts w:ascii="TH SarabunPSK" w:hAnsi="TH SarabunPSK" w:cs="TH SarabunPSK"/>
          <w:sz w:val="32"/>
          <w:szCs w:val="32"/>
        </w:rPr>
      </w:pPr>
      <w:r w:rsidRPr="00446481">
        <w:rPr>
          <w:rFonts w:ascii="TH SarabunPSK" w:hAnsi="TH SarabunPSK" w:cs="TH SarabunPSK"/>
          <w:sz w:val="32"/>
          <w:szCs w:val="32"/>
          <w:cs/>
        </w:rPr>
        <w:t xml:space="preserve">การเลือกใช้ </w:t>
      </w:r>
      <w:r w:rsidRPr="00446481">
        <w:rPr>
          <w:rFonts w:ascii="TH SarabunPSK" w:hAnsi="TH SarabunPSK" w:cs="TH SarabunPSK"/>
          <w:sz w:val="32"/>
          <w:szCs w:val="32"/>
        </w:rPr>
        <w:t xml:space="preserve">Photon PUN 2 </w:t>
      </w:r>
      <w:r w:rsidRPr="00446481">
        <w:rPr>
          <w:rFonts w:ascii="TH SarabunPSK" w:hAnsi="TH SarabunPSK" w:cs="TH SarabunPSK"/>
          <w:sz w:val="32"/>
          <w:szCs w:val="32"/>
          <w:cs/>
        </w:rPr>
        <w:t xml:space="preserve">ร่วมกับเทคนิคการรับส่งข้อมูลผ่าน </w:t>
      </w:r>
      <w:r w:rsidRPr="00446481">
        <w:rPr>
          <w:rFonts w:ascii="TH SarabunPSK" w:hAnsi="TH SarabunPSK" w:cs="TH SarabunPSK"/>
          <w:sz w:val="32"/>
          <w:szCs w:val="32"/>
        </w:rPr>
        <w:t xml:space="preserve">Photon View </w:t>
      </w:r>
      <w:r w:rsidRPr="00446481">
        <w:rPr>
          <w:rFonts w:ascii="TH SarabunPSK" w:hAnsi="TH SarabunPSK" w:cs="TH SarabunPSK"/>
          <w:sz w:val="32"/>
          <w:szCs w:val="32"/>
          <w:cs/>
        </w:rPr>
        <w:t>และการคาดเดาตำแหน่ง (</w:t>
      </w:r>
      <w:r w:rsidRPr="00446481">
        <w:rPr>
          <w:rFonts w:ascii="TH SarabunPSK" w:hAnsi="TH SarabunPSK" w:cs="TH SarabunPSK"/>
          <w:sz w:val="32"/>
          <w:szCs w:val="32"/>
        </w:rPr>
        <w:t xml:space="preserve">Interpolation/Extrapolation) </w:t>
      </w:r>
      <w:r w:rsidRPr="00446481">
        <w:rPr>
          <w:rFonts w:ascii="TH SarabunPSK" w:hAnsi="TH SarabunPSK" w:cs="TH SarabunPSK"/>
          <w:sz w:val="32"/>
          <w:szCs w:val="32"/>
          <w:cs/>
        </w:rPr>
        <w:t>ช่วยลดปัญหาความล่าช้า (</w:t>
      </w:r>
      <w:r w:rsidRPr="00446481">
        <w:rPr>
          <w:rFonts w:ascii="TH SarabunPSK" w:hAnsi="TH SarabunPSK" w:cs="TH SarabunPSK"/>
          <w:sz w:val="32"/>
          <w:szCs w:val="32"/>
        </w:rPr>
        <w:t xml:space="preserve">Latency) </w:t>
      </w:r>
      <w:r w:rsidRPr="00446481">
        <w:rPr>
          <w:rFonts w:ascii="TH SarabunPSK" w:hAnsi="TH SarabunPSK" w:cs="TH SarabunPSK"/>
          <w:sz w:val="32"/>
          <w:szCs w:val="32"/>
          <w:cs/>
        </w:rPr>
        <w:t xml:space="preserve">และอาการกระตุกของตัวละคร ส่งผลให้ผู้เล่นในสมรภูมิเดียวกันเห็นตำแหน่งและการกระทำของคู่ต่อสู้ตรงกันในเวลาจริง ถือว่าบรรลุเป้าหมายหลักในการพัฒนาเกม </w:t>
      </w:r>
      <w:r w:rsidRPr="00446481">
        <w:rPr>
          <w:rFonts w:ascii="TH SarabunPSK" w:hAnsi="TH SarabunPSK" w:cs="TH SarabunPSK"/>
          <w:sz w:val="32"/>
          <w:szCs w:val="32"/>
        </w:rPr>
        <w:t>Multiplayer Real-time</w:t>
      </w:r>
    </w:p>
    <w:p w14:paraId="0BD29A4E" w14:textId="5F26A87D" w:rsidR="00446481" w:rsidRPr="00446481" w:rsidRDefault="00331FD6" w:rsidP="0062176D">
      <w:pPr>
        <w:ind w:firstLine="360"/>
        <w:rPr>
          <w:rFonts w:ascii="TH SarabunPSK" w:hAnsi="TH SarabunPSK" w:cs="TH SarabunPSK"/>
          <w:sz w:val="32"/>
          <w:szCs w:val="32"/>
        </w:rPr>
      </w:pPr>
      <w:r>
        <w:rPr>
          <w:rFonts w:ascii="TH SarabunPSK" w:hAnsi="TH SarabunPSK" w:cs="TH SarabunPSK"/>
          <w:sz w:val="32"/>
          <w:szCs w:val="32"/>
        </w:rPr>
        <w:t xml:space="preserve">5.2.2 </w:t>
      </w:r>
      <w:r w:rsidR="00446481" w:rsidRPr="00446481">
        <w:rPr>
          <w:rFonts w:ascii="TH SarabunPSK" w:hAnsi="TH SarabunPSK" w:cs="TH SarabunPSK"/>
          <w:sz w:val="32"/>
          <w:szCs w:val="32"/>
          <w:cs/>
        </w:rPr>
        <w:t>ความสมดุลและความหลากหลายของเกมเพลย์</w:t>
      </w:r>
    </w:p>
    <w:p w14:paraId="29766C11" w14:textId="77777777" w:rsidR="00446481" w:rsidRPr="00446481" w:rsidRDefault="00446481" w:rsidP="0062176D">
      <w:pPr>
        <w:numPr>
          <w:ilvl w:val="1"/>
          <w:numId w:val="39"/>
        </w:numPr>
        <w:ind w:left="1170"/>
        <w:jc w:val="thaiDistribute"/>
        <w:rPr>
          <w:rFonts w:ascii="TH SarabunPSK" w:hAnsi="TH SarabunPSK" w:cs="TH SarabunPSK"/>
          <w:sz w:val="32"/>
          <w:szCs w:val="32"/>
        </w:rPr>
      </w:pPr>
      <w:r w:rsidRPr="00446481">
        <w:rPr>
          <w:rFonts w:ascii="TH SarabunPSK" w:hAnsi="TH SarabunPSK" w:cs="TH SarabunPSK"/>
          <w:sz w:val="32"/>
          <w:szCs w:val="32"/>
          <w:cs/>
        </w:rPr>
        <w:t>การออกแบบสายยานรบที่มีจุดเด่น-จุดด้อยแตกต่างกัน (สมดุล</w:t>
      </w:r>
      <w:r w:rsidRPr="00446481">
        <w:rPr>
          <w:rFonts w:ascii="TH SarabunPSK" w:hAnsi="TH SarabunPSK" w:cs="TH SarabunPSK"/>
          <w:sz w:val="32"/>
          <w:szCs w:val="32"/>
        </w:rPr>
        <w:t xml:space="preserve">, </w:t>
      </w:r>
      <w:r w:rsidRPr="00446481">
        <w:rPr>
          <w:rFonts w:ascii="TH SarabunPSK" w:hAnsi="TH SarabunPSK" w:cs="TH SarabunPSK"/>
          <w:sz w:val="32"/>
          <w:szCs w:val="32"/>
          <w:cs/>
        </w:rPr>
        <w:t>ความเร็ว</w:t>
      </w:r>
      <w:r w:rsidRPr="00446481">
        <w:rPr>
          <w:rFonts w:ascii="TH SarabunPSK" w:hAnsi="TH SarabunPSK" w:cs="TH SarabunPSK"/>
          <w:sz w:val="32"/>
          <w:szCs w:val="32"/>
        </w:rPr>
        <w:t xml:space="preserve">, </w:t>
      </w:r>
      <w:r w:rsidRPr="00446481">
        <w:rPr>
          <w:rFonts w:ascii="TH SarabunPSK" w:hAnsi="TH SarabunPSK" w:cs="TH SarabunPSK"/>
          <w:sz w:val="32"/>
          <w:szCs w:val="32"/>
          <w:cs/>
        </w:rPr>
        <w:t>โจมตีหนัก) ควบคู่กับระบบความสามารถพิเศษ (</w:t>
      </w:r>
      <w:r w:rsidRPr="00446481">
        <w:rPr>
          <w:rFonts w:ascii="TH SarabunPSK" w:hAnsi="TH SarabunPSK" w:cs="TH SarabunPSK"/>
          <w:sz w:val="32"/>
          <w:szCs w:val="32"/>
        </w:rPr>
        <w:t xml:space="preserve">Active Skills) </w:t>
      </w:r>
      <w:r w:rsidRPr="00446481">
        <w:rPr>
          <w:rFonts w:ascii="TH SarabunPSK" w:hAnsi="TH SarabunPSK" w:cs="TH SarabunPSK"/>
          <w:sz w:val="32"/>
          <w:szCs w:val="32"/>
          <w:cs/>
        </w:rPr>
        <w:t>ช่วยเพิ่มมิติความลึกเชิงยุทธวิธี ทำให้ผู้เล่นต้องวางแผนการเล่นร่วมกัน ส่งผลให้เกมมีความน่าสนใจและไม่จำเจ</w:t>
      </w:r>
    </w:p>
    <w:p w14:paraId="3F1C97D3" w14:textId="400C0F85" w:rsidR="00446481" w:rsidRPr="00446481" w:rsidRDefault="00331FD6" w:rsidP="0062176D">
      <w:pPr>
        <w:ind w:firstLine="360"/>
        <w:rPr>
          <w:rFonts w:ascii="TH SarabunPSK" w:hAnsi="TH SarabunPSK" w:cs="TH SarabunPSK"/>
          <w:sz w:val="32"/>
          <w:szCs w:val="32"/>
        </w:rPr>
      </w:pPr>
      <w:r>
        <w:rPr>
          <w:rFonts w:ascii="TH SarabunPSK" w:hAnsi="TH SarabunPSK" w:cs="TH SarabunPSK"/>
          <w:sz w:val="32"/>
          <w:szCs w:val="32"/>
        </w:rPr>
        <w:t xml:space="preserve">5.2.3 </w:t>
      </w:r>
      <w:r w:rsidR="00446481" w:rsidRPr="00446481">
        <w:rPr>
          <w:rFonts w:ascii="TH SarabunPSK" w:hAnsi="TH SarabunPSK" w:cs="TH SarabunPSK"/>
          <w:sz w:val="32"/>
          <w:szCs w:val="32"/>
          <w:cs/>
        </w:rPr>
        <w:t>ความเสถียรของระบบจัดการข้อมูล</w:t>
      </w:r>
    </w:p>
    <w:p w14:paraId="3B1640C7" w14:textId="0EC04E04" w:rsidR="00602630" w:rsidRPr="00446481" w:rsidRDefault="00446481" w:rsidP="008D535C">
      <w:pPr>
        <w:numPr>
          <w:ilvl w:val="1"/>
          <w:numId w:val="39"/>
        </w:numPr>
        <w:jc w:val="thaiDistribute"/>
        <w:rPr>
          <w:rFonts w:ascii="TH SarabunPSK" w:hAnsi="TH SarabunPSK" w:cs="TH SarabunPSK"/>
          <w:sz w:val="32"/>
          <w:szCs w:val="32"/>
        </w:rPr>
      </w:pPr>
      <w:r w:rsidRPr="00446481">
        <w:rPr>
          <w:rFonts w:ascii="TH SarabunPSK" w:hAnsi="TH SarabunPSK" w:cs="TH SarabunPSK"/>
          <w:sz w:val="32"/>
          <w:szCs w:val="32"/>
          <w:cs/>
        </w:rPr>
        <w:lastRenderedPageBreak/>
        <w:t xml:space="preserve">การนำ </w:t>
      </w:r>
      <w:r w:rsidRPr="00446481">
        <w:rPr>
          <w:rFonts w:ascii="TH SarabunPSK" w:hAnsi="TH SarabunPSK" w:cs="TH SarabunPSK"/>
          <w:sz w:val="32"/>
          <w:szCs w:val="32"/>
        </w:rPr>
        <w:t xml:space="preserve">Firebase </w:t>
      </w:r>
      <w:r w:rsidRPr="00446481">
        <w:rPr>
          <w:rFonts w:ascii="TH SarabunPSK" w:hAnsi="TH SarabunPSK" w:cs="TH SarabunPSK"/>
          <w:sz w:val="32"/>
          <w:szCs w:val="32"/>
          <w:cs/>
        </w:rPr>
        <w:t>มาใช้ช่วยลดภาระในการบริหารจัดการเครื่องเซิร์ฟเวอร์ด้วยตนเอง ระบบสามารถบันทึกข้อมูลการแพ้-ชนะ และสถิติของผู้เล่นได้อย่างเรียลไทม์ และมีความแม่นยำสูงเมื่อผู้เล่นเชื่อมต่ออินเทอร์เน็ต</w:t>
      </w:r>
    </w:p>
    <w:p w14:paraId="0D8B9F93" w14:textId="68472656" w:rsidR="00602630" w:rsidRPr="00602630" w:rsidRDefault="00602630" w:rsidP="00602630">
      <w:pPr>
        <w:pStyle w:val="2"/>
        <w:rPr>
          <w:rFonts w:ascii="TH SarabunPSK" w:hAnsi="TH SarabunPSK" w:cs="TH SarabunPSK"/>
          <w:b/>
          <w:bCs/>
          <w:color w:val="000000" w:themeColor="text1"/>
          <w:szCs w:val="32"/>
          <w:cs/>
        </w:rPr>
      </w:pPr>
      <w:bookmarkStart w:id="311" w:name="_Toc241852735"/>
      <w:r w:rsidRPr="00602630">
        <w:rPr>
          <w:rFonts w:ascii="TH SarabunPSK" w:hAnsi="TH SarabunPSK" w:cs="TH SarabunPSK"/>
          <w:b/>
          <w:bCs/>
          <w:color w:val="000000" w:themeColor="text1"/>
          <w:szCs w:val="32"/>
        </w:rPr>
        <w:t xml:space="preserve">5.3 </w:t>
      </w:r>
      <w:r w:rsidRPr="00602630">
        <w:rPr>
          <w:rFonts w:ascii="TH SarabunPSK" w:hAnsi="TH SarabunPSK" w:cs="TH SarabunPSK"/>
          <w:b/>
          <w:bCs/>
          <w:color w:val="000000" w:themeColor="text1"/>
          <w:szCs w:val="32"/>
          <w:cs/>
        </w:rPr>
        <w:t>ข้อเสนอแนะ</w:t>
      </w:r>
      <w:bookmarkEnd w:id="311"/>
    </w:p>
    <w:p w14:paraId="2E5FA6D0" w14:textId="13DA1BF7" w:rsidR="00446481" w:rsidRPr="00446481" w:rsidRDefault="005D40BD" w:rsidP="0062176D">
      <w:pPr>
        <w:ind w:left="90"/>
        <w:rPr>
          <w:rFonts w:ascii="TH SarabunPSK" w:hAnsi="TH SarabunPSK" w:cs="TH SarabunPSK"/>
          <w:sz w:val="32"/>
          <w:szCs w:val="32"/>
        </w:rPr>
      </w:pPr>
      <w:r>
        <w:rPr>
          <w:rFonts w:ascii="TH SarabunPSK" w:hAnsi="TH SarabunPSK" w:cs="TH SarabunPSK"/>
          <w:sz w:val="32"/>
          <w:szCs w:val="32"/>
        </w:rPr>
        <w:t xml:space="preserve">     </w:t>
      </w:r>
      <w:r w:rsidR="00446481" w:rsidRPr="00446481">
        <w:rPr>
          <w:rFonts w:ascii="TH SarabunPSK" w:hAnsi="TH SarabunPSK" w:cs="TH SarabunPSK"/>
          <w:sz w:val="32"/>
          <w:szCs w:val="32"/>
          <w:cs/>
        </w:rPr>
        <w:t xml:space="preserve">เพื่อให้ระบบเกมมีความสมบูรณ์ยิ่งขึ้น และรองรับการขยายผลในอนาคต คณะผู้จัดทำมีข้อเสนอแนะแบ่งออกเป็น </w:t>
      </w:r>
      <w:r w:rsidR="00446481" w:rsidRPr="00446481">
        <w:rPr>
          <w:rFonts w:ascii="TH SarabunPSK" w:hAnsi="TH SarabunPSK" w:cs="TH SarabunPSK"/>
          <w:sz w:val="32"/>
          <w:szCs w:val="32"/>
        </w:rPr>
        <w:t xml:space="preserve">2 </w:t>
      </w:r>
      <w:r w:rsidR="00446481" w:rsidRPr="00446481">
        <w:rPr>
          <w:rFonts w:ascii="TH SarabunPSK" w:hAnsi="TH SarabunPSK" w:cs="TH SarabunPSK"/>
          <w:sz w:val="32"/>
          <w:szCs w:val="32"/>
          <w:cs/>
        </w:rPr>
        <w:t>ด้าน ดังนี้</w:t>
      </w:r>
    </w:p>
    <w:p w14:paraId="268F47B7" w14:textId="77777777" w:rsidR="00446481" w:rsidRPr="00446481" w:rsidRDefault="00446481" w:rsidP="0062176D">
      <w:pPr>
        <w:ind w:left="180" w:firstLine="360"/>
        <w:rPr>
          <w:rFonts w:ascii="TH SarabunPSK" w:hAnsi="TH SarabunPSK" w:cs="TH SarabunPSK"/>
          <w:sz w:val="32"/>
          <w:szCs w:val="32"/>
        </w:rPr>
      </w:pPr>
      <w:r w:rsidRPr="00446481">
        <w:rPr>
          <w:rFonts w:ascii="TH SarabunPSK" w:hAnsi="TH SarabunPSK" w:cs="TH SarabunPSK"/>
          <w:sz w:val="32"/>
          <w:szCs w:val="32"/>
        </w:rPr>
        <w:t xml:space="preserve">5.3.1 </w:t>
      </w:r>
      <w:r w:rsidRPr="00446481">
        <w:rPr>
          <w:rFonts w:ascii="TH SarabunPSK" w:hAnsi="TH SarabunPSK" w:cs="TH SarabunPSK"/>
          <w:sz w:val="32"/>
          <w:szCs w:val="32"/>
          <w:cs/>
        </w:rPr>
        <w:t>ข้อเสนอแนะสำหรับการพัฒนาระบบด้านเทคนิค</w:t>
      </w:r>
    </w:p>
    <w:p w14:paraId="61BEFC43" w14:textId="77777777" w:rsidR="00446481" w:rsidRPr="00446481" w:rsidRDefault="00446481" w:rsidP="00FD77B4">
      <w:pPr>
        <w:numPr>
          <w:ilvl w:val="0"/>
          <w:numId w:val="40"/>
        </w:numPr>
        <w:tabs>
          <w:tab w:val="num" w:pos="1530"/>
        </w:tabs>
        <w:jc w:val="thaiDistribute"/>
        <w:rPr>
          <w:rFonts w:ascii="TH SarabunPSK" w:hAnsi="TH SarabunPSK" w:cs="TH SarabunPSK"/>
          <w:sz w:val="32"/>
          <w:szCs w:val="32"/>
        </w:rPr>
      </w:pPr>
      <w:r w:rsidRPr="00446481">
        <w:rPr>
          <w:rFonts w:ascii="TH SarabunPSK" w:hAnsi="TH SarabunPSK" w:cs="TH SarabunPSK"/>
          <w:sz w:val="32"/>
          <w:szCs w:val="32"/>
          <w:cs/>
        </w:rPr>
        <w:t>การขยายแพลตฟอร์ม (</w:t>
      </w:r>
      <w:r w:rsidRPr="00446481">
        <w:rPr>
          <w:rFonts w:ascii="TH SarabunPSK" w:hAnsi="TH SarabunPSK" w:cs="TH SarabunPSK"/>
          <w:sz w:val="32"/>
          <w:szCs w:val="32"/>
        </w:rPr>
        <w:t xml:space="preserve">Cross-Platform): </w:t>
      </w:r>
      <w:r w:rsidRPr="00446481">
        <w:rPr>
          <w:rFonts w:ascii="TH SarabunPSK" w:hAnsi="TH SarabunPSK" w:cs="TH SarabunPSK"/>
          <w:sz w:val="32"/>
          <w:szCs w:val="32"/>
          <w:cs/>
        </w:rPr>
        <w:t>ปัจจุบันระบบรองรับเฉพาะระบบปฏิบัติการแอนดรอยด์ (</w:t>
      </w:r>
      <w:r w:rsidRPr="00446481">
        <w:rPr>
          <w:rFonts w:ascii="TH SarabunPSK" w:hAnsi="TH SarabunPSK" w:cs="TH SarabunPSK"/>
          <w:sz w:val="32"/>
          <w:szCs w:val="32"/>
        </w:rPr>
        <w:t xml:space="preserve">Android) </w:t>
      </w:r>
      <w:r w:rsidRPr="00446481">
        <w:rPr>
          <w:rFonts w:ascii="TH SarabunPSK" w:hAnsi="TH SarabunPSK" w:cs="TH SarabunPSK"/>
          <w:sz w:val="32"/>
          <w:szCs w:val="32"/>
          <w:cs/>
        </w:rPr>
        <w:t xml:space="preserve">ในอนาคตควรปรับปรุงให้รองรับระบบปฏิบัติการ </w:t>
      </w:r>
      <w:r w:rsidRPr="00446481">
        <w:rPr>
          <w:rFonts w:ascii="TH SarabunPSK" w:hAnsi="TH SarabunPSK" w:cs="TH SarabunPSK"/>
          <w:sz w:val="32"/>
          <w:szCs w:val="32"/>
        </w:rPr>
        <w:t xml:space="preserve">iOS </w:t>
      </w:r>
      <w:r w:rsidRPr="00446481">
        <w:rPr>
          <w:rFonts w:ascii="TH SarabunPSK" w:hAnsi="TH SarabunPSK" w:cs="TH SarabunPSK"/>
          <w:sz w:val="32"/>
          <w:szCs w:val="32"/>
          <w:cs/>
        </w:rPr>
        <w:t>และระบบคอมพิวเตอร์ (</w:t>
      </w:r>
      <w:r w:rsidRPr="00446481">
        <w:rPr>
          <w:rFonts w:ascii="TH SarabunPSK" w:hAnsi="TH SarabunPSK" w:cs="TH SarabunPSK"/>
          <w:sz w:val="32"/>
          <w:szCs w:val="32"/>
        </w:rPr>
        <w:t xml:space="preserve">PC) </w:t>
      </w:r>
      <w:r w:rsidRPr="00446481">
        <w:rPr>
          <w:rFonts w:ascii="TH SarabunPSK" w:hAnsi="TH SarabunPSK" w:cs="TH SarabunPSK"/>
          <w:sz w:val="32"/>
          <w:szCs w:val="32"/>
          <w:cs/>
        </w:rPr>
        <w:t>เพื่อเพิ่มฐานผู้เล่น</w:t>
      </w:r>
    </w:p>
    <w:p w14:paraId="76E08CCC" w14:textId="77777777" w:rsidR="00446481" w:rsidRPr="00446481" w:rsidRDefault="00446481" w:rsidP="008D535C">
      <w:pPr>
        <w:numPr>
          <w:ilvl w:val="0"/>
          <w:numId w:val="40"/>
        </w:numPr>
        <w:jc w:val="thaiDistribute"/>
        <w:rPr>
          <w:rFonts w:ascii="TH SarabunPSK" w:hAnsi="TH SarabunPSK" w:cs="TH SarabunPSK"/>
          <w:sz w:val="32"/>
          <w:szCs w:val="32"/>
        </w:rPr>
      </w:pPr>
      <w:r w:rsidRPr="00446481">
        <w:rPr>
          <w:rFonts w:ascii="TH SarabunPSK" w:hAnsi="TH SarabunPSK" w:cs="TH SarabunPSK"/>
          <w:sz w:val="32"/>
          <w:szCs w:val="32"/>
          <w:cs/>
        </w:rPr>
        <w:t>การปรับแต่งประสิทธิภาพ (</w:t>
      </w:r>
      <w:r w:rsidRPr="00446481">
        <w:rPr>
          <w:rFonts w:ascii="TH SarabunPSK" w:hAnsi="TH SarabunPSK" w:cs="TH SarabunPSK"/>
          <w:sz w:val="32"/>
          <w:szCs w:val="32"/>
        </w:rPr>
        <w:t xml:space="preserve">Optimization): </w:t>
      </w:r>
      <w:r w:rsidRPr="00446481">
        <w:rPr>
          <w:rFonts w:ascii="TH SarabunPSK" w:hAnsi="TH SarabunPSK" w:cs="TH SarabunPSK"/>
          <w:sz w:val="32"/>
          <w:szCs w:val="32"/>
          <w:cs/>
        </w:rPr>
        <w:t>ควรเพิ่มการปรับแต่ง กราฟิก และฟิสิกส์ภายในเกม เพื่อให้สามารถนำไปเล่นบนอุปกรณ์สมาร์ตโฟนรุ่นเก่า หรือสเปกต่ำได้อย่างราบรื่นยิ่งขึ้น</w:t>
      </w:r>
    </w:p>
    <w:p w14:paraId="1F8674FC" w14:textId="77777777" w:rsidR="00446481" w:rsidRPr="00446481" w:rsidRDefault="00446481" w:rsidP="008D535C">
      <w:pPr>
        <w:numPr>
          <w:ilvl w:val="0"/>
          <w:numId w:val="40"/>
        </w:numPr>
        <w:jc w:val="thaiDistribute"/>
        <w:rPr>
          <w:rFonts w:ascii="TH SarabunPSK" w:hAnsi="TH SarabunPSK" w:cs="TH SarabunPSK"/>
          <w:sz w:val="32"/>
          <w:szCs w:val="32"/>
        </w:rPr>
      </w:pPr>
      <w:r w:rsidRPr="00446481">
        <w:rPr>
          <w:rFonts w:ascii="TH SarabunPSK" w:hAnsi="TH SarabunPSK" w:cs="TH SarabunPSK"/>
          <w:sz w:val="32"/>
          <w:szCs w:val="32"/>
          <w:cs/>
        </w:rPr>
        <w:t>ระบบป้องกันการโกง (</w:t>
      </w:r>
      <w:r w:rsidRPr="00446481">
        <w:rPr>
          <w:rFonts w:ascii="TH SarabunPSK" w:hAnsi="TH SarabunPSK" w:cs="TH SarabunPSK"/>
          <w:sz w:val="32"/>
          <w:szCs w:val="32"/>
        </w:rPr>
        <w:t xml:space="preserve">Anti-Cheat): </w:t>
      </w:r>
      <w:r w:rsidRPr="00446481">
        <w:rPr>
          <w:rFonts w:ascii="TH SarabunPSK" w:hAnsi="TH SarabunPSK" w:cs="TH SarabunPSK"/>
          <w:sz w:val="32"/>
          <w:szCs w:val="32"/>
          <w:cs/>
        </w:rPr>
        <w:t>ในการพัฒนาขั้นถัดไป ควรเพิ่มระบบตรวจสอบข้อมูลฝั่งเซิร์ฟเวอร์ (</w:t>
      </w:r>
      <w:r w:rsidRPr="00446481">
        <w:rPr>
          <w:rFonts w:ascii="TH SarabunPSK" w:hAnsi="TH SarabunPSK" w:cs="TH SarabunPSK"/>
          <w:sz w:val="32"/>
          <w:szCs w:val="32"/>
        </w:rPr>
        <w:t xml:space="preserve">Server-side Validation) </w:t>
      </w:r>
      <w:r w:rsidRPr="00446481">
        <w:rPr>
          <w:rFonts w:ascii="TH SarabunPSK" w:hAnsi="TH SarabunPSK" w:cs="TH SarabunPSK"/>
          <w:sz w:val="32"/>
          <w:szCs w:val="32"/>
          <w:cs/>
        </w:rPr>
        <w:t>เพื่อป้องกันการดัดแปลงข้อมูลการต่อสู้หรือการใช้โปรแกรมโกงเกม</w:t>
      </w:r>
    </w:p>
    <w:p w14:paraId="0442993A" w14:textId="77777777" w:rsidR="00446481" w:rsidRPr="00446481" w:rsidRDefault="00446481" w:rsidP="00446481">
      <w:pPr>
        <w:ind w:firstLine="360"/>
        <w:rPr>
          <w:rFonts w:ascii="TH SarabunPSK" w:hAnsi="TH SarabunPSK" w:cs="TH SarabunPSK"/>
          <w:sz w:val="32"/>
          <w:szCs w:val="32"/>
        </w:rPr>
      </w:pPr>
      <w:r w:rsidRPr="00446481">
        <w:rPr>
          <w:rFonts w:ascii="TH SarabunPSK" w:hAnsi="TH SarabunPSK" w:cs="TH SarabunPSK"/>
          <w:sz w:val="32"/>
          <w:szCs w:val="32"/>
        </w:rPr>
        <w:t xml:space="preserve">5.3.2 </w:t>
      </w:r>
      <w:r w:rsidRPr="00446481">
        <w:rPr>
          <w:rFonts w:ascii="TH SarabunPSK" w:hAnsi="TH SarabunPSK" w:cs="TH SarabunPSK"/>
          <w:sz w:val="32"/>
          <w:szCs w:val="32"/>
          <w:cs/>
        </w:rPr>
        <w:t>ข้อเสนอแนะสำหรับการพัฒนาเกมเพลย์และประสบการณ์ผู้เล่น</w:t>
      </w:r>
    </w:p>
    <w:p w14:paraId="09FD09F5" w14:textId="77777777" w:rsidR="00446481" w:rsidRPr="00446481" w:rsidRDefault="00446481" w:rsidP="008D535C">
      <w:pPr>
        <w:numPr>
          <w:ilvl w:val="0"/>
          <w:numId w:val="41"/>
        </w:numPr>
        <w:jc w:val="thaiDistribute"/>
        <w:rPr>
          <w:rFonts w:ascii="TH SarabunPSK" w:hAnsi="TH SarabunPSK" w:cs="TH SarabunPSK"/>
          <w:sz w:val="32"/>
          <w:szCs w:val="32"/>
        </w:rPr>
      </w:pPr>
      <w:r w:rsidRPr="00446481">
        <w:rPr>
          <w:rFonts w:ascii="TH SarabunPSK" w:hAnsi="TH SarabunPSK" w:cs="TH SarabunPSK"/>
          <w:sz w:val="32"/>
          <w:szCs w:val="32"/>
          <w:cs/>
        </w:rPr>
        <w:t>การเพิ่มเนื้อหาภายในเกม (</w:t>
      </w:r>
      <w:r w:rsidRPr="00446481">
        <w:rPr>
          <w:rFonts w:ascii="TH SarabunPSK" w:hAnsi="TH SarabunPSK" w:cs="TH SarabunPSK"/>
          <w:sz w:val="32"/>
          <w:szCs w:val="32"/>
        </w:rPr>
        <w:t xml:space="preserve">Content Expansion): </w:t>
      </w:r>
      <w:r w:rsidRPr="00446481">
        <w:rPr>
          <w:rFonts w:ascii="TH SarabunPSK" w:hAnsi="TH SarabunPSK" w:cs="TH SarabunPSK"/>
          <w:sz w:val="32"/>
          <w:szCs w:val="32"/>
          <w:cs/>
        </w:rPr>
        <w:t>ควรเพิ่มรูปแบบยานรบใหม่ๆ ระบบปรับแต่งตกแต่งยาน (</w:t>
      </w:r>
      <w:r w:rsidRPr="00446481">
        <w:rPr>
          <w:rFonts w:ascii="TH SarabunPSK" w:hAnsi="TH SarabunPSK" w:cs="TH SarabunPSK"/>
          <w:sz w:val="32"/>
          <w:szCs w:val="32"/>
        </w:rPr>
        <w:t xml:space="preserve">Skins/Customization) </w:t>
      </w:r>
      <w:r w:rsidRPr="00446481">
        <w:rPr>
          <w:rFonts w:ascii="TH SarabunPSK" w:hAnsi="TH SarabunPSK" w:cs="TH SarabunPSK"/>
          <w:sz w:val="32"/>
          <w:szCs w:val="32"/>
          <w:cs/>
        </w:rPr>
        <w:t>และเพิ่มแผนที่การรบที่มีกลไกใหม่ๆ เพื่อรักษาความสนใจของผู้เล่นในระยะยาว</w:t>
      </w:r>
    </w:p>
    <w:p w14:paraId="4B73C535" w14:textId="77777777" w:rsidR="00446481" w:rsidRPr="00446481" w:rsidRDefault="00446481" w:rsidP="008D535C">
      <w:pPr>
        <w:numPr>
          <w:ilvl w:val="0"/>
          <w:numId w:val="41"/>
        </w:numPr>
        <w:jc w:val="thaiDistribute"/>
        <w:rPr>
          <w:rFonts w:ascii="TH SarabunPSK" w:hAnsi="TH SarabunPSK" w:cs="TH SarabunPSK"/>
          <w:sz w:val="32"/>
          <w:szCs w:val="32"/>
        </w:rPr>
      </w:pPr>
      <w:r w:rsidRPr="00446481">
        <w:rPr>
          <w:rFonts w:ascii="TH SarabunPSK" w:hAnsi="TH SarabunPSK" w:cs="TH SarabunPSK"/>
          <w:sz w:val="32"/>
          <w:szCs w:val="32"/>
          <w:cs/>
        </w:rPr>
        <w:t>ระบบการแข่งขันและจัดอันดับ (</w:t>
      </w:r>
      <w:r w:rsidRPr="00446481">
        <w:rPr>
          <w:rFonts w:ascii="TH SarabunPSK" w:hAnsi="TH SarabunPSK" w:cs="TH SarabunPSK"/>
          <w:sz w:val="32"/>
          <w:szCs w:val="32"/>
        </w:rPr>
        <w:t xml:space="preserve">Ranked Match &amp; Leaderboard): </w:t>
      </w:r>
      <w:r w:rsidRPr="00446481">
        <w:rPr>
          <w:rFonts w:ascii="TH SarabunPSK" w:hAnsi="TH SarabunPSK" w:cs="TH SarabunPSK"/>
          <w:sz w:val="32"/>
          <w:szCs w:val="32"/>
          <w:cs/>
        </w:rPr>
        <w:t>ควรพัฒนาระบบการจัดอันดับฤดูกาล (</w:t>
      </w:r>
      <w:r w:rsidRPr="00446481">
        <w:rPr>
          <w:rFonts w:ascii="TH SarabunPSK" w:hAnsi="TH SarabunPSK" w:cs="TH SarabunPSK"/>
          <w:sz w:val="32"/>
          <w:szCs w:val="32"/>
        </w:rPr>
        <w:t xml:space="preserve">Seasonal Ranking) </w:t>
      </w:r>
      <w:r w:rsidRPr="00446481">
        <w:rPr>
          <w:rFonts w:ascii="TH SarabunPSK" w:hAnsi="TH SarabunPSK" w:cs="TH SarabunPSK"/>
          <w:sz w:val="32"/>
          <w:szCs w:val="32"/>
          <w:cs/>
        </w:rPr>
        <w:t xml:space="preserve">เพื่อสร้างแรงจูงใจในการแข่งขันของผู้เล่น และรองรับการเติบโตไปสู่การแข่งขันระดับ </w:t>
      </w:r>
      <w:r w:rsidRPr="00446481">
        <w:rPr>
          <w:rFonts w:ascii="TH SarabunPSK" w:hAnsi="TH SarabunPSK" w:cs="TH SarabunPSK"/>
          <w:sz w:val="32"/>
          <w:szCs w:val="32"/>
        </w:rPr>
        <w:t>E-sports</w:t>
      </w:r>
    </w:p>
    <w:p w14:paraId="54C10DCD" w14:textId="12198E0A" w:rsidR="001D78DD" w:rsidRPr="008F2ABD" w:rsidRDefault="00446481" w:rsidP="00840937">
      <w:pPr>
        <w:numPr>
          <w:ilvl w:val="0"/>
          <w:numId w:val="41"/>
        </w:numPr>
        <w:jc w:val="thaiDistribute"/>
        <w:rPr>
          <w:rFonts w:ascii="TH SarabunPSK" w:hAnsi="TH SarabunPSK" w:cs="TH SarabunPSK"/>
          <w:sz w:val="32"/>
          <w:szCs w:val="32"/>
        </w:rPr>
      </w:pPr>
      <w:r w:rsidRPr="00446481">
        <w:rPr>
          <w:rFonts w:ascii="TH SarabunPSK" w:hAnsi="TH SarabunPSK" w:cs="TH SarabunPSK"/>
          <w:sz w:val="32"/>
          <w:szCs w:val="32"/>
          <w:cs/>
        </w:rPr>
        <w:t>ระบบการสื่อสารระหว่างผู้เล่น (</w:t>
      </w:r>
      <w:r w:rsidRPr="00446481">
        <w:rPr>
          <w:rFonts w:ascii="TH SarabunPSK" w:hAnsi="TH SarabunPSK" w:cs="TH SarabunPSK"/>
          <w:sz w:val="32"/>
          <w:szCs w:val="32"/>
        </w:rPr>
        <w:t xml:space="preserve">Communication System): </w:t>
      </w:r>
      <w:r w:rsidRPr="00446481">
        <w:rPr>
          <w:rFonts w:ascii="TH SarabunPSK" w:hAnsi="TH SarabunPSK" w:cs="TH SarabunPSK"/>
          <w:sz w:val="32"/>
          <w:szCs w:val="32"/>
          <w:cs/>
        </w:rPr>
        <w:t>ควรเพิ่มระบบการสื่อสารด้วยเสียง (</w:t>
      </w:r>
      <w:r w:rsidRPr="00446481">
        <w:rPr>
          <w:rFonts w:ascii="TH SarabunPSK" w:hAnsi="TH SarabunPSK" w:cs="TH SarabunPSK"/>
          <w:sz w:val="32"/>
          <w:szCs w:val="32"/>
        </w:rPr>
        <w:t xml:space="preserve">Voice Chat) </w:t>
      </w:r>
      <w:r w:rsidRPr="00446481">
        <w:rPr>
          <w:rFonts w:ascii="TH SarabunPSK" w:hAnsi="TH SarabunPSK" w:cs="TH SarabunPSK"/>
          <w:sz w:val="32"/>
          <w:szCs w:val="32"/>
          <w:cs/>
        </w:rPr>
        <w:t>หรือข้อความด่วน (</w:t>
      </w:r>
      <w:r w:rsidRPr="00446481">
        <w:rPr>
          <w:rFonts w:ascii="TH SarabunPSK" w:hAnsi="TH SarabunPSK" w:cs="TH SarabunPSK"/>
          <w:sz w:val="32"/>
          <w:szCs w:val="32"/>
        </w:rPr>
        <w:t xml:space="preserve">Quick Chat) </w:t>
      </w:r>
      <w:r w:rsidRPr="00446481">
        <w:rPr>
          <w:rFonts w:ascii="TH SarabunPSK" w:hAnsi="TH SarabunPSK" w:cs="TH SarabunPSK"/>
          <w:sz w:val="32"/>
          <w:szCs w:val="32"/>
          <w:cs/>
        </w:rPr>
        <w:t>ภายในห้องต่อสู้ เพื่อให้ผู้เล่นในทีมสามารถวางแผนและสื่อสารกันได้สะดวกยิ่งขึ้น</w:t>
      </w:r>
    </w:p>
    <w:p w14:paraId="3E468D9A" w14:textId="1F702807" w:rsidR="00DB2CB8" w:rsidRPr="00196C87" w:rsidRDefault="00B14725" w:rsidP="00196C87">
      <w:pPr>
        <w:pStyle w:val="1"/>
        <w:jc w:val="center"/>
        <w:rPr>
          <w:rFonts w:ascii="TH SarabunPSK" w:hAnsi="TH SarabunPSK" w:cs="TH SarabunPSK"/>
          <w:b/>
          <w:bCs/>
          <w:sz w:val="36"/>
          <w:szCs w:val="36"/>
        </w:rPr>
      </w:pPr>
      <w:bookmarkStart w:id="312" w:name="_Toc241852736"/>
      <w:r w:rsidRPr="00196C87">
        <w:rPr>
          <w:rFonts w:ascii="TH SarabunPSK" w:hAnsi="TH SarabunPSK" w:cs="TH SarabunPSK"/>
          <w:b/>
          <w:bCs/>
          <w:color w:val="000000" w:themeColor="text1"/>
          <w:sz w:val="36"/>
          <w:szCs w:val="36"/>
          <w:cs/>
        </w:rPr>
        <w:lastRenderedPageBreak/>
        <w:t>เอกสารอ้างอิง</w:t>
      </w:r>
      <w:bookmarkEnd w:id="264"/>
      <w:bookmarkEnd w:id="312"/>
    </w:p>
    <w:p w14:paraId="47392C61" w14:textId="4A724053" w:rsidR="00CE4342" w:rsidRDefault="00325A0B" w:rsidP="008770D2">
      <w:pPr>
        <w:ind w:left="360" w:hanging="360"/>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[1] </w:t>
      </w:r>
      <w:r w:rsidR="002B351E" w:rsidRPr="009F7AC5">
        <w:rPr>
          <w:rFonts w:ascii="TH SarabunPSK" w:hAnsi="TH SarabunPSK" w:cs="TH SarabunPSK" w:hint="cs"/>
          <w:color w:val="0D0D0D" w:themeColor="text1" w:themeTint="F2"/>
          <w:sz w:val="32"/>
          <w:szCs w:val="32"/>
        </w:rPr>
        <w:t>BR Softech</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เว็บที่เข้าใช้</w:t>
      </w:r>
      <w:r w:rsidR="00020B7F" w:rsidRPr="009F7AC5">
        <w:rPr>
          <w:rFonts w:ascii="TH SarabunPSK" w:hAnsi="TH SarabunPSK" w:cs="TH SarabunPSK" w:hint="cs"/>
          <w:color w:val="0D0D0D" w:themeColor="text1" w:themeTint="F2"/>
          <w:sz w:val="32"/>
          <w:szCs w:val="32"/>
        </w:rPr>
        <w:t xml:space="preserve"> </w:t>
      </w:r>
      <w:hyperlink r:id="rId133" w:history="1">
        <w:r w:rsidR="00CE4342" w:rsidRPr="00CE4342">
          <w:rPr>
            <w:rStyle w:val="af5"/>
          </w:rPr>
          <w:t>https://www.brsoftech.com/blog/challenges-in-developing</w:t>
        </w:r>
      </w:hyperlink>
      <w:r w:rsidR="002B351E" w:rsidRPr="009F7AC5">
        <w:rPr>
          <w:rFonts w:ascii="TH SarabunPSK" w:hAnsi="TH SarabunPSK" w:cs="TH SarabunPSK" w:hint="cs"/>
          <w:color w:val="0D0D0D" w:themeColor="text1" w:themeTint="F2"/>
          <w:sz w:val="32"/>
          <w:szCs w:val="32"/>
        </w:rPr>
        <w:t xml:space="preserve">, </w:t>
      </w:r>
    </w:p>
    <w:p w14:paraId="4F75D28E" w14:textId="63AEE2A1" w:rsidR="005544E7" w:rsidRPr="009F7AC5" w:rsidRDefault="002B351E" w:rsidP="00E45A0E">
      <w:pPr>
        <w:ind w:left="630" w:hanging="360"/>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 xml:space="preserve">วันที่เข้าถึง </w:t>
      </w:r>
      <w:r w:rsidR="00020B7F" w:rsidRPr="009F7AC5">
        <w:rPr>
          <w:rFonts w:ascii="TH SarabunPSK" w:hAnsi="TH SarabunPSK" w:cs="TH SarabunPSK" w:hint="cs"/>
          <w:color w:val="0D0D0D" w:themeColor="text1" w:themeTint="F2"/>
          <w:sz w:val="32"/>
          <w:szCs w:val="32"/>
        </w:rPr>
        <w:t>27</w:t>
      </w:r>
      <w:r w:rsidRPr="009F7AC5">
        <w:rPr>
          <w:rFonts w:ascii="TH SarabunPSK" w:hAnsi="TH SarabunPSK" w:cs="TH SarabunPSK" w:hint="cs"/>
          <w:color w:val="0D0D0D" w:themeColor="text1" w:themeTint="F2"/>
          <w:sz w:val="32"/>
          <w:szCs w:val="32"/>
        </w:rPr>
        <w:t>/</w:t>
      </w:r>
      <w:r w:rsidR="00020B7F" w:rsidRPr="009F7AC5">
        <w:rPr>
          <w:rFonts w:ascii="TH SarabunPSK" w:hAnsi="TH SarabunPSK" w:cs="TH SarabunPSK" w:hint="cs"/>
          <w:color w:val="0D0D0D" w:themeColor="text1" w:themeTint="F2"/>
          <w:sz w:val="32"/>
          <w:szCs w:val="32"/>
        </w:rPr>
        <w:t>01</w:t>
      </w:r>
      <w:r w:rsidRPr="009F7AC5">
        <w:rPr>
          <w:rFonts w:ascii="TH SarabunPSK" w:hAnsi="TH SarabunPSK" w:cs="TH SarabunPSK" w:hint="cs"/>
          <w:color w:val="0D0D0D" w:themeColor="text1" w:themeTint="F2"/>
          <w:sz w:val="32"/>
          <w:szCs w:val="32"/>
        </w:rPr>
        <w:t>/256</w:t>
      </w:r>
      <w:r w:rsidR="00020B7F" w:rsidRPr="009F7AC5">
        <w:rPr>
          <w:rFonts w:ascii="TH SarabunPSK" w:hAnsi="TH SarabunPSK" w:cs="TH SarabunPSK" w:hint="cs"/>
          <w:color w:val="0D0D0D" w:themeColor="text1" w:themeTint="F2"/>
          <w:sz w:val="32"/>
          <w:szCs w:val="32"/>
        </w:rPr>
        <w:t>9</w:t>
      </w:r>
      <w:r w:rsidRPr="009F7AC5">
        <w:rPr>
          <w:rFonts w:ascii="TH SarabunPSK" w:hAnsi="TH SarabunPSK" w:cs="TH SarabunPSK" w:hint="cs"/>
          <w:color w:val="0D0D0D" w:themeColor="text1" w:themeTint="F2"/>
          <w:sz w:val="32"/>
          <w:szCs w:val="32"/>
        </w:rPr>
        <w:t>.</w:t>
      </w:r>
    </w:p>
    <w:p w14:paraId="4C3CEF7C" w14:textId="6C49CDAD" w:rsidR="008F513F" w:rsidRPr="009F7AC5" w:rsidRDefault="004A7C69" w:rsidP="008F513F">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[2]</w:t>
      </w:r>
      <w:r w:rsidR="008F513F" w:rsidRPr="009F7AC5">
        <w:rPr>
          <w:rFonts w:ascii="TH SarabunPSK" w:hAnsi="TH SarabunPSK" w:cs="TH SarabunPSK" w:hint="cs"/>
          <w:color w:val="0D0D0D" w:themeColor="text1" w:themeTint="F2"/>
          <w:sz w:val="32"/>
          <w:szCs w:val="32"/>
        </w:rPr>
        <w:t xml:space="preserve"> Uverse Digital. </w:t>
      </w:r>
      <w:r w:rsidR="008F513F" w:rsidRPr="009F7AC5">
        <w:rPr>
          <w:rFonts w:ascii="TH SarabunPSK" w:hAnsi="TH SarabunPSK" w:cs="TH SarabunPSK" w:hint="cs"/>
          <w:color w:val="0D0D0D" w:themeColor="text1" w:themeTint="F2"/>
          <w:sz w:val="32"/>
          <w:szCs w:val="32"/>
          <w:cs/>
        </w:rPr>
        <w:t>เว็บที่เข้าใช้</w:t>
      </w:r>
      <w:r w:rsidR="008F513F" w:rsidRPr="009F7AC5">
        <w:rPr>
          <w:rFonts w:ascii="TH SarabunPSK" w:hAnsi="TH SarabunPSK" w:cs="TH SarabunPSK" w:hint="cs"/>
          <w:color w:val="0D0D0D" w:themeColor="text1" w:themeTint="F2"/>
          <w:sz w:val="32"/>
          <w:szCs w:val="32"/>
        </w:rPr>
        <w:t xml:space="preserve"> </w:t>
      </w:r>
      <w:hyperlink r:id="rId134" w:history="1">
        <w:r w:rsidR="008F513F" w:rsidRPr="005A5FB9">
          <w:rPr>
            <w:rStyle w:val="af5"/>
            <w:rFonts w:ascii="TH SarabunPSK" w:hAnsi="TH SarabunPSK" w:cs="TH SarabunPSK" w:hint="cs"/>
            <w:color w:val="215E99" w:themeColor="text2" w:themeTint="BF"/>
            <w:sz w:val="32"/>
            <w:szCs w:val="32"/>
          </w:rPr>
          <w:t>https://uversedigital.com/services/</w:t>
        </w:r>
      </w:hyperlink>
      <w:r w:rsidR="008F513F" w:rsidRPr="009F7AC5">
        <w:rPr>
          <w:rFonts w:ascii="TH SarabunPSK" w:hAnsi="TH SarabunPSK" w:cs="TH SarabunPSK" w:hint="cs"/>
          <w:color w:val="0D0D0D" w:themeColor="text1" w:themeTint="F2"/>
          <w:sz w:val="32"/>
          <w:szCs w:val="32"/>
        </w:rPr>
        <w:t xml:space="preserve">, </w:t>
      </w:r>
      <w:r w:rsidR="008F513F" w:rsidRPr="009F7AC5">
        <w:rPr>
          <w:rFonts w:ascii="TH SarabunPSK" w:hAnsi="TH SarabunPSK" w:cs="TH SarabunPSK" w:hint="cs"/>
          <w:color w:val="0D0D0D" w:themeColor="text1" w:themeTint="F2"/>
          <w:sz w:val="32"/>
          <w:szCs w:val="32"/>
          <w:cs/>
        </w:rPr>
        <w:t xml:space="preserve">วันที่เข้าถึง </w:t>
      </w:r>
      <w:r w:rsidR="008F513F" w:rsidRPr="009F7AC5">
        <w:rPr>
          <w:rFonts w:ascii="TH SarabunPSK" w:hAnsi="TH SarabunPSK" w:cs="TH SarabunPSK" w:hint="cs"/>
          <w:color w:val="0D0D0D" w:themeColor="text1" w:themeTint="F2"/>
          <w:sz w:val="32"/>
          <w:szCs w:val="32"/>
        </w:rPr>
        <w:t>27/01/2569.</w:t>
      </w:r>
    </w:p>
    <w:p w14:paraId="42D4C572" w14:textId="65A83B43" w:rsidR="00C730F5" w:rsidRPr="009F7AC5" w:rsidRDefault="00154F41" w:rsidP="00C730F5">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[3]</w:t>
      </w:r>
      <w:r w:rsidR="00C730F5" w:rsidRPr="009F7AC5">
        <w:rPr>
          <w:rFonts w:ascii="TH SarabunPSK" w:hAnsi="TH SarabunPSK" w:cs="TH SarabunPSK" w:hint="cs"/>
          <w:color w:val="0D0D0D" w:themeColor="text1" w:themeTint="F2"/>
          <w:sz w:val="32"/>
          <w:szCs w:val="32"/>
        </w:rPr>
        <w:t xml:space="preserve"> Unity Game Engine. </w:t>
      </w:r>
      <w:r w:rsidR="00C730F5" w:rsidRPr="009F7AC5">
        <w:rPr>
          <w:rFonts w:ascii="TH SarabunPSK" w:hAnsi="TH SarabunPSK" w:cs="TH SarabunPSK" w:hint="cs"/>
          <w:color w:val="0D0D0D" w:themeColor="text1" w:themeTint="F2"/>
          <w:sz w:val="32"/>
          <w:szCs w:val="32"/>
          <w:cs/>
        </w:rPr>
        <w:t>เว็บที่เข้าใช้</w:t>
      </w:r>
      <w:r w:rsidR="00C730F5" w:rsidRPr="005A5FB9">
        <w:rPr>
          <w:rFonts w:ascii="TH SarabunPSK" w:hAnsi="TH SarabunPSK" w:cs="TH SarabunPSK" w:hint="cs"/>
          <w:color w:val="215E99" w:themeColor="text2" w:themeTint="BF"/>
          <w:sz w:val="32"/>
          <w:szCs w:val="32"/>
        </w:rPr>
        <w:t xml:space="preserve"> </w:t>
      </w:r>
      <w:hyperlink r:id="rId135" w:history="1">
        <w:r w:rsidR="00C730F5" w:rsidRPr="005A5FB9">
          <w:rPr>
            <w:rStyle w:val="af5"/>
            <w:rFonts w:ascii="TH SarabunPSK" w:hAnsi="TH SarabunPSK" w:cs="TH SarabunPSK" w:hint="cs"/>
            <w:color w:val="215E99" w:themeColor="text2" w:themeTint="BF"/>
            <w:sz w:val="32"/>
            <w:szCs w:val="32"/>
          </w:rPr>
          <w:t>https://unity.com</w:t>
        </w:r>
      </w:hyperlink>
      <w:r w:rsidR="00C730F5" w:rsidRPr="009F7AC5">
        <w:rPr>
          <w:rFonts w:ascii="TH SarabunPSK" w:hAnsi="TH SarabunPSK" w:cs="TH SarabunPSK" w:hint="cs"/>
          <w:color w:val="0D0D0D" w:themeColor="text1" w:themeTint="F2"/>
          <w:sz w:val="32"/>
          <w:szCs w:val="32"/>
        </w:rPr>
        <w:t xml:space="preserve">, </w:t>
      </w:r>
      <w:r w:rsidR="00C730F5" w:rsidRPr="009F7AC5">
        <w:rPr>
          <w:rFonts w:ascii="TH SarabunPSK" w:hAnsi="TH SarabunPSK" w:cs="TH SarabunPSK" w:hint="cs"/>
          <w:color w:val="0D0D0D" w:themeColor="text1" w:themeTint="F2"/>
          <w:sz w:val="32"/>
          <w:szCs w:val="32"/>
          <w:cs/>
        </w:rPr>
        <w:t xml:space="preserve">วันที่เข้าถึง </w:t>
      </w:r>
      <w:r w:rsidR="00C730F5" w:rsidRPr="009F7AC5">
        <w:rPr>
          <w:rFonts w:ascii="TH SarabunPSK" w:hAnsi="TH SarabunPSK" w:cs="TH SarabunPSK" w:hint="cs"/>
          <w:color w:val="0D0D0D" w:themeColor="text1" w:themeTint="F2"/>
          <w:sz w:val="32"/>
          <w:szCs w:val="32"/>
        </w:rPr>
        <w:t>27/01/2569.</w:t>
      </w:r>
    </w:p>
    <w:p w14:paraId="1007E2E1" w14:textId="2E2CF8C1" w:rsidR="00BC0104" w:rsidRDefault="00C730F5" w:rsidP="008770D2">
      <w:pPr>
        <w:ind w:left="360" w:hanging="360"/>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 xml:space="preserve">[4] </w:t>
      </w:r>
      <w:r w:rsidR="00B42224" w:rsidRPr="009F7AC5">
        <w:rPr>
          <w:rFonts w:ascii="TH SarabunPSK" w:hAnsi="TH SarabunPSK" w:cs="TH SarabunPSK" w:hint="cs"/>
          <w:color w:val="0D0D0D" w:themeColor="text1" w:themeTint="F2"/>
          <w:sz w:val="32"/>
          <w:szCs w:val="32"/>
        </w:rPr>
        <w:t>Photon Official</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เว็บที่เข้าใช้</w:t>
      </w:r>
      <w:r w:rsidRPr="009F7AC5">
        <w:rPr>
          <w:rFonts w:ascii="TH SarabunPSK" w:hAnsi="TH SarabunPSK" w:cs="TH SarabunPSK" w:hint="cs"/>
          <w:color w:val="0D0D0D" w:themeColor="text1" w:themeTint="F2"/>
          <w:sz w:val="32"/>
          <w:szCs w:val="32"/>
        </w:rPr>
        <w:t xml:space="preserve"> </w:t>
      </w:r>
      <w:hyperlink r:id="rId136" w:history="1">
        <w:r w:rsidR="00BC0104" w:rsidRPr="00BC0104">
          <w:rPr>
            <w:rStyle w:val="af5"/>
            <w:color w:val="68A0B0" w:themeColor="hyperlink" w:themeTint="BF"/>
          </w:rPr>
          <w:t>https://doc.photonengine.com/pun/current/getting</w:t>
        </w:r>
      </w:hyperlink>
      <w:r w:rsidRPr="009F7AC5">
        <w:rPr>
          <w:rFonts w:ascii="TH SarabunPSK" w:hAnsi="TH SarabunPSK" w:cs="TH SarabunPSK" w:hint="cs"/>
          <w:color w:val="0D0D0D" w:themeColor="text1" w:themeTint="F2"/>
          <w:sz w:val="32"/>
          <w:szCs w:val="32"/>
        </w:rPr>
        <w:t xml:space="preserve">, </w:t>
      </w:r>
    </w:p>
    <w:p w14:paraId="1A707999" w14:textId="5CA70F6E" w:rsidR="00C730F5" w:rsidRPr="009F7AC5" w:rsidRDefault="00C730F5" w:rsidP="00BC0104">
      <w:pPr>
        <w:ind w:left="630" w:hanging="360"/>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 xml:space="preserve">วันที่เข้าถึง </w:t>
      </w:r>
      <w:r w:rsidRPr="009F7AC5">
        <w:rPr>
          <w:rFonts w:ascii="TH SarabunPSK" w:hAnsi="TH SarabunPSK" w:cs="TH SarabunPSK" w:hint="cs"/>
          <w:color w:val="0D0D0D" w:themeColor="text1" w:themeTint="F2"/>
          <w:sz w:val="32"/>
          <w:szCs w:val="32"/>
        </w:rPr>
        <w:t>27/01/2569.</w:t>
      </w:r>
    </w:p>
    <w:p w14:paraId="444D73DA" w14:textId="65C13CB8" w:rsidR="00B42224" w:rsidRPr="009F7AC5" w:rsidRDefault="00B42224" w:rsidP="005A3CB0">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[5</w:t>
      </w:r>
      <w:r w:rsidR="00271344" w:rsidRPr="009F7AC5">
        <w:rPr>
          <w:rFonts w:ascii="TH SarabunPSK" w:hAnsi="TH SarabunPSK" w:cs="TH SarabunPSK" w:hint="cs"/>
          <w:color w:val="0D0D0D" w:themeColor="text1" w:themeTint="F2"/>
          <w:sz w:val="32"/>
          <w:szCs w:val="32"/>
        </w:rPr>
        <w:t>]</w:t>
      </w:r>
      <w:r w:rsidRPr="009F7AC5">
        <w:rPr>
          <w:rFonts w:ascii="TH SarabunPSK" w:hAnsi="TH SarabunPSK" w:cs="TH SarabunPSK" w:hint="cs"/>
          <w:color w:val="0D0D0D" w:themeColor="text1" w:themeTint="F2"/>
          <w:sz w:val="32"/>
          <w:szCs w:val="32"/>
        </w:rPr>
        <w:t xml:space="preserve"> </w:t>
      </w:r>
      <w:r w:rsidR="00EF7BAB" w:rsidRPr="009F7AC5">
        <w:rPr>
          <w:rFonts w:ascii="TH SarabunPSK" w:hAnsi="TH SarabunPSK" w:cs="TH SarabunPSK" w:hint="cs"/>
          <w:color w:val="0D0D0D" w:themeColor="text1" w:themeTint="F2"/>
          <w:sz w:val="32"/>
          <w:szCs w:val="32"/>
        </w:rPr>
        <w:t>Firebase Official</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เว็บที่เข้าใช้</w:t>
      </w:r>
      <w:r w:rsidR="00156583" w:rsidRPr="009F7AC5">
        <w:rPr>
          <w:rFonts w:ascii="TH SarabunPSK" w:hAnsi="TH SarabunPSK" w:cs="TH SarabunPSK" w:hint="cs"/>
          <w:color w:val="0D0D0D" w:themeColor="text1" w:themeTint="F2"/>
          <w:sz w:val="32"/>
          <w:szCs w:val="32"/>
          <w:cs/>
        </w:rPr>
        <w:t xml:space="preserve"> </w:t>
      </w:r>
      <w:hyperlink r:id="rId137" w:history="1">
        <w:r w:rsidR="00156583" w:rsidRPr="005A5FB9">
          <w:rPr>
            <w:rStyle w:val="af5"/>
            <w:rFonts w:ascii="TH SarabunPSK" w:hAnsi="TH SarabunPSK" w:cs="TH SarabunPSK" w:hint="cs"/>
            <w:color w:val="215E99" w:themeColor="text2" w:themeTint="BF"/>
            <w:sz w:val="32"/>
            <w:szCs w:val="32"/>
          </w:rPr>
          <w:t>https://firebase.google.com/docs/unity</w:t>
        </w:r>
      </w:hyperlink>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วันที่เข้าถึง </w:t>
      </w:r>
      <w:r w:rsidRPr="009F7AC5">
        <w:rPr>
          <w:rFonts w:ascii="TH SarabunPSK" w:hAnsi="TH SarabunPSK" w:cs="TH SarabunPSK" w:hint="cs"/>
          <w:color w:val="0D0D0D" w:themeColor="text1" w:themeTint="F2"/>
          <w:sz w:val="32"/>
          <w:szCs w:val="32"/>
        </w:rPr>
        <w:t>27/01/2569.</w:t>
      </w:r>
    </w:p>
    <w:p w14:paraId="4634E507" w14:textId="33541EA3" w:rsidR="00271344" w:rsidRPr="009F7AC5" w:rsidRDefault="00271344" w:rsidP="00271344">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w:t>
      </w:r>
      <w:r w:rsidR="008911DC" w:rsidRPr="009F7AC5">
        <w:rPr>
          <w:rFonts w:ascii="TH SarabunPSK" w:hAnsi="TH SarabunPSK" w:cs="TH SarabunPSK" w:hint="cs"/>
          <w:color w:val="0D0D0D" w:themeColor="text1" w:themeTint="F2"/>
          <w:sz w:val="32"/>
          <w:szCs w:val="32"/>
        </w:rPr>
        <w:t>6</w:t>
      </w:r>
      <w:r w:rsidRPr="009F7AC5">
        <w:rPr>
          <w:rFonts w:ascii="TH SarabunPSK" w:hAnsi="TH SarabunPSK" w:cs="TH SarabunPSK" w:hint="cs"/>
          <w:color w:val="0D0D0D" w:themeColor="text1" w:themeTint="F2"/>
          <w:sz w:val="32"/>
          <w:szCs w:val="32"/>
        </w:rPr>
        <w:t xml:space="preserve">] </w:t>
      </w:r>
      <w:r w:rsidR="00C87571" w:rsidRPr="009F7AC5">
        <w:rPr>
          <w:rFonts w:ascii="TH SarabunPSK" w:hAnsi="TH SarabunPSK" w:cs="TH SarabunPSK" w:hint="cs"/>
          <w:color w:val="0D0D0D" w:themeColor="text1" w:themeTint="F2"/>
          <w:sz w:val="32"/>
          <w:szCs w:val="32"/>
        </w:rPr>
        <w:t>Microsoft – Visual Studio</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เว็บที่เข้าใช้ </w:t>
      </w:r>
      <w:hyperlink r:id="rId138" w:history="1">
        <w:r w:rsidR="00C87571" w:rsidRPr="005A5FB9">
          <w:rPr>
            <w:rStyle w:val="af5"/>
            <w:rFonts w:ascii="TH SarabunPSK" w:hAnsi="TH SarabunPSK" w:cs="TH SarabunPSK" w:hint="cs"/>
            <w:color w:val="215E99" w:themeColor="text2" w:themeTint="BF"/>
            <w:sz w:val="32"/>
            <w:szCs w:val="32"/>
          </w:rPr>
          <w:t>https://code.visualstudio.com/docs/sourcecontrol</w:t>
        </w:r>
      </w:hyperlink>
      <w:r w:rsidRPr="009F7AC5">
        <w:rPr>
          <w:rFonts w:ascii="TH SarabunPSK" w:hAnsi="TH SarabunPSK" w:cs="TH SarabunPSK" w:hint="cs"/>
          <w:color w:val="0D0D0D" w:themeColor="text1" w:themeTint="F2"/>
          <w:sz w:val="32"/>
          <w:szCs w:val="32"/>
        </w:rPr>
        <w:t xml:space="preserve">, </w:t>
      </w:r>
    </w:p>
    <w:p w14:paraId="76430818" w14:textId="77777777" w:rsidR="00271344" w:rsidRPr="009F7AC5" w:rsidRDefault="00271344" w:rsidP="008770D2">
      <w:pPr>
        <w:ind w:left="360"/>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cs/>
        </w:rPr>
        <w:t xml:space="preserve">วันที่เข้าถึง </w:t>
      </w:r>
      <w:r w:rsidRPr="009F7AC5">
        <w:rPr>
          <w:rFonts w:ascii="TH SarabunPSK" w:hAnsi="TH SarabunPSK" w:cs="TH SarabunPSK" w:hint="cs"/>
          <w:color w:val="0D0D0D" w:themeColor="text1" w:themeTint="F2"/>
          <w:sz w:val="32"/>
          <w:szCs w:val="32"/>
        </w:rPr>
        <w:t>27/01/2569.</w:t>
      </w:r>
    </w:p>
    <w:p w14:paraId="379D3D81" w14:textId="55870DAB" w:rsidR="00DC6C5C" w:rsidRPr="009F7AC5" w:rsidRDefault="00DC6C5C" w:rsidP="001A34FC">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w:t>
      </w:r>
      <w:r w:rsidR="008911DC" w:rsidRPr="009F7AC5">
        <w:rPr>
          <w:rFonts w:ascii="TH SarabunPSK" w:hAnsi="TH SarabunPSK" w:cs="TH SarabunPSK" w:hint="cs"/>
          <w:color w:val="0D0D0D" w:themeColor="text1" w:themeTint="F2"/>
          <w:sz w:val="32"/>
          <w:szCs w:val="32"/>
        </w:rPr>
        <w:t>7</w:t>
      </w:r>
      <w:r w:rsidRPr="009F7AC5">
        <w:rPr>
          <w:rFonts w:ascii="TH SarabunPSK" w:hAnsi="TH SarabunPSK" w:cs="TH SarabunPSK" w:hint="cs"/>
          <w:color w:val="0D0D0D" w:themeColor="text1" w:themeTint="F2"/>
          <w:sz w:val="32"/>
          <w:szCs w:val="32"/>
        </w:rPr>
        <w:t xml:space="preserve">] </w:t>
      </w:r>
      <w:r w:rsidR="00D81BD6" w:rsidRPr="009F7AC5">
        <w:rPr>
          <w:rFonts w:ascii="TH SarabunPSK" w:hAnsi="TH SarabunPSK" w:cs="TH SarabunPSK" w:hint="cs"/>
          <w:color w:val="0D0D0D" w:themeColor="text1" w:themeTint="F2"/>
          <w:sz w:val="32"/>
          <w:szCs w:val="32"/>
        </w:rPr>
        <w:t>Wikipedia – GitHub</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เว็บที่เข้าใช้ </w:t>
      </w:r>
      <w:hyperlink r:id="rId139" w:history="1">
        <w:r w:rsidR="00D81BD6" w:rsidRPr="005A5FB9">
          <w:rPr>
            <w:rStyle w:val="af5"/>
            <w:rFonts w:ascii="TH SarabunPSK" w:hAnsi="TH SarabunPSK" w:cs="TH SarabunPSK" w:hint="cs"/>
            <w:color w:val="215E99" w:themeColor="text2" w:themeTint="BF"/>
            <w:sz w:val="32"/>
            <w:szCs w:val="32"/>
          </w:rPr>
          <w:t>https://en.wikipedia.org/wiki/GitHub?</w:t>
        </w:r>
      </w:hyperlink>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วันที่เข้าถึง </w:t>
      </w:r>
      <w:r w:rsidRPr="009F7AC5">
        <w:rPr>
          <w:rFonts w:ascii="TH SarabunPSK" w:hAnsi="TH SarabunPSK" w:cs="TH SarabunPSK" w:hint="cs"/>
          <w:color w:val="0D0D0D" w:themeColor="text1" w:themeTint="F2"/>
          <w:sz w:val="32"/>
          <w:szCs w:val="32"/>
        </w:rPr>
        <w:t>27/01/2569.</w:t>
      </w:r>
    </w:p>
    <w:p w14:paraId="6E0653FD" w14:textId="23653219" w:rsidR="00CA0299" w:rsidRPr="009F7AC5" w:rsidRDefault="00CA0299" w:rsidP="008770D2">
      <w:pPr>
        <w:ind w:left="360" w:hanging="360"/>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w:t>
      </w:r>
      <w:r w:rsidR="00791F62" w:rsidRPr="009F7AC5">
        <w:rPr>
          <w:rFonts w:ascii="TH SarabunPSK" w:hAnsi="TH SarabunPSK" w:cs="TH SarabunPSK" w:hint="cs"/>
          <w:color w:val="0D0D0D" w:themeColor="text1" w:themeTint="F2"/>
          <w:sz w:val="32"/>
          <w:szCs w:val="32"/>
        </w:rPr>
        <w:t>8</w:t>
      </w:r>
      <w:r w:rsidRPr="009F7AC5">
        <w:rPr>
          <w:rFonts w:ascii="TH SarabunPSK" w:hAnsi="TH SarabunPSK" w:cs="TH SarabunPSK" w:hint="cs"/>
          <w:color w:val="0D0D0D" w:themeColor="text1" w:themeTint="F2"/>
          <w:sz w:val="32"/>
          <w:szCs w:val="32"/>
        </w:rPr>
        <w:t xml:space="preserve">] Microsoft. </w:t>
      </w:r>
      <w:r w:rsidRPr="009F7AC5">
        <w:rPr>
          <w:rFonts w:ascii="TH SarabunPSK" w:hAnsi="TH SarabunPSK" w:cs="TH SarabunPSK" w:hint="cs"/>
          <w:color w:val="0D0D0D" w:themeColor="text1" w:themeTint="F2"/>
          <w:sz w:val="32"/>
          <w:szCs w:val="32"/>
          <w:cs/>
        </w:rPr>
        <w:t>เว็บที่เข้าใช้</w:t>
      </w:r>
      <w:r w:rsidRPr="009F7AC5">
        <w:rPr>
          <w:rFonts w:ascii="TH SarabunPSK" w:hAnsi="TH SarabunPSK" w:cs="TH SarabunPSK" w:hint="cs"/>
          <w:color w:val="0D0D0D" w:themeColor="text1" w:themeTint="F2"/>
          <w:sz w:val="32"/>
          <w:szCs w:val="32"/>
        </w:rPr>
        <w:t xml:space="preserve"> </w:t>
      </w:r>
      <w:hyperlink r:id="rId140" w:tgtFrame="_blank" w:history="1">
        <w:r w:rsidRPr="005A5FB9">
          <w:rPr>
            <w:rStyle w:val="af5"/>
            <w:rFonts w:ascii="TH SarabunPSK" w:hAnsi="TH SarabunPSK" w:cs="TH SarabunPSK" w:hint="cs"/>
            <w:color w:val="215E99" w:themeColor="text2" w:themeTint="BF"/>
            <w:sz w:val="32"/>
            <w:szCs w:val="32"/>
          </w:rPr>
          <w:t>https://learn.microsoft.com/en-us/dotnet/csharp/</w:t>
        </w:r>
      </w:hyperlink>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วันที่เข้าถึง </w:t>
      </w:r>
      <w:r w:rsidRPr="009F7AC5">
        <w:rPr>
          <w:rFonts w:ascii="TH SarabunPSK" w:hAnsi="TH SarabunPSK" w:cs="TH SarabunPSK" w:hint="cs"/>
          <w:color w:val="0D0D0D" w:themeColor="text1" w:themeTint="F2"/>
          <w:sz w:val="32"/>
          <w:szCs w:val="32"/>
        </w:rPr>
        <w:t xml:space="preserve">27/01/2569. </w:t>
      </w:r>
    </w:p>
    <w:p w14:paraId="04B00CB3" w14:textId="250EAF2F" w:rsidR="00CA0299" w:rsidRPr="009F7AC5" w:rsidRDefault="00CA0299" w:rsidP="008770D2">
      <w:pPr>
        <w:ind w:left="360" w:hanging="360"/>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w:t>
      </w:r>
      <w:r w:rsidR="00791F62" w:rsidRPr="009F7AC5">
        <w:rPr>
          <w:rFonts w:ascii="TH SarabunPSK" w:hAnsi="TH SarabunPSK" w:cs="TH SarabunPSK" w:hint="cs"/>
          <w:color w:val="0D0D0D" w:themeColor="text1" w:themeTint="F2"/>
          <w:sz w:val="32"/>
          <w:szCs w:val="32"/>
        </w:rPr>
        <w:t>9</w:t>
      </w:r>
      <w:r w:rsidRPr="009F7AC5">
        <w:rPr>
          <w:rFonts w:ascii="TH SarabunPSK" w:hAnsi="TH SarabunPSK" w:cs="TH SarabunPSK" w:hint="cs"/>
          <w:color w:val="0D0D0D" w:themeColor="text1" w:themeTint="F2"/>
          <w:sz w:val="32"/>
          <w:szCs w:val="32"/>
        </w:rPr>
        <w:t xml:space="preserve">] Adobe Photoshop. </w:t>
      </w:r>
      <w:r w:rsidRPr="009F7AC5">
        <w:rPr>
          <w:rFonts w:ascii="TH SarabunPSK" w:hAnsi="TH SarabunPSK" w:cs="TH SarabunPSK" w:hint="cs"/>
          <w:color w:val="0D0D0D" w:themeColor="text1" w:themeTint="F2"/>
          <w:sz w:val="32"/>
          <w:szCs w:val="32"/>
          <w:cs/>
        </w:rPr>
        <w:t>เว็บที่เข้าใช้</w:t>
      </w:r>
      <w:r w:rsidRPr="009F7AC5">
        <w:rPr>
          <w:rFonts w:ascii="TH SarabunPSK" w:hAnsi="TH SarabunPSK" w:cs="TH SarabunPSK" w:hint="cs"/>
          <w:color w:val="0D0D0D" w:themeColor="text1" w:themeTint="F2"/>
          <w:sz w:val="32"/>
          <w:szCs w:val="32"/>
        </w:rPr>
        <w:t xml:space="preserve"> </w:t>
      </w:r>
      <w:hyperlink r:id="rId141" w:tgtFrame="_blank" w:history="1">
        <w:r w:rsidRPr="005A5FB9">
          <w:rPr>
            <w:rStyle w:val="af5"/>
            <w:rFonts w:ascii="TH SarabunPSK" w:hAnsi="TH SarabunPSK" w:cs="TH SarabunPSK" w:hint="cs"/>
            <w:color w:val="215E99" w:themeColor="text2" w:themeTint="BF"/>
            <w:sz w:val="32"/>
            <w:szCs w:val="32"/>
          </w:rPr>
          <w:t>https://www.adobe.com/products/photoshop.html</w:t>
        </w:r>
      </w:hyperlink>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วันที่เข้าถึง </w:t>
      </w:r>
      <w:r w:rsidRPr="009F7AC5">
        <w:rPr>
          <w:rFonts w:ascii="TH SarabunPSK" w:hAnsi="TH SarabunPSK" w:cs="TH SarabunPSK" w:hint="cs"/>
          <w:color w:val="0D0D0D" w:themeColor="text1" w:themeTint="F2"/>
          <w:sz w:val="32"/>
          <w:szCs w:val="32"/>
        </w:rPr>
        <w:t xml:space="preserve">27/01/2569. </w:t>
      </w:r>
    </w:p>
    <w:p w14:paraId="7C5D53F3" w14:textId="61927081" w:rsidR="00CA0299" w:rsidRPr="009F7AC5" w:rsidRDefault="00CA0299" w:rsidP="00DC6C5C">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[1</w:t>
      </w:r>
      <w:r w:rsidR="00791F62" w:rsidRPr="009F7AC5">
        <w:rPr>
          <w:rFonts w:ascii="TH SarabunPSK" w:hAnsi="TH SarabunPSK" w:cs="TH SarabunPSK" w:hint="cs"/>
          <w:color w:val="0D0D0D" w:themeColor="text1" w:themeTint="F2"/>
          <w:sz w:val="32"/>
          <w:szCs w:val="32"/>
        </w:rPr>
        <w:t>0</w:t>
      </w:r>
      <w:r w:rsidRPr="009F7AC5">
        <w:rPr>
          <w:rFonts w:ascii="TH SarabunPSK" w:hAnsi="TH SarabunPSK" w:cs="TH SarabunPSK" w:hint="cs"/>
          <w:color w:val="0D0D0D" w:themeColor="text1" w:themeTint="F2"/>
          <w:sz w:val="32"/>
          <w:szCs w:val="32"/>
        </w:rPr>
        <w:t xml:space="preserve">] Draw.io. </w:t>
      </w:r>
      <w:r w:rsidRPr="009F7AC5">
        <w:rPr>
          <w:rFonts w:ascii="TH SarabunPSK" w:hAnsi="TH SarabunPSK" w:cs="TH SarabunPSK" w:hint="cs"/>
          <w:color w:val="0D0D0D" w:themeColor="text1" w:themeTint="F2"/>
          <w:sz w:val="32"/>
          <w:szCs w:val="32"/>
          <w:cs/>
        </w:rPr>
        <w:t>เว็บที่เข้าใช้</w:t>
      </w:r>
      <w:r w:rsidRPr="009F7AC5">
        <w:rPr>
          <w:rFonts w:ascii="TH SarabunPSK" w:hAnsi="TH SarabunPSK" w:cs="TH SarabunPSK" w:hint="cs"/>
          <w:color w:val="0D0D0D" w:themeColor="text1" w:themeTint="F2"/>
          <w:sz w:val="32"/>
          <w:szCs w:val="32"/>
        </w:rPr>
        <w:t xml:space="preserve"> </w:t>
      </w:r>
      <w:hyperlink r:id="rId142" w:tgtFrame="_blank" w:history="1">
        <w:r w:rsidRPr="005A5FB9">
          <w:rPr>
            <w:rStyle w:val="af5"/>
            <w:rFonts w:ascii="TH SarabunPSK" w:hAnsi="TH SarabunPSK" w:cs="TH SarabunPSK" w:hint="cs"/>
            <w:color w:val="215E99" w:themeColor="text2" w:themeTint="BF"/>
            <w:sz w:val="32"/>
            <w:szCs w:val="32"/>
          </w:rPr>
          <w:t>https://app.diagrams.net/</w:t>
        </w:r>
      </w:hyperlink>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วันที่เข้าถึง </w:t>
      </w:r>
      <w:r w:rsidRPr="009F7AC5">
        <w:rPr>
          <w:rFonts w:ascii="TH SarabunPSK" w:hAnsi="TH SarabunPSK" w:cs="TH SarabunPSK" w:hint="cs"/>
          <w:color w:val="0D0D0D" w:themeColor="text1" w:themeTint="F2"/>
          <w:sz w:val="32"/>
          <w:szCs w:val="32"/>
        </w:rPr>
        <w:t>27/01/2569.</w:t>
      </w:r>
    </w:p>
    <w:p w14:paraId="0FD5EC0D" w14:textId="1B1DBAB9" w:rsidR="0004404A" w:rsidRPr="009F7AC5" w:rsidRDefault="0004404A" w:rsidP="0004404A">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w:t>
      </w:r>
      <w:r w:rsidR="00791F62" w:rsidRPr="009F7AC5">
        <w:rPr>
          <w:rFonts w:ascii="TH SarabunPSK" w:hAnsi="TH SarabunPSK" w:cs="TH SarabunPSK" w:hint="cs"/>
          <w:color w:val="0D0D0D" w:themeColor="text1" w:themeTint="F2"/>
          <w:sz w:val="32"/>
          <w:szCs w:val="32"/>
        </w:rPr>
        <w:t>11</w:t>
      </w:r>
      <w:r w:rsidRPr="009F7AC5">
        <w:rPr>
          <w:rFonts w:ascii="TH SarabunPSK" w:hAnsi="TH SarabunPSK" w:cs="TH SarabunPSK" w:hint="cs"/>
          <w:color w:val="0D0D0D" w:themeColor="text1" w:themeTint="F2"/>
          <w:sz w:val="32"/>
          <w:szCs w:val="32"/>
        </w:rPr>
        <w:t xml:space="preserve">] </w:t>
      </w:r>
      <w:r w:rsidR="00545A7C" w:rsidRPr="009F7AC5">
        <w:rPr>
          <w:rFonts w:ascii="TH SarabunPSK" w:hAnsi="TH SarabunPSK" w:cs="TH SarabunPSK" w:hint="cs"/>
          <w:color w:val="0D0D0D" w:themeColor="text1" w:themeTint="F2"/>
          <w:sz w:val="32"/>
          <w:szCs w:val="32"/>
        </w:rPr>
        <w:t>Starblast.io</w:t>
      </w:r>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เว็บที่เข้าใช้ </w:t>
      </w:r>
      <w:hyperlink r:id="rId143" w:history="1">
        <w:r w:rsidR="00D102BC" w:rsidRPr="005A5FB9">
          <w:rPr>
            <w:rStyle w:val="af5"/>
            <w:rFonts w:ascii="TH SarabunPSK" w:hAnsi="TH SarabunPSK" w:cs="TH SarabunPSK" w:hint="cs"/>
            <w:color w:val="215E99" w:themeColor="text2" w:themeTint="BF"/>
            <w:sz w:val="32"/>
            <w:szCs w:val="32"/>
          </w:rPr>
          <w:t>https://starblast.io/</w:t>
        </w:r>
      </w:hyperlink>
      <w:hyperlink r:id="rId144" w:history="1">
        <w:r w:rsidRPr="009F7AC5">
          <w:rPr>
            <w:rStyle w:val="af5"/>
            <w:rFonts w:ascii="TH SarabunPSK" w:hAnsi="TH SarabunPSK" w:cs="TH SarabunPSK" w:hint="cs"/>
            <w:color w:val="0D0D0D" w:themeColor="text1" w:themeTint="F2"/>
            <w:sz w:val="32"/>
            <w:szCs w:val="32"/>
          </w:rPr>
          <w:t>,</w:t>
        </w:r>
      </w:hyperlink>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วันที่เข้าถึง </w:t>
      </w:r>
      <w:r w:rsidRPr="009F7AC5">
        <w:rPr>
          <w:rFonts w:ascii="TH SarabunPSK" w:hAnsi="TH SarabunPSK" w:cs="TH SarabunPSK" w:hint="cs"/>
          <w:color w:val="0D0D0D" w:themeColor="text1" w:themeTint="F2"/>
          <w:sz w:val="32"/>
          <w:szCs w:val="32"/>
        </w:rPr>
        <w:t>27/01/2569.</w:t>
      </w:r>
    </w:p>
    <w:p w14:paraId="2866D294" w14:textId="7309C2D2" w:rsidR="00D102BC" w:rsidRDefault="00D102BC" w:rsidP="00D102BC">
      <w:pPr>
        <w:rPr>
          <w:rFonts w:ascii="TH SarabunPSK" w:hAnsi="TH SarabunPSK" w:cs="TH SarabunPSK"/>
          <w:color w:val="0D0D0D" w:themeColor="text1" w:themeTint="F2"/>
          <w:sz w:val="32"/>
          <w:szCs w:val="32"/>
        </w:rPr>
      </w:pPr>
      <w:r w:rsidRPr="009F7AC5">
        <w:rPr>
          <w:rFonts w:ascii="TH SarabunPSK" w:hAnsi="TH SarabunPSK" w:cs="TH SarabunPSK" w:hint="cs"/>
          <w:color w:val="0D0D0D" w:themeColor="text1" w:themeTint="F2"/>
          <w:sz w:val="32"/>
          <w:szCs w:val="32"/>
        </w:rPr>
        <w:t>[</w:t>
      </w:r>
      <w:r w:rsidR="00791F62" w:rsidRPr="009F7AC5">
        <w:rPr>
          <w:rFonts w:ascii="TH SarabunPSK" w:hAnsi="TH SarabunPSK" w:cs="TH SarabunPSK" w:hint="cs"/>
          <w:color w:val="0D0D0D" w:themeColor="text1" w:themeTint="F2"/>
          <w:sz w:val="32"/>
          <w:szCs w:val="32"/>
        </w:rPr>
        <w:t>12</w:t>
      </w:r>
      <w:r w:rsidRPr="009F7AC5">
        <w:rPr>
          <w:rFonts w:ascii="TH SarabunPSK" w:hAnsi="TH SarabunPSK" w:cs="TH SarabunPSK" w:hint="cs"/>
          <w:color w:val="0D0D0D" w:themeColor="text1" w:themeTint="F2"/>
          <w:sz w:val="32"/>
          <w:szCs w:val="32"/>
        </w:rPr>
        <w:t xml:space="preserve">] DarkOrbit Reloaded. </w:t>
      </w:r>
      <w:r w:rsidRPr="009F7AC5">
        <w:rPr>
          <w:rFonts w:ascii="TH SarabunPSK" w:hAnsi="TH SarabunPSK" w:cs="TH SarabunPSK" w:hint="cs"/>
          <w:color w:val="0D0D0D" w:themeColor="text1" w:themeTint="F2"/>
          <w:sz w:val="32"/>
          <w:szCs w:val="32"/>
          <w:cs/>
        </w:rPr>
        <w:t xml:space="preserve">เว็บที่เข้าใช้ </w:t>
      </w:r>
      <w:hyperlink r:id="rId145" w:history="1">
        <w:r w:rsidRPr="005A5FB9">
          <w:rPr>
            <w:rStyle w:val="af5"/>
            <w:rFonts w:ascii="TH SarabunPSK" w:hAnsi="TH SarabunPSK" w:cs="TH SarabunPSK" w:hint="cs"/>
            <w:color w:val="215E99" w:themeColor="text2" w:themeTint="BF"/>
            <w:sz w:val="32"/>
            <w:szCs w:val="32"/>
          </w:rPr>
          <w:t>https://www.darkorbit.com/</w:t>
        </w:r>
      </w:hyperlink>
      <w:hyperlink r:id="rId146" w:history="1">
        <w:r w:rsidRPr="009F7AC5">
          <w:rPr>
            <w:rStyle w:val="af5"/>
            <w:rFonts w:ascii="TH SarabunPSK" w:hAnsi="TH SarabunPSK" w:cs="TH SarabunPSK" w:hint="cs"/>
            <w:color w:val="0D0D0D" w:themeColor="text1" w:themeTint="F2"/>
            <w:sz w:val="32"/>
            <w:szCs w:val="32"/>
          </w:rPr>
          <w:t>,</w:t>
        </w:r>
      </w:hyperlink>
      <w:r w:rsidRPr="009F7AC5">
        <w:rPr>
          <w:rFonts w:ascii="TH SarabunPSK" w:hAnsi="TH SarabunPSK" w:cs="TH SarabunPSK" w:hint="cs"/>
          <w:color w:val="0D0D0D" w:themeColor="text1" w:themeTint="F2"/>
          <w:sz w:val="32"/>
          <w:szCs w:val="32"/>
        </w:rPr>
        <w:t xml:space="preserve"> </w:t>
      </w:r>
      <w:r w:rsidRPr="009F7AC5">
        <w:rPr>
          <w:rFonts w:ascii="TH SarabunPSK" w:hAnsi="TH SarabunPSK" w:cs="TH SarabunPSK" w:hint="cs"/>
          <w:color w:val="0D0D0D" w:themeColor="text1" w:themeTint="F2"/>
          <w:sz w:val="32"/>
          <w:szCs w:val="32"/>
          <w:cs/>
        </w:rPr>
        <w:t xml:space="preserve">วันที่เข้าถึง </w:t>
      </w:r>
      <w:r w:rsidRPr="009F7AC5">
        <w:rPr>
          <w:rFonts w:ascii="TH SarabunPSK" w:hAnsi="TH SarabunPSK" w:cs="TH SarabunPSK" w:hint="cs"/>
          <w:color w:val="0D0D0D" w:themeColor="text1" w:themeTint="F2"/>
          <w:sz w:val="32"/>
          <w:szCs w:val="32"/>
        </w:rPr>
        <w:t>27/01/2569.</w:t>
      </w:r>
    </w:p>
    <w:p w14:paraId="4C88F03C" w14:textId="6726A4E7" w:rsidR="005A3CB0" w:rsidRPr="009F7AC5" w:rsidRDefault="005A3CB0" w:rsidP="003701B7">
      <w:pPr>
        <w:ind w:left="450" w:hanging="450"/>
        <w:rPr>
          <w:rFonts w:ascii="TH SarabunPSK" w:hAnsi="TH SarabunPSK" w:cs="TH SarabunPSK"/>
          <w:color w:val="0D0D0D" w:themeColor="text1" w:themeTint="F2"/>
          <w:sz w:val="32"/>
          <w:szCs w:val="32"/>
        </w:rPr>
      </w:pPr>
      <w:r w:rsidRPr="005A3CB0">
        <w:rPr>
          <w:rFonts w:ascii="TH SarabunPSK" w:hAnsi="TH SarabunPSK" w:cs="TH SarabunPSK"/>
          <w:color w:val="0D0D0D" w:themeColor="text1" w:themeTint="F2"/>
          <w:sz w:val="32"/>
          <w:szCs w:val="32"/>
        </w:rPr>
        <w:t xml:space="preserve">[13] Space Shooter: Galaxy Attack. </w:t>
      </w:r>
      <w:r w:rsidRPr="005A3CB0">
        <w:rPr>
          <w:rFonts w:ascii="TH SarabunPSK" w:hAnsi="TH SarabunPSK" w:cs="TH SarabunPSK"/>
          <w:color w:val="0D0D0D" w:themeColor="text1" w:themeTint="F2"/>
          <w:sz w:val="32"/>
          <w:szCs w:val="32"/>
          <w:cs/>
        </w:rPr>
        <w:t xml:space="preserve">เว็บที่เข้าใช้ </w:t>
      </w:r>
      <w:hyperlink r:id="rId147" w:history="1">
        <w:r w:rsidRPr="005A3CB0">
          <w:rPr>
            <w:rStyle w:val="af5"/>
            <w:rFonts w:ascii="TH SarabunPSK" w:hAnsi="TH SarabunPSK" w:cs="TH SarabunPSK"/>
            <w:sz w:val="32"/>
            <w:szCs w:val="32"/>
          </w:rPr>
          <w:t>https://play.google.com/store/apps/details?id</w:t>
        </w:r>
      </w:hyperlink>
      <w:r w:rsidRPr="005A3CB0">
        <w:rPr>
          <w:rFonts w:ascii="TH SarabunPSK" w:hAnsi="TH SarabunPSK" w:cs="TH SarabunPSK"/>
          <w:color w:val="0D0D0D" w:themeColor="text1" w:themeTint="F2"/>
          <w:sz w:val="32"/>
          <w:szCs w:val="32"/>
        </w:rPr>
        <w:t xml:space="preserve">, </w:t>
      </w:r>
      <w:r w:rsidRPr="005A3CB0">
        <w:rPr>
          <w:rFonts w:ascii="TH SarabunPSK" w:hAnsi="TH SarabunPSK" w:cs="TH SarabunPSK"/>
          <w:color w:val="0D0D0D" w:themeColor="text1" w:themeTint="F2"/>
          <w:sz w:val="32"/>
          <w:szCs w:val="32"/>
          <w:cs/>
        </w:rPr>
        <w:t xml:space="preserve">วันที่เข้าถึง </w:t>
      </w:r>
      <w:r w:rsidRPr="005A3CB0">
        <w:rPr>
          <w:rFonts w:ascii="TH SarabunPSK" w:hAnsi="TH SarabunPSK" w:cs="TH SarabunPSK"/>
          <w:color w:val="0D0D0D" w:themeColor="text1" w:themeTint="F2"/>
          <w:sz w:val="32"/>
          <w:szCs w:val="32"/>
        </w:rPr>
        <w:t>27/01/2569.</w:t>
      </w:r>
    </w:p>
    <w:p w14:paraId="080F48E3" w14:textId="739ECB99" w:rsidR="003A678C" w:rsidRDefault="003A678C" w:rsidP="001F3D51">
      <w:pPr>
        <w:pStyle w:val="1"/>
        <w:jc w:val="center"/>
        <w:rPr>
          <w:rFonts w:ascii="TH SarabunPSK" w:hAnsi="TH SarabunPSK" w:cs="TH SarabunPSK"/>
          <w:b/>
          <w:bCs/>
          <w:color w:val="auto"/>
          <w:sz w:val="36"/>
          <w:szCs w:val="36"/>
        </w:rPr>
      </w:pPr>
      <w:bookmarkStart w:id="313" w:name="_Toc236902211"/>
      <w:bookmarkStart w:id="314" w:name="_Toc241852737"/>
      <w:r w:rsidRPr="00ED5409">
        <w:rPr>
          <w:rFonts w:ascii="TH SarabunPSK" w:hAnsi="TH SarabunPSK" w:cs="TH SarabunPSK" w:hint="cs"/>
          <w:b/>
          <w:bCs/>
          <w:color w:val="auto"/>
          <w:sz w:val="36"/>
          <w:szCs w:val="36"/>
          <w:cs/>
        </w:rPr>
        <w:lastRenderedPageBreak/>
        <w:t>ภาคผนวก ก</w:t>
      </w:r>
      <w:r w:rsidRPr="00ED5409">
        <w:rPr>
          <w:rFonts w:ascii="TH SarabunPSK" w:hAnsi="TH SarabunPSK" w:cs="TH SarabunPSK" w:hint="cs"/>
          <w:b/>
          <w:bCs/>
          <w:color w:val="auto"/>
          <w:sz w:val="36"/>
          <w:szCs w:val="36"/>
          <w:cs/>
        </w:rPr>
        <w:br/>
        <w:t>ขั้นตอนการติดตั้งระบบ</w:t>
      </w:r>
      <w:bookmarkEnd w:id="313"/>
      <w:bookmarkEnd w:id="314"/>
    </w:p>
    <w:p w14:paraId="4587E60B" w14:textId="77777777" w:rsidR="001F3D51" w:rsidRPr="001F3D51" w:rsidRDefault="001F3D51" w:rsidP="001F3D51"/>
    <w:p w14:paraId="15AC29C5" w14:textId="77777777" w:rsidR="00B63B54" w:rsidRPr="00D516B8" w:rsidRDefault="001F3D51" w:rsidP="001F3D51">
      <w:pPr>
        <w:ind w:firstLine="720"/>
        <w:jc w:val="thaiDistribute"/>
        <w:rPr>
          <w:rFonts w:ascii="TH SarabunPSK" w:hAnsi="TH SarabunPSK" w:cs="TH SarabunPSK"/>
          <w:b/>
          <w:color w:val="0D0D0D" w:themeColor="text1" w:themeTint="F2"/>
          <w:sz w:val="32"/>
          <w:szCs w:val="32"/>
        </w:rPr>
      </w:pPr>
      <w:r w:rsidRPr="00D516B8">
        <w:rPr>
          <w:rFonts w:ascii="TH SarabunPSK" w:hAnsi="TH SarabunPSK" w:cs="TH SarabunPSK"/>
          <w:b/>
          <w:color w:val="0D0D0D" w:themeColor="text1" w:themeTint="F2"/>
          <w:sz w:val="32"/>
          <w:szCs w:val="32"/>
          <w:cs/>
        </w:rPr>
        <w:t xml:space="preserve">ภาคผนวกนี้อธิบายขั้นตอนการติดตั้งและใช้งานเกมสมรภูมิรบแห่งดวงดาว ซึ่งพัฒนาด้วย </w:t>
      </w:r>
      <w:r w:rsidRPr="00D516B8">
        <w:rPr>
          <w:rFonts w:ascii="TH SarabunPSK" w:hAnsi="TH SarabunPSK" w:cs="TH SarabunPSK"/>
          <w:bCs/>
          <w:color w:val="0D0D0D" w:themeColor="text1" w:themeTint="F2"/>
          <w:sz w:val="32"/>
          <w:szCs w:val="32"/>
        </w:rPr>
        <w:t xml:space="preserve">Unity </w:t>
      </w:r>
      <w:r w:rsidRPr="00D516B8">
        <w:rPr>
          <w:rFonts w:ascii="TH SarabunPSK" w:hAnsi="TH SarabunPSK" w:cs="TH SarabunPSK"/>
          <w:b/>
          <w:color w:val="0D0D0D" w:themeColor="text1" w:themeTint="F2"/>
          <w:sz w:val="32"/>
          <w:szCs w:val="32"/>
          <w:cs/>
        </w:rPr>
        <w:t xml:space="preserve">สำหรับระบบปฏิบัติการ </w:t>
      </w:r>
      <w:r w:rsidRPr="00D516B8">
        <w:rPr>
          <w:rFonts w:ascii="TH SarabunPSK" w:hAnsi="TH SarabunPSK" w:cs="TH SarabunPSK"/>
          <w:bCs/>
          <w:color w:val="0D0D0D" w:themeColor="text1" w:themeTint="F2"/>
          <w:sz w:val="32"/>
          <w:szCs w:val="32"/>
        </w:rPr>
        <w:t xml:space="preserve">Android </w:t>
      </w:r>
      <w:r w:rsidRPr="00D516B8">
        <w:rPr>
          <w:rFonts w:ascii="TH SarabunPSK" w:hAnsi="TH SarabunPSK" w:cs="TH SarabunPSK"/>
          <w:b/>
          <w:color w:val="0D0D0D" w:themeColor="text1" w:themeTint="F2"/>
          <w:sz w:val="32"/>
          <w:szCs w:val="32"/>
          <w:cs/>
        </w:rPr>
        <w:t xml:space="preserve">โดยผู้ใช้งานสามารถติดตั้งเกมผ่านไฟล์ </w:t>
      </w:r>
      <w:r w:rsidRPr="00D516B8">
        <w:rPr>
          <w:rFonts w:ascii="TH SarabunPSK" w:hAnsi="TH SarabunPSK" w:cs="TH SarabunPSK"/>
          <w:bCs/>
          <w:color w:val="0D0D0D" w:themeColor="text1" w:themeTint="F2"/>
          <w:sz w:val="32"/>
          <w:szCs w:val="32"/>
        </w:rPr>
        <w:t xml:space="preserve">APK </w:t>
      </w:r>
      <w:r w:rsidRPr="00D516B8">
        <w:rPr>
          <w:rFonts w:ascii="TH SarabunPSK" w:hAnsi="TH SarabunPSK" w:cs="TH SarabunPSK"/>
          <w:b/>
          <w:color w:val="0D0D0D" w:themeColor="text1" w:themeTint="F2"/>
          <w:sz w:val="32"/>
          <w:szCs w:val="32"/>
          <w:cs/>
        </w:rPr>
        <w:t>ที่จัดเตรียมไว้ และเชื่อมต่ออินเทอร์เน็ตเพื่อใช้งานระบบเข้าสู่ระบบและระบบการเล่นแบบออนไลน์</w:t>
      </w:r>
    </w:p>
    <w:p w14:paraId="1A6857F7" w14:textId="755857C4" w:rsidR="001F3D51" w:rsidRDefault="001F3D51" w:rsidP="000D00F3">
      <w:pPr>
        <w:jc w:val="thaiDistribute"/>
        <w:rPr>
          <w:rFonts w:ascii="TH SarabunPSK" w:hAnsi="TH SarabunPSK" w:cs="TH SarabunPSK"/>
          <w:bCs/>
          <w:color w:val="0D0D0D" w:themeColor="text1" w:themeTint="F2"/>
          <w:sz w:val="32"/>
          <w:szCs w:val="32"/>
        </w:rPr>
      </w:pPr>
      <w:r w:rsidRPr="001F3D51">
        <w:rPr>
          <w:rFonts w:ascii="TH SarabunPSK" w:hAnsi="TH SarabunPSK" w:cs="TH SarabunPSK"/>
          <w:bCs/>
          <w:color w:val="0D0D0D" w:themeColor="text1" w:themeTint="F2"/>
          <w:sz w:val="32"/>
          <w:szCs w:val="32"/>
          <w:cs/>
        </w:rPr>
        <w:t>ความต้องการของระบบ</w:t>
      </w:r>
    </w:p>
    <w:p w14:paraId="650773EB" w14:textId="77777777" w:rsidR="001F3D51" w:rsidRPr="001F3D51" w:rsidRDefault="001F3D51" w:rsidP="000D00F3">
      <w:pPr>
        <w:jc w:val="thaiDistribute"/>
        <w:rPr>
          <w:rFonts w:ascii="TH SarabunPSK" w:hAnsi="TH SarabunPSK" w:cs="TH SarabunPSK"/>
          <w:b/>
          <w:color w:val="0D0D0D" w:themeColor="text1" w:themeTint="F2"/>
          <w:sz w:val="32"/>
          <w:szCs w:val="32"/>
        </w:rPr>
      </w:pPr>
      <w:r w:rsidRPr="001F3D51">
        <w:rPr>
          <w:rFonts w:ascii="TH SarabunPSK" w:hAnsi="TH SarabunPSK" w:cs="TH SarabunPSK"/>
          <w:b/>
          <w:color w:val="0D0D0D" w:themeColor="text1" w:themeTint="F2"/>
          <w:sz w:val="32"/>
          <w:szCs w:val="32"/>
          <w:cs/>
        </w:rPr>
        <w:t>อุปกรณ์ที่ใช้ติดตั้งเกมควรมีคุณสมบัติเบื้องต้นดังนี้</w:t>
      </w:r>
    </w:p>
    <w:p w14:paraId="69F6F9ED" w14:textId="77777777" w:rsidR="001F3D51" w:rsidRPr="001F3D51" w:rsidRDefault="001F3D51" w:rsidP="001F3D51">
      <w:pPr>
        <w:numPr>
          <w:ilvl w:val="0"/>
          <w:numId w:val="45"/>
        </w:numPr>
        <w:jc w:val="thaiDistribute"/>
        <w:rPr>
          <w:rFonts w:ascii="TH SarabunPSK" w:hAnsi="TH SarabunPSK" w:cs="TH SarabunPSK"/>
          <w:b/>
          <w:color w:val="0D0D0D" w:themeColor="text1" w:themeTint="F2"/>
          <w:sz w:val="32"/>
          <w:szCs w:val="32"/>
        </w:rPr>
      </w:pPr>
      <w:r w:rsidRPr="001F3D51">
        <w:rPr>
          <w:rFonts w:ascii="TH SarabunPSK" w:hAnsi="TH SarabunPSK" w:cs="TH SarabunPSK"/>
          <w:b/>
          <w:color w:val="0D0D0D" w:themeColor="text1" w:themeTint="F2"/>
          <w:sz w:val="32"/>
          <w:szCs w:val="32"/>
          <w:cs/>
        </w:rPr>
        <w:t>โทรศัพท์หรือแท็บเล็ตระบบปฏิบัติการ</w:t>
      </w:r>
      <w:r w:rsidRPr="000545EE">
        <w:rPr>
          <w:rFonts w:ascii="TH SarabunPSK" w:hAnsi="TH SarabunPSK" w:cs="TH SarabunPSK"/>
          <w:bCs/>
          <w:color w:val="0D0D0D" w:themeColor="text1" w:themeTint="F2"/>
          <w:sz w:val="32"/>
          <w:szCs w:val="32"/>
          <w:cs/>
        </w:rPr>
        <w:t xml:space="preserve"> </w:t>
      </w:r>
      <w:r w:rsidRPr="000545EE">
        <w:rPr>
          <w:rFonts w:ascii="TH SarabunPSK" w:hAnsi="TH SarabunPSK" w:cs="TH SarabunPSK"/>
          <w:bCs/>
          <w:color w:val="0D0D0D" w:themeColor="text1" w:themeTint="F2"/>
          <w:sz w:val="32"/>
          <w:szCs w:val="32"/>
        </w:rPr>
        <w:t>Android</w:t>
      </w:r>
      <w:r w:rsidRPr="001F3D51">
        <w:rPr>
          <w:rFonts w:ascii="TH SarabunPSK" w:hAnsi="TH SarabunPSK" w:cs="TH SarabunPSK"/>
          <w:b/>
          <w:color w:val="0D0D0D" w:themeColor="text1" w:themeTint="F2"/>
          <w:sz w:val="32"/>
          <w:szCs w:val="32"/>
        </w:rPr>
        <w:t xml:space="preserve"> </w:t>
      </w:r>
    </w:p>
    <w:p w14:paraId="42DEE718" w14:textId="77777777" w:rsidR="001F3D51" w:rsidRPr="001F3D51" w:rsidRDefault="001F3D51" w:rsidP="001F3D51">
      <w:pPr>
        <w:numPr>
          <w:ilvl w:val="0"/>
          <w:numId w:val="45"/>
        </w:numPr>
        <w:jc w:val="thaiDistribute"/>
        <w:rPr>
          <w:rFonts w:ascii="TH SarabunPSK" w:hAnsi="TH SarabunPSK" w:cs="TH SarabunPSK"/>
          <w:b/>
          <w:color w:val="0D0D0D" w:themeColor="text1" w:themeTint="F2"/>
          <w:sz w:val="32"/>
          <w:szCs w:val="32"/>
        </w:rPr>
      </w:pPr>
      <w:r w:rsidRPr="001F3D51">
        <w:rPr>
          <w:rFonts w:ascii="TH SarabunPSK" w:hAnsi="TH SarabunPSK" w:cs="TH SarabunPSK"/>
          <w:b/>
          <w:color w:val="0D0D0D" w:themeColor="text1" w:themeTint="F2"/>
          <w:sz w:val="32"/>
          <w:szCs w:val="32"/>
          <w:cs/>
        </w:rPr>
        <w:t>มีพื้นที่จัดเก็บข้อมูลเพียงพอสำหรับติดตั้งเกม</w:t>
      </w:r>
      <w:r w:rsidRPr="001F3D51">
        <w:rPr>
          <w:rFonts w:ascii="TH SarabunPSK" w:hAnsi="TH SarabunPSK" w:cs="TH SarabunPSK"/>
          <w:b/>
          <w:color w:val="0D0D0D" w:themeColor="text1" w:themeTint="F2"/>
          <w:sz w:val="32"/>
          <w:szCs w:val="32"/>
        </w:rPr>
        <w:t xml:space="preserve"> </w:t>
      </w:r>
    </w:p>
    <w:p w14:paraId="7C545011" w14:textId="77777777" w:rsidR="001F3D51" w:rsidRPr="001F3D51" w:rsidRDefault="001F3D51" w:rsidP="001F3D51">
      <w:pPr>
        <w:numPr>
          <w:ilvl w:val="0"/>
          <w:numId w:val="45"/>
        </w:numPr>
        <w:jc w:val="thaiDistribute"/>
        <w:rPr>
          <w:rFonts w:ascii="TH SarabunPSK" w:hAnsi="TH SarabunPSK" w:cs="TH SarabunPSK"/>
          <w:b/>
          <w:color w:val="0D0D0D" w:themeColor="text1" w:themeTint="F2"/>
          <w:sz w:val="32"/>
          <w:szCs w:val="32"/>
        </w:rPr>
      </w:pPr>
      <w:r w:rsidRPr="001F3D51">
        <w:rPr>
          <w:rFonts w:ascii="TH SarabunPSK" w:hAnsi="TH SarabunPSK" w:cs="TH SarabunPSK"/>
          <w:b/>
          <w:color w:val="0D0D0D" w:themeColor="text1" w:themeTint="F2"/>
          <w:sz w:val="32"/>
          <w:szCs w:val="32"/>
          <w:cs/>
        </w:rPr>
        <w:t xml:space="preserve">สามารถเชื่อมต่ออินเทอร์เน็ตผ่าน </w:t>
      </w:r>
      <w:r w:rsidRPr="000545EE">
        <w:rPr>
          <w:rFonts w:ascii="TH SarabunPSK" w:hAnsi="TH SarabunPSK" w:cs="TH SarabunPSK"/>
          <w:bCs/>
          <w:color w:val="0D0D0D" w:themeColor="text1" w:themeTint="F2"/>
          <w:sz w:val="32"/>
          <w:szCs w:val="32"/>
        </w:rPr>
        <w:t>Wi-Fi</w:t>
      </w:r>
      <w:r w:rsidRPr="001F3D51">
        <w:rPr>
          <w:rFonts w:ascii="TH SarabunPSK" w:hAnsi="TH SarabunPSK" w:cs="TH SarabunPSK"/>
          <w:b/>
          <w:color w:val="0D0D0D" w:themeColor="text1" w:themeTint="F2"/>
          <w:sz w:val="32"/>
          <w:szCs w:val="32"/>
        </w:rPr>
        <w:t xml:space="preserve"> </w:t>
      </w:r>
      <w:r w:rsidRPr="001F3D51">
        <w:rPr>
          <w:rFonts w:ascii="TH SarabunPSK" w:hAnsi="TH SarabunPSK" w:cs="TH SarabunPSK"/>
          <w:b/>
          <w:color w:val="0D0D0D" w:themeColor="text1" w:themeTint="F2"/>
          <w:sz w:val="32"/>
          <w:szCs w:val="32"/>
          <w:cs/>
        </w:rPr>
        <w:t>หรือเครือข่ายโทรศัพท์มือถือ</w:t>
      </w:r>
      <w:r w:rsidRPr="001F3D51">
        <w:rPr>
          <w:rFonts w:ascii="TH SarabunPSK" w:hAnsi="TH SarabunPSK" w:cs="TH SarabunPSK"/>
          <w:b/>
          <w:color w:val="0D0D0D" w:themeColor="text1" w:themeTint="F2"/>
          <w:sz w:val="32"/>
          <w:szCs w:val="32"/>
        </w:rPr>
        <w:t xml:space="preserve"> </w:t>
      </w:r>
    </w:p>
    <w:p w14:paraId="49909FE6" w14:textId="77777777" w:rsidR="001F3D51" w:rsidRPr="001F3D51" w:rsidRDefault="001F3D51" w:rsidP="001F3D51">
      <w:pPr>
        <w:numPr>
          <w:ilvl w:val="0"/>
          <w:numId w:val="45"/>
        </w:numPr>
        <w:jc w:val="thaiDistribute"/>
        <w:rPr>
          <w:rFonts w:ascii="TH SarabunPSK" w:hAnsi="TH SarabunPSK" w:cs="TH SarabunPSK"/>
          <w:b/>
          <w:color w:val="0D0D0D" w:themeColor="text1" w:themeTint="F2"/>
          <w:sz w:val="32"/>
          <w:szCs w:val="32"/>
        </w:rPr>
      </w:pPr>
      <w:r w:rsidRPr="001F3D51">
        <w:rPr>
          <w:rFonts w:ascii="TH SarabunPSK" w:hAnsi="TH SarabunPSK" w:cs="TH SarabunPSK"/>
          <w:b/>
          <w:color w:val="0D0D0D" w:themeColor="text1" w:themeTint="F2"/>
          <w:sz w:val="32"/>
          <w:szCs w:val="32"/>
          <w:cs/>
        </w:rPr>
        <w:t xml:space="preserve">มีบัญชี </w:t>
      </w:r>
      <w:r w:rsidRPr="000545EE">
        <w:rPr>
          <w:rFonts w:ascii="TH SarabunPSK" w:hAnsi="TH SarabunPSK" w:cs="TH SarabunPSK"/>
          <w:bCs/>
          <w:color w:val="0D0D0D" w:themeColor="text1" w:themeTint="F2"/>
          <w:sz w:val="32"/>
          <w:szCs w:val="32"/>
        </w:rPr>
        <w:t>Google</w:t>
      </w:r>
      <w:r w:rsidRPr="001F3D51">
        <w:rPr>
          <w:rFonts w:ascii="TH SarabunPSK" w:hAnsi="TH SarabunPSK" w:cs="TH SarabunPSK"/>
          <w:b/>
          <w:color w:val="0D0D0D" w:themeColor="text1" w:themeTint="F2"/>
          <w:sz w:val="32"/>
          <w:szCs w:val="32"/>
        </w:rPr>
        <w:t xml:space="preserve"> </w:t>
      </w:r>
      <w:r w:rsidRPr="001F3D51">
        <w:rPr>
          <w:rFonts w:ascii="TH SarabunPSK" w:hAnsi="TH SarabunPSK" w:cs="TH SarabunPSK"/>
          <w:b/>
          <w:color w:val="0D0D0D" w:themeColor="text1" w:themeTint="F2"/>
          <w:sz w:val="32"/>
          <w:szCs w:val="32"/>
          <w:cs/>
        </w:rPr>
        <w:t>สำหรับใช้เข้าสู่ระบบ</w:t>
      </w:r>
      <w:r w:rsidRPr="001F3D51">
        <w:rPr>
          <w:rFonts w:ascii="TH SarabunPSK" w:hAnsi="TH SarabunPSK" w:cs="TH SarabunPSK"/>
          <w:b/>
          <w:color w:val="0D0D0D" w:themeColor="text1" w:themeTint="F2"/>
          <w:sz w:val="32"/>
          <w:szCs w:val="32"/>
        </w:rPr>
        <w:t xml:space="preserve"> </w:t>
      </w:r>
    </w:p>
    <w:p w14:paraId="4C5320FB" w14:textId="77777777" w:rsidR="001F3D51" w:rsidRDefault="001F3D51" w:rsidP="001F3D51">
      <w:pPr>
        <w:numPr>
          <w:ilvl w:val="0"/>
          <w:numId w:val="45"/>
        </w:numPr>
        <w:jc w:val="thaiDistribute"/>
        <w:rPr>
          <w:rFonts w:ascii="TH SarabunPSK" w:hAnsi="TH SarabunPSK" w:cs="TH SarabunPSK"/>
          <w:b/>
          <w:color w:val="0D0D0D" w:themeColor="text1" w:themeTint="F2"/>
          <w:sz w:val="32"/>
          <w:szCs w:val="32"/>
        </w:rPr>
      </w:pPr>
      <w:r w:rsidRPr="001F3D51">
        <w:rPr>
          <w:rFonts w:ascii="TH SarabunPSK" w:hAnsi="TH SarabunPSK" w:cs="TH SarabunPSK"/>
          <w:b/>
          <w:color w:val="0D0D0D" w:themeColor="text1" w:themeTint="F2"/>
          <w:sz w:val="32"/>
          <w:szCs w:val="32"/>
          <w:cs/>
        </w:rPr>
        <w:t xml:space="preserve">อนุญาตการติดตั้งแอปพลิเคชันจากไฟล์ </w:t>
      </w:r>
      <w:r w:rsidRPr="000545EE">
        <w:rPr>
          <w:rFonts w:ascii="TH SarabunPSK" w:hAnsi="TH SarabunPSK" w:cs="TH SarabunPSK"/>
          <w:bCs/>
          <w:color w:val="0D0D0D" w:themeColor="text1" w:themeTint="F2"/>
          <w:sz w:val="32"/>
          <w:szCs w:val="32"/>
        </w:rPr>
        <w:t>APK</w:t>
      </w:r>
      <w:r w:rsidRPr="001F3D51">
        <w:rPr>
          <w:rFonts w:ascii="TH SarabunPSK" w:hAnsi="TH SarabunPSK" w:cs="TH SarabunPSK"/>
          <w:b/>
          <w:color w:val="0D0D0D" w:themeColor="text1" w:themeTint="F2"/>
          <w:sz w:val="32"/>
          <w:szCs w:val="32"/>
        </w:rPr>
        <w:t xml:space="preserve"> </w:t>
      </w:r>
      <w:r w:rsidRPr="001F3D51">
        <w:rPr>
          <w:rFonts w:ascii="TH SarabunPSK" w:hAnsi="TH SarabunPSK" w:cs="TH SarabunPSK"/>
          <w:b/>
          <w:color w:val="0D0D0D" w:themeColor="text1" w:themeTint="F2"/>
          <w:sz w:val="32"/>
          <w:szCs w:val="32"/>
          <w:cs/>
        </w:rPr>
        <w:t xml:space="preserve">กรณีไม่ได้ติดตั้งผ่าน </w:t>
      </w:r>
      <w:r w:rsidRPr="000545EE">
        <w:rPr>
          <w:rFonts w:ascii="TH SarabunPSK" w:hAnsi="TH SarabunPSK" w:cs="TH SarabunPSK"/>
          <w:bCs/>
          <w:color w:val="0D0D0D" w:themeColor="text1" w:themeTint="F2"/>
          <w:sz w:val="32"/>
          <w:szCs w:val="32"/>
        </w:rPr>
        <w:t>Google Play Store</w:t>
      </w:r>
    </w:p>
    <w:p w14:paraId="0756CF2F" w14:textId="41E536B6" w:rsidR="008501AC" w:rsidRDefault="008501AC" w:rsidP="008501AC">
      <w:pPr>
        <w:jc w:val="thaiDistribute"/>
        <w:rPr>
          <w:rFonts w:ascii="TH SarabunPSK" w:hAnsi="TH SarabunPSK" w:cs="TH SarabunPSK"/>
          <w:bCs/>
          <w:color w:val="0D0D0D" w:themeColor="text1" w:themeTint="F2"/>
          <w:sz w:val="32"/>
          <w:szCs w:val="32"/>
        </w:rPr>
      </w:pPr>
      <w:r w:rsidRPr="008501AC">
        <w:rPr>
          <w:rFonts w:ascii="TH SarabunPSK" w:hAnsi="TH SarabunPSK" w:cs="TH SarabunPSK"/>
          <w:bCs/>
          <w:color w:val="0D0D0D" w:themeColor="text1" w:themeTint="F2"/>
          <w:sz w:val="32"/>
          <w:szCs w:val="32"/>
          <w:cs/>
        </w:rPr>
        <w:t>ขั้นตอนการติดตั้งเกม</w:t>
      </w:r>
    </w:p>
    <w:p w14:paraId="13704411" w14:textId="7F56B8D2" w:rsidR="008501AC" w:rsidRPr="008501AC" w:rsidRDefault="008501AC" w:rsidP="008501AC">
      <w:pPr>
        <w:jc w:val="thaiDistribute"/>
        <w:rPr>
          <w:rFonts w:ascii="TH SarabunPSK" w:hAnsi="TH SarabunPSK" w:cs="TH SarabunPSK"/>
          <w:b/>
          <w:color w:val="0D0D0D" w:themeColor="text1" w:themeTint="F2"/>
          <w:sz w:val="32"/>
          <w:szCs w:val="32"/>
        </w:rPr>
      </w:pPr>
      <w:r w:rsidRPr="008501AC">
        <w:rPr>
          <w:rFonts w:ascii="TH SarabunPSK" w:hAnsi="TH SarabunPSK" w:cs="TH SarabunPSK"/>
          <w:b/>
          <w:color w:val="0D0D0D" w:themeColor="text1" w:themeTint="F2"/>
          <w:sz w:val="32"/>
          <w:szCs w:val="32"/>
          <w:cs/>
        </w:rPr>
        <w:t xml:space="preserve">ขั้นตอนที่ </w:t>
      </w:r>
      <w:r w:rsidRPr="008501AC">
        <w:rPr>
          <w:rFonts w:ascii="TH SarabunPSK" w:hAnsi="TH SarabunPSK" w:cs="TH SarabunPSK"/>
          <w:bCs/>
          <w:color w:val="0D0D0D" w:themeColor="text1" w:themeTint="F2"/>
          <w:sz w:val="32"/>
          <w:szCs w:val="32"/>
        </w:rPr>
        <w:t>1</w:t>
      </w:r>
      <w:r w:rsidRPr="008501AC">
        <w:rPr>
          <w:rFonts w:ascii="TH SarabunPSK" w:hAnsi="TH SarabunPSK" w:cs="TH SarabunPSK"/>
          <w:b/>
          <w:color w:val="0D0D0D" w:themeColor="text1" w:themeTint="F2"/>
          <w:sz w:val="32"/>
          <w:szCs w:val="32"/>
        </w:rPr>
        <w:t xml:space="preserve"> </w:t>
      </w:r>
      <w:r w:rsidRPr="008501AC">
        <w:rPr>
          <w:rFonts w:ascii="TH SarabunPSK" w:hAnsi="TH SarabunPSK" w:cs="TH SarabunPSK"/>
          <w:b/>
          <w:color w:val="0D0D0D" w:themeColor="text1" w:themeTint="F2"/>
          <w:sz w:val="32"/>
          <w:szCs w:val="32"/>
          <w:cs/>
        </w:rPr>
        <w:t>ดาวน์โหลดไฟล์ติดตั้ง</w:t>
      </w:r>
      <w:r w:rsidR="00763901">
        <w:rPr>
          <w:rFonts w:ascii="TH SarabunPSK" w:hAnsi="TH SarabunPSK" w:cs="TH SarabunPSK" w:hint="cs"/>
          <w:b/>
          <w:color w:val="0D0D0D" w:themeColor="text1" w:themeTint="F2"/>
          <w:sz w:val="32"/>
          <w:szCs w:val="32"/>
          <w:cs/>
        </w:rPr>
        <w:t>ตัวเกม</w:t>
      </w:r>
    </w:p>
    <w:p w14:paraId="5582C976" w14:textId="5CE79A42" w:rsidR="001F3D51" w:rsidRDefault="00763901" w:rsidP="008501AC">
      <w:pPr>
        <w:rPr>
          <w:rFonts w:ascii="TH SarabunPSK" w:hAnsi="TH SarabunPSK" w:cs="TH SarabunPSK"/>
          <w:bCs/>
          <w:color w:val="215E99" w:themeColor="text2" w:themeTint="BF"/>
          <w:sz w:val="32"/>
          <w:szCs w:val="32"/>
        </w:rPr>
      </w:pPr>
      <w:r>
        <w:rPr>
          <w:rFonts w:ascii="TH SarabunPSK" w:hAnsi="TH SarabunPSK" w:cs="TH SarabunPSK" w:hint="cs"/>
          <w:bCs/>
          <w:noProof/>
          <w:color w:val="0D0D0D" w:themeColor="text1" w:themeTint="F2"/>
          <w:sz w:val="32"/>
          <w:szCs w:val="32"/>
        </w:rPr>
        <w:drawing>
          <wp:anchor distT="0" distB="0" distL="114300" distR="114300" simplePos="0" relativeHeight="251762727" behindDoc="0" locked="0" layoutInCell="1" allowOverlap="1" wp14:anchorId="6FA09B5E" wp14:editId="679475BA">
            <wp:simplePos x="0" y="0"/>
            <wp:positionH relativeFrom="margin">
              <wp:align>center</wp:align>
            </wp:positionH>
            <wp:positionV relativeFrom="margin">
              <wp:posOffset>6368401</wp:posOffset>
            </wp:positionV>
            <wp:extent cx="4422775" cy="2416810"/>
            <wp:effectExtent l="0" t="0" r="0" b="2540"/>
            <wp:wrapSquare wrapText="bothSides"/>
            <wp:docPr id="7"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4422775" cy="2416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01AC" w:rsidRPr="008501AC">
        <w:rPr>
          <w:rFonts w:ascii="TH SarabunPSK" w:hAnsi="TH SarabunPSK" w:cs="TH SarabunPSK"/>
          <w:bCs/>
          <w:color w:val="0D0D0D" w:themeColor="text1" w:themeTint="F2"/>
          <w:sz w:val="32"/>
          <w:szCs w:val="32"/>
        </w:rPr>
        <w:t>Link Download</w:t>
      </w:r>
      <w:r w:rsidR="008501AC">
        <w:rPr>
          <w:rFonts w:ascii="TH SarabunPSK" w:hAnsi="TH SarabunPSK" w:cs="TH SarabunPSK"/>
          <w:bCs/>
          <w:color w:val="0D0D0D" w:themeColor="text1" w:themeTint="F2"/>
          <w:sz w:val="32"/>
          <w:szCs w:val="32"/>
        </w:rPr>
        <w:t>:</w:t>
      </w:r>
      <w:r w:rsidR="008501AC" w:rsidRPr="00F06694">
        <w:rPr>
          <w:rFonts w:ascii="TH SarabunPSK" w:hAnsi="TH SarabunPSK" w:cs="TH SarabunPSK"/>
          <w:bCs/>
          <w:color w:val="215E99" w:themeColor="text2" w:themeTint="BF"/>
          <w:sz w:val="32"/>
          <w:szCs w:val="32"/>
        </w:rPr>
        <w:t xml:space="preserve"> </w:t>
      </w:r>
      <w:hyperlink r:id="rId149" w:history="1">
        <w:r w:rsidR="008501AC" w:rsidRPr="00F06694">
          <w:rPr>
            <w:rStyle w:val="af5"/>
            <w:rFonts w:ascii="TH SarabunPSK" w:hAnsi="TH SarabunPSK" w:cs="TH SarabunPSK"/>
            <w:bCs/>
            <w:color w:val="215E99" w:themeColor="text2" w:themeTint="BF"/>
            <w:sz w:val="32"/>
            <w:szCs w:val="32"/>
          </w:rPr>
          <w:t>https://drive.google.com/file/d/</w:t>
        </w:r>
        <w:r w:rsidR="008501AC" w:rsidRPr="00F06694">
          <w:rPr>
            <w:rStyle w:val="af5"/>
            <w:rFonts w:ascii="TH SarabunPSK" w:hAnsi="TH SarabunPSK" w:cs="TH SarabunPSK"/>
            <w:bCs/>
            <w:color w:val="215E99" w:themeColor="text2" w:themeTint="BF"/>
            <w:sz w:val="32"/>
            <w:szCs w:val="32"/>
          </w:rPr>
          <w:t>1</w:t>
        </w:r>
        <w:r w:rsidR="008501AC" w:rsidRPr="00F06694">
          <w:rPr>
            <w:rStyle w:val="af5"/>
            <w:rFonts w:ascii="TH SarabunPSK" w:hAnsi="TH SarabunPSK" w:cs="TH SarabunPSK"/>
            <w:bCs/>
            <w:color w:val="215E99" w:themeColor="text2" w:themeTint="BF"/>
            <w:sz w:val="32"/>
            <w:szCs w:val="32"/>
          </w:rPr>
          <w:t>Vuhk04GMWm5dB4I0f62ABJpX-7P</w:t>
        </w:r>
      </w:hyperlink>
    </w:p>
    <w:p w14:paraId="3C60BE71" w14:textId="266D2196" w:rsidR="00F06694" w:rsidRPr="008501AC" w:rsidRDefault="00F06694" w:rsidP="008501AC">
      <w:pPr>
        <w:rPr>
          <w:rFonts w:ascii="TH SarabunPSK" w:hAnsi="TH SarabunPSK" w:cs="TH SarabunPSK"/>
          <w:bCs/>
          <w:color w:val="0D0D0D" w:themeColor="text1" w:themeTint="F2"/>
          <w:sz w:val="32"/>
          <w:szCs w:val="32"/>
        </w:rPr>
      </w:pPr>
    </w:p>
    <w:p w14:paraId="25630EA9" w14:textId="3CFD4F4B" w:rsidR="001F3D51" w:rsidRPr="001F3D51" w:rsidRDefault="00763901" w:rsidP="00763901">
      <w:pPr>
        <w:ind w:firstLine="720"/>
        <w:jc w:val="thaiDistribute"/>
        <w:rPr>
          <w:rFonts w:ascii="TH SarabunPSK" w:hAnsi="TH SarabunPSK" w:cs="TH SarabunPSK"/>
          <w:b/>
          <w:color w:val="0D0D0D" w:themeColor="text1" w:themeTint="F2"/>
          <w:sz w:val="32"/>
          <w:szCs w:val="32"/>
          <w:cs/>
        </w:rPr>
        <w:sectPr w:rsidR="001F3D51" w:rsidRPr="001F3D51" w:rsidSect="003A678C">
          <w:headerReference w:type="default" r:id="rId150"/>
          <w:pgSz w:w="11906" w:h="16838"/>
          <w:pgMar w:top="1440" w:right="1440" w:bottom="1440" w:left="1440" w:header="708" w:footer="708" w:gutter="0"/>
          <w:cols w:space="720"/>
        </w:sectPr>
      </w:pPr>
      <w:r>
        <w:rPr>
          <w:noProof/>
        </w:rPr>
        <mc:AlternateContent>
          <mc:Choice Requires="wps">
            <w:drawing>
              <wp:anchor distT="0" distB="0" distL="114300" distR="114300" simplePos="0" relativeHeight="251764775" behindDoc="0" locked="0" layoutInCell="1" allowOverlap="1" wp14:anchorId="5B2C07D9" wp14:editId="26715454">
                <wp:simplePos x="0" y="0"/>
                <wp:positionH relativeFrom="margin">
                  <wp:align>center</wp:align>
                </wp:positionH>
                <wp:positionV relativeFrom="paragraph">
                  <wp:posOffset>1619909</wp:posOffset>
                </wp:positionV>
                <wp:extent cx="4422775" cy="635"/>
                <wp:effectExtent l="0" t="0" r="0" b="6985"/>
                <wp:wrapSquare wrapText="bothSides"/>
                <wp:docPr id="37" name="Text Box 37"/>
                <wp:cNvGraphicFramePr/>
                <a:graphic xmlns:a="http://schemas.openxmlformats.org/drawingml/2006/main">
                  <a:graphicData uri="http://schemas.microsoft.com/office/word/2010/wordprocessingShape">
                    <wps:wsp>
                      <wps:cNvSpPr txBox="1"/>
                      <wps:spPr>
                        <a:xfrm>
                          <a:off x="0" y="0"/>
                          <a:ext cx="4422775" cy="635"/>
                        </a:xfrm>
                        <a:prstGeom prst="rect">
                          <a:avLst/>
                        </a:prstGeom>
                        <a:solidFill>
                          <a:prstClr val="white"/>
                        </a:solidFill>
                        <a:ln>
                          <a:noFill/>
                        </a:ln>
                      </wps:spPr>
                      <wps:txbx>
                        <w:txbxContent>
                          <w:p w14:paraId="7836314D" w14:textId="7F2AC886" w:rsidR="00763901" w:rsidRPr="00ED5475" w:rsidRDefault="00763901" w:rsidP="00763901">
                            <w:pPr>
                              <w:pStyle w:val="af3"/>
                              <w:jc w:val="center"/>
                              <w:rPr>
                                <w:rFonts w:ascii="TH SarabunPSK" w:hAnsi="TH SarabunPSK" w:cs="TH SarabunPSK"/>
                                <w:i w:val="0"/>
                                <w:iCs w:val="0"/>
                                <w:noProof/>
                                <w:color w:val="000000" w:themeColor="text1"/>
                                <w:sz w:val="32"/>
                                <w:szCs w:val="32"/>
                                <w:cs/>
                              </w:rPr>
                            </w:pPr>
                            <w:r w:rsidRPr="00ED5475">
                              <w:rPr>
                                <w:rFonts w:ascii="TH SarabunPSK" w:hAnsi="TH SarabunPSK" w:cs="TH SarabunPSK" w:hint="cs"/>
                                <w:b/>
                                <w:bCs/>
                                <w:i w:val="0"/>
                                <w:iCs w:val="0"/>
                                <w:color w:val="000000" w:themeColor="text1"/>
                                <w:sz w:val="32"/>
                                <w:szCs w:val="32"/>
                                <w:cs/>
                              </w:rPr>
                              <w:t>ภาพประกอบที่ ก.</w:t>
                            </w:r>
                            <w:r w:rsidRPr="00ED5475">
                              <w:rPr>
                                <w:rFonts w:ascii="TH SarabunPSK" w:hAnsi="TH SarabunPSK" w:cs="TH SarabunPSK" w:hint="cs"/>
                                <w:b/>
                                <w:bCs/>
                                <w:i w:val="0"/>
                                <w:iCs w:val="0"/>
                                <w:color w:val="000000" w:themeColor="text1"/>
                                <w:sz w:val="32"/>
                                <w:szCs w:val="32"/>
                                <w:cs/>
                              </w:rPr>
                              <w:fldChar w:fldCharType="begin"/>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rPr>
                              <w:instrText xml:space="preserve">SEQ </w:instrText>
                            </w:r>
                            <w:r w:rsidRPr="00ED5475">
                              <w:rPr>
                                <w:rFonts w:ascii="TH SarabunPSK" w:hAnsi="TH SarabunPSK" w:cs="TH SarabunPSK" w:hint="cs"/>
                                <w:b/>
                                <w:bCs/>
                                <w:i w:val="0"/>
                                <w:iCs w:val="0"/>
                                <w:color w:val="000000" w:themeColor="text1"/>
                                <w:sz w:val="32"/>
                                <w:szCs w:val="32"/>
                                <w:cs/>
                              </w:rPr>
                              <w:instrText>ภาพประกอบที่</w:instrText>
                            </w:r>
                            <w:r w:rsidRPr="00ED5475">
                              <w:rPr>
                                <w:rFonts w:ascii="TH SarabunPSK" w:hAnsi="TH SarabunPSK" w:cs="TH SarabunPSK" w:hint="cs"/>
                                <w:b/>
                                <w:bCs/>
                                <w:i w:val="0"/>
                                <w:iCs w:val="0"/>
                                <w:color w:val="000000" w:themeColor="text1"/>
                                <w:sz w:val="32"/>
                                <w:szCs w:val="32"/>
                              </w:rPr>
                              <w:instrText>_</w:instrText>
                            </w:r>
                            <w:r w:rsidRPr="00ED5475">
                              <w:rPr>
                                <w:rFonts w:ascii="TH SarabunPSK" w:hAnsi="TH SarabunPSK" w:cs="TH SarabunPSK" w:hint="cs"/>
                                <w:b/>
                                <w:bCs/>
                                <w:i w:val="0"/>
                                <w:iCs w:val="0"/>
                                <w:color w:val="000000" w:themeColor="text1"/>
                                <w:sz w:val="32"/>
                                <w:szCs w:val="32"/>
                                <w:cs/>
                              </w:rPr>
                              <w:instrText xml:space="preserve">ก. </w:instrText>
                            </w:r>
                            <w:r w:rsidRPr="00ED5475">
                              <w:rPr>
                                <w:rFonts w:ascii="TH SarabunPSK" w:hAnsi="TH SarabunPSK" w:cs="TH SarabunPSK" w:hint="cs"/>
                                <w:b/>
                                <w:bCs/>
                                <w:i w:val="0"/>
                                <w:iCs w:val="0"/>
                                <w:color w:val="000000" w:themeColor="text1"/>
                                <w:sz w:val="32"/>
                                <w:szCs w:val="32"/>
                              </w:rPr>
                              <w:instrText>\* ARABIC</w:instrText>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cs/>
                              </w:rPr>
                              <w:fldChar w:fldCharType="separate"/>
                            </w:r>
                            <w:r w:rsidR="00745CD2">
                              <w:rPr>
                                <w:rFonts w:ascii="TH SarabunPSK" w:hAnsi="TH SarabunPSK" w:cs="TH SarabunPSK"/>
                                <w:b/>
                                <w:bCs/>
                                <w:i w:val="0"/>
                                <w:iCs w:val="0"/>
                                <w:noProof/>
                                <w:color w:val="000000" w:themeColor="text1"/>
                                <w:sz w:val="32"/>
                                <w:szCs w:val="32"/>
                                <w:cs/>
                              </w:rPr>
                              <w:t>1</w:t>
                            </w:r>
                            <w:r w:rsidRPr="00ED5475">
                              <w:rPr>
                                <w:rFonts w:ascii="TH SarabunPSK" w:hAnsi="TH SarabunPSK" w:cs="TH SarabunPSK" w:hint="cs"/>
                                <w:b/>
                                <w:bCs/>
                                <w:i w:val="0"/>
                                <w:iCs w:val="0"/>
                                <w:color w:val="000000" w:themeColor="text1"/>
                                <w:sz w:val="32"/>
                                <w:szCs w:val="32"/>
                                <w:cs/>
                              </w:rPr>
                              <w:fldChar w:fldCharType="end"/>
                            </w:r>
                            <w:r w:rsidRPr="00ED5475">
                              <w:rPr>
                                <w:rFonts w:ascii="TH SarabunPSK" w:hAnsi="TH SarabunPSK" w:cs="TH SarabunPSK" w:hint="cs"/>
                                <w:i w:val="0"/>
                                <w:iCs w:val="0"/>
                                <w:color w:val="000000" w:themeColor="text1"/>
                                <w:sz w:val="32"/>
                                <w:szCs w:val="32"/>
                              </w:rPr>
                              <w:t xml:space="preserve"> </w:t>
                            </w:r>
                            <w:r w:rsidRPr="00ED5475">
                              <w:rPr>
                                <w:rFonts w:ascii="TH SarabunPSK" w:hAnsi="TH SarabunPSK" w:cs="TH SarabunPSK" w:hint="cs"/>
                                <w:i w:val="0"/>
                                <w:iCs w:val="0"/>
                                <w:color w:val="000000" w:themeColor="text1"/>
                                <w:sz w:val="32"/>
                                <w:szCs w:val="32"/>
                                <w:cs/>
                              </w:rPr>
                              <w:t xml:space="preserve">หน้า </w:t>
                            </w:r>
                            <w:r w:rsidRPr="00ED5475">
                              <w:rPr>
                                <w:rFonts w:ascii="TH SarabunPSK" w:hAnsi="TH SarabunPSK" w:cs="TH SarabunPSK" w:hint="cs"/>
                                <w:i w:val="0"/>
                                <w:iCs w:val="0"/>
                                <w:color w:val="000000" w:themeColor="text1"/>
                                <w:sz w:val="32"/>
                                <w:szCs w:val="32"/>
                              </w:rPr>
                              <w:t>Download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2C07D9" id="Text Box 37" o:spid="_x0000_s1058" type="#_x0000_t202" style="position:absolute;left:0;text-align:left;margin-left:0;margin-top:127.55pt;width:348.25pt;height:.05pt;z-index:251764775;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" stroked="f">
                <v:textbox style="mso-fit-shape-to-text:t" inset="0,0,0,0">
                  <w:txbxContent>
                    <w:p w14:paraId="7836314D" w14:textId="7F2AC886" w:rsidR="00763901" w:rsidRPr="00ED5475" w:rsidRDefault="00763901" w:rsidP="00763901">
                      <w:pPr>
                        <w:pStyle w:val="af3"/>
                        <w:jc w:val="center"/>
                        <w:rPr>
                          <w:rFonts w:ascii="TH SarabunPSK" w:hAnsi="TH SarabunPSK" w:cs="TH SarabunPSK"/>
                          <w:i w:val="0"/>
                          <w:iCs w:val="0"/>
                          <w:noProof/>
                          <w:color w:val="000000" w:themeColor="text1"/>
                          <w:sz w:val="32"/>
                          <w:szCs w:val="32"/>
                          <w:cs/>
                        </w:rPr>
                      </w:pPr>
                      <w:r w:rsidRPr="00ED5475">
                        <w:rPr>
                          <w:rFonts w:ascii="TH SarabunPSK" w:hAnsi="TH SarabunPSK" w:cs="TH SarabunPSK" w:hint="cs"/>
                          <w:b/>
                          <w:bCs/>
                          <w:i w:val="0"/>
                          <w:iCs w:val="0"/>
                          <w:color w:val="000000" w:themeColor="text1"/>
                          <w:sz w:val="32"/>
                          <w:szCs w:val="32"/>
                          <w:cs/>
                        </w:rPr>
                        <w:t>ภาพประกอบที่ ก.</w:t>
                      </w:r>
                      <w:r w:rsidRPr="00ED5475">
                        <w:rPr>
                          <w:rFonts w:ascii="TH SarabunPSK" w:hAnsi="TH SarabunPSK" w:cs="TH SarabunPSK" w:hint="cs"/>
                          <w:b/>
                          <w:bCs/>
                          <w:i w:val="0"/>
                          <w:iCs w:val="0"/>
                          <w:color w:val="000000" w:themeColor="text1"/>
                          <w:sz w:val="32"/>
                          <w:szCs w:val="32"/>
                          <w:cs/>
                        </w:rPr>
                        <w:fldChar w:fldCharType="begin"/>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rPr>
                        <w:instrText xml:space="preserve">SEQ </w:instrText>
                      </w:r>
                      <w:r w:rsidRPr="00ED5475">
                        <w:rPr>
                          <w:rFonts w:ascii="TH SarabunPSK" w:hAnsi="TH SarabunPSK" w:cs="TH SarabunPSK" w:hint="cs"/>
                          <w:b/>
                          <w:bCs/>
                          <w:i w:val="0"/>
                          <w:iCs w:val="0"/>
                          <w:color w:val="000000" w:themeColor="text1"/>
                          <w:sz w:val="32"/>
                          <w:szCs w:val="32"/>
                          <w:cs/>
                        </w:rPr>
                        <w:instrText>ภาพประกอบที่</w:instrText>
                      </w:r>
                      <w:r w:rsidRPr="00ED5475">
                        <w:rPr>
                          <w:rFonts w:ascii="TH SarabunPSK" w:hAnsi="TH SarabunPSK" w:cs="TH SarabunPSK" w:hint="cs"/>
                          <w:b/>
                          <w:bCs/>
                          <w:i w:val="0"/>
                          <w:iCs w:val="0"/>
                          <w:color w:val="000000" w:themeColor="text1"/>
                          <w:sz w:val="32"/>
                          <w:szCs w:val="32"/>
                        </w:rPr>
                        <w:instrText>_</w:instrText>
                      </w:r>
                      <w:r w:rsidRPr="00ED5475">
                        <w:rPr>
                          <w:rFonts w:ascii="TH SarabunPSK" w:hAnsi="TH SarabunPSK" w:cs="TH SarabunPSK" w:hint="cs"/>
                          <w:b/>
                          <w:bCs/>
                          <w:i w:val="0"/>
                          <w:iCs w:val="0"/>
                          <w:color w:val="000000" w:themeColor="text1"/>
                          <w:sz w:val="32"/>
                          <w:szCs w:val="32"/>
                          <w:cs/>
                        </w:rPr>
                        <w:instrText xml:space="preserve">ก. </w:instrText>
                      </w:r>
                      <w:r w:rsidRPr="00ED5475">
                        <w:rPr>
                          <w:rFonts w:ascii="TH SarabunPSK" w:hAnsi="TH SarabunPSK" w:cs="TH SarabunPSK" w:hint="cs"/>
                          <w:b/>
                          <w:bCs/>
                          <w:i w:val="0"/>
                          <w:iCs w:val="0"/>
                          <w:color w:val="000000" w:themeColor="text1"/>
                          <w:sz w:val="32"/>
                          <w:szCs w:val="32"/>
                        </w:rPr>
                        <w:instrText>\* ARABIC</w:instrText>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cs/>
                        </w:rPr>
                        <w:fldChar w:fldCharType="separate"/>
                      </w:r>
                      <w:r w:rsidR="00745CD2">
                        <w:rPr>
                          <w:rFonts w:ascii="TH SarabunPSK" w:hAnsi="TH SarabunPSK" w:cs="TH SarabunPSK"/>
                          <w:b/>
                          <w:bCs/>
                          <w:i w:val="0"/>
                          <w:iCs w:val="0"/>
                          <w:noProof/>
                          <w:color w:val="000000" w:themeColor="text1"/>
                          <w:sz w:val="32"/>
                          <w:szCs w:val="32"/>
                          <w:cs/>
                        </w:rPr>
                        <w:t>1</w:t>
                      </w:r>
                      <w:r w:rsidRPr="00ED5475">
                        <w:rPr>
                          <w:rFonts w:ascii="TH SarabunPSK" w:hAnsi="TH SarabunPSK" w:cs="TH SarabunPSK" w:hint="cs"/>
                          <w:b/>
                          <w:bCs/>
                          <w:i w:val="0"/>
                          <w:iCs w:val="0"/>
                          <w:color w:val="000000" w:themeColor="text1"/>
                          <w:sz w:val="32"/>
                          <w:szCs w:val="32"/>
                          <w:cs/>
                        </w:rPr>
                        <w:fldChar w:fldCharType="end"/>
                      </w:r>
                      <w:r w:rsidRPr="00ED5475">
                        <w:rPr>
                          <w:rFonts w:ascii="TH SarabunPSK" w:hAnsi="TH SarabunPSK" w:cs="TH SarabunPSK" w:hint="cs"/>
                          <w:i w:val="0"/>
                          <w:iCs w:val="0"/>
                          <w:color w:val="000000" w:themeColor="text1"/>
                          <w:sz w:val="32"/>
                          <w:szCs w:val="32"/>
                        </w:rPr>
                        <w:t xml:space="preserve"> </w:t>
                      </w:r>
                      <w:r w:rsidRPr="00ED5475">
                        <w:rPr>
                          <w:rFonts w:ascii="TH SarabunPSK" w:hAnsi="TH SarabunPSK" w:cs="TH SarabunPSK" w:hint="cs"/>
                          <w:i w:val="0"/>
                          <w:iCs w:val="0"/>
                          <w:color w:val="000000" w:themeColor="text1"/>
                          <w:sz w:val="32"/>
                          <w:szCs w:val="32"/>
                          <w:cs/>
                        </w:rPr>
                        <w:t xml:space="preserve">หน้า </w:t>
                      </w:r>
                      <w:r w:rsidRPr="00ED5475">
                        <w:rPr>
                          <w:rFonts w:ascii="TH SarabunPSK" w:hAnsi="TH SarabunPSK" w:cs="TH SarabunPSK" w:hint="cs"/>
                          <w:i w:val="0"/>
                          <w:iCs w:val="0"/>
                          <w:color w:val="000000" w:themeColor="text1"/>
                          <w:sz w:val="32"/>
                          <w:szCs w:val="32"/>
                        </w:rPr>
                        <w:t>Download</w:t>
                      </w:r>
                    </w:p>
                  </w:txbxContent>
                </v:textbox>
                <w10:wrap type="square" anchorx="margin"/>
              </v:shape>
            </w:pict>
          </mc:Fallback>
        </mc:AlternateContent>
      </w:r>
    </w:p>
    <w:p w14:paraId="08E2D780" w14:textId="6D0B6B71" w:rsidR="003A678C" w:rsidRDefault="003A678C" w:rsidP="00763901">
      <w:pPr>
        <w:pStyle w:val="1"/>
        <w:jc w:val="center"/>
        <w:rPr>
          <w:rFonts w:ascii="TH SarabunPSK" w:hAnsi="TH SarabunPSK" w:cs="TH SarabunPSK"/>
          <w:b/>
          <w:bCs/>
          <w:color w:val="auto"/>
          <w:sz w:val="36"/>
          <w:szCs w:val="36"/>
        </w:rPr>
      </w:pPr>
      <w:bookmarkStart w:id="315" w:name="_Toc236902212"/>
      <w:bookmarkStart w:id="316" w:name="_Toc241852738"/>
      <w:r w:rsidRPr="00ED5409">
        <w:rPr>
          <w:rFonts w:ascii="TH SarabunPSK" w:hAnsi="TH SarabunPSK" w:cs="TH SarabunPSK" w:hint="cs"/>
          <w:b/>
          <w:bCs/>
          <w:color w:val="auto"/>
          <w:sz w:val="36"/>
          <w:szCs w:val="36"/>
          <w:cs/>
        </w:rPr>
        <w:lastRenderedPageBreak/>
        <w:t>ภาคผนวก ข</w:t>
      </w:r>
      <w:r w:rsidRPr="00ED5409">
        <w:rPr>
          <w:rFonts w:ascii="TH SarabunPSK" w:hAnsi="TH SarabunPSK" w:cs="TH SarabunPSK" w:hint="cs"/>
          <w:b/>
          <w:bCs/>
          <w:color w:val="auto"/>
          <w:sz w:val="36"/>
          <w:szCs w:val="36"/>
          <w:cs/>
        </w:rPr>
        <w:br/>
        <w:t>คู่มือการใช้งานระบบ</w:t>
      </w:r>
      <w:bookmarkEnd w:id="315"/>
      <w:bookmarkEnd w:id="316"/>
    </w:p>
    <w:p w14:paraId="0E8491DE" w14:textId="77777777" w:rsidR="00763901" w:rsidRPr="00763901" w:rsidRDefault="00763901" w:rsidP="00763901"/>
    <w:p w14:paraId="1F2AB48A" w14:textId="5443AC31" w:rsidR="003A678C" w:rsidRDefault="00763901" w:rsidP="00763901">
      <w:pPr>
        <w:ind w:firstLine="720"/>
        <w:jc w:val="thaiDistribute"/>
        <w:rPr>
          <w:rFonts w:ascii="TH SarabunPSK" w:hAnsi="TH SarabunPSK" w:cs="TH SarabunPSK"/>
          <w:color w:val="0D0D0D" w:themeColor="text1" w:themeTint="F2"/>
          <w:sz w:val="32"/>
          <w:szCs w:val="32"/>
        </w:rPr>
      </w:pPr>
      <w:r w:rsidRPr="00763901">
        <w:rPr>
          <w:rFonts w:ascii="TH SarabunPSK" w:hAnsi="TH SarabunPSK" w:cs="TH SarabunPSK"/>
          <w:color w:val="0D0D0D" w:themeColor="text1" w:themeTint="F2"/>
          <w:sz w:val="32"/>
          <w:szCs w:val="32"/>
          <w:cs/>
        </w:rPr>
        <w:t>ภาคผนวกนี้อธิบายขั้นตอนการใช้งานเกมสมรภูมิรบแห่งดวงดาว ตั้งแต่การเข้าสู่ระบบ การใช้งานเมนูหลัก การเข้าร่วมห้องแข่งขัน การควบคุมยานอวกาศภายในเกม ตลอดจนการแสดงผลการแข่งขันหลังจบเกม</w:t>
      </w:r>
    </w:p>
    <w:p w14:paraId="1F26CE76" w14:textId="46F588BE" w:rsidR="00763901" w:rsidRPr="0057234B" w:rsidRDefault="00636A42" w:rsidP="00636A42">
      <w:pPr>
        <w:jc w:val="thaiDistribute"/>
        <w:rPr>
          <w:rFonts w:ascii="TH SarabunPSK" w:hAnsi="TH SarabunPSK" w:cs="TH SarabunPSK"/>
          <w:b/>
          <w:bCs/>
          <w:color w:val="0D0D0D" w:themeColor="text1" w:themeTint="F2"/>
          <w:sz w:val="32"/>
          <w:szCs w:val="32"/>
        </w:rPr>
      </w:pPr>
      <w:r w:rsidRPr="0057234B">
        <w:rPr>
          <w:rFonts w:ascii="TH SarabunPSK" w:hAnsi="TH SarabunPSK" w:cs="TH SarabunPSK"/>
          <w:b/>
          <w:bCs/>
          <w:color w:val="0D0D0D" w:themeColor="text1" w:themeTint="F2"/>
          <w:sz w:val="32"/>
          <w:szCs w:val="32"/>
        </w:rPr>
        <w:t xml:space="preserve">1. </w:t>
      </w:r>
      <w:r w:rsidRPr="0057234B">
        <w:rPr>
          <w:rFonts w:ascii="TH SarabunPSK" w:hAnsi="TH SarabunPSK" w:cs="TH SarabunPSK"/>
          <w:b/>
          <w:bCs/>
          <w:color w:val="0D0D0D" w:themeColor="text1" w:themeTint="F2"/>
          <w:sz w:val="32"/>
          <w:szCs w:val="32"/>
          <w:cs/>
        </w:rPr>
        <w:t>การเข้าสู่ระบบ</w:t>
      </w:r>
    </w:p>
    <w:p w14:paraId="3035A83A" w14:textId="25AABEB2" w:rsidR="00636A42" w:rsidRDefault="00636A42" w:rsidP="00636A42">
      <w:pPr>
        <w:jc w:val="thaiDistribute"/>
        <w:rPr>
          <w:rFonts w:ascii="TH SarabunPSK" w:hAnsi="TH SarabunPSK" w:cs="TH SarabunPSK"/>
          <w:color w:val="0D0D0D" w:themeColor="text1" w:themeTint="F2"/>
          <w:sz w:val="32"/>
          <w:szCs w:val="32"/>
        </w:rPr>
      </w:pPr>
      <w:r>
        <w:rPr>
          <w:rFonts w:ascii="TH SarabunPSK" w:hAnsi="TH SarabunPSK" w:cs="TH SarabunPSK"/>
          <w:color w:val="0D0D0D" w:themeColor="text1" w:themeTint="F2"/>
          <w:sz w:val="32"/>
          <w:szCs w:val="32"/>
        </w:rPr>
        <w:t xml:space="preserve">  </w:t>
      </w:r>
      <w:r w:rsidR="000D00F3">
        <w:rPr>
          <w:rFonts w:ascii="TH SarabunPSK" w:hAnsi="TH SarabunPSK" w:cs="TH SarabunPSK" w:hint="cs"/>
          <w:color w:val="0D0D0D" w:themeColor="text1" w:themeTint="F2"/>
          <w:sz w:val="32"/>
          <w:szCs w:val="32"/>
          <w:cs/>
        </w:rPr>
        <w:t xml:space="preserve"> </w:t>
      </w:r>
      <w:r>
        <w:rPr>
          <w:rFonts w:ascii="TH SarabunPSK" w:hAnsi="TH SarabunPSK" w:cs="TH SarabunPSK"/>
          <w:color w:val="0D0D0D" w:themeColor="text1" w:themeTint="F2"/>
          <w:sz w:val="32"/>
          <w:szCs w:val="32"/>
        </w:rPr>
        <w:t xml:space="preserve"> </w:t>
      </w:r>
      <w:r w:rsidRPr="00636A42">
        <w:rPr>
          <w:rFonts w:ascii="TH SarabunPSK" w:hAnsi="TH SarabunPSK" w:cs="TH SarabunPSK"/>
          <w:color w:val="0D0D0D" w:themeColor="text1" w:themeTint="F2"/>
          <w:sz w:val="32"/>
          <w:szCs w:val="32"/>
          <w:cs/>
        </w:rPr>
        <w:t xml:space="preserve">เมื่อผู้ใช้งานเปิดเกม ระบบจะแสดงหน้าจอเข้าสู่ระบบ โดยผู้ใช้งานสามารถเข้าสู่ระบบด้วยบัญชี </w:t>
      </w:r>
      <w:r w:rsidRPr="00636A42">
        <w:rPr>
          <w:rFonts w:ascii="TH SarabunPSK" w:hAnsi="TH SarabunPSK" w:cs="TH SarabunPSK"/>
          <w:color w:val="0D0D0D" w:themeColor="text1" w:themeTint="F2"/>
          <w:sz w:val="32"/>
          <w:szCs w:val="32"/>
        </w:rPr>
        <w:t>Google</w:t>
      </w:r>
      <w:r>
        <w:rPr>
          <w:rFonts w:ascii="TH SarabunPSK" w:hAnsi="TH SarabunPSK" w:cs="TH SarabunPSK"/>
          <w:color w:val="0D0D0D" w:themeColor="text1" w:themeTint="F2"/>
          <w:sz w:val="32"/>
          <w:szCs w:val="32"/>
        </w:rPr>
        <w:t xml:space="preserve"> </w:t>
      </w:r>
      <w:r>
        <w:rPr>
          <w:rFonts w:ascii="TH SarabunPSK" w:hAnsi="TH SarabunPSK" w:cs="TH SarabunPSK" w:hint="cs"/>
          <w:color w:val="0D0D0D" w:themeColor="text1" w:themeTint="F2"/>
          <w:sz w:val="32"/>
          <w:szCs w:val="32"/>
          <w:cs/>
        </w:rPr>
        <w:t xml:space="preserve">และ </w:t>
      </w:r>
      <w:r>
        <w:rPr>
          <w:rFonts w:ascii="TH SarabunPSK" w:hAnsi="TH SarabunPSK" w:cs="TH SarabunPSK"/>
          <w:color w:val="0D0D0D" w:themeColor="text1" w:themeTint="F2"/>
          <w:sz w:val="32"/>
          <w:szCs w:val="32"/>
        </w:rPr>
        <w:t>Guest</w:t>
      </w:r>
      <w:r w:rsidRPr="00636A42">
        <w:rPr>
          <w:rFonts w:ascii="TH SarabunPSK" w:hAnsi="TH SarabunPSK" w:cs="TH SarabunPSK"/>
          <w:color w:val="0D0D0D" w:themeColor="text1" w:themeTint="F2"/>
          <w:sz w:val="32"/>
          <w:szCs w:val="32"/>
        </w:rPr>
        <w:t xml:space="preserve"> </w:t>
      </w:r>
      <w:r w:rsidRPr="00636A42">
        <w:rPr>
          <w:rFonts w:ascii="TH SarabunPSK" w:hAnsi="TH SarabunPSK" w:cs="TH SarabunPSK"/>
          <w:color w:val="0D0D0D" w:themeColor="text1" w:themeTint="F2"/>
          <w:sz w:val="32"/>
          <w:szCs w:val="32"/>
          <w:cs/>
        </w:rPr>
        <w:t>เพื่อยืนยันตัวตนก่อนเข้าใช้งานระบบ</w:t>
      </w:r>
    </w:p>
    <w:p w14:paraId="22CF1C4E" w14:textId="77777777" w:rsidR="00636A42" w:rsidRDefault="00636A42" w:rsidP="00636A42">
      <w:pPr>
        <w:jc w:val="thaiDistribute"/>
        <w:rPr>
          <w:rFonts w:ascii="TH SarabunPSK" w:hAnsi="TH SarabunPSK" w:cs="TH SarabunPSK"/>
          <w:color w:val="0D0D0D" w:themeColor="text1" w:themeTint="F2"/>
          <w:sz w:val="32"/>
          <w:szCs w:val="32"/>
        </w:rPr>
      </w:pPr>
    </w:p>
    <w:p w14:paraId="3558A9D3" w14:textId="77777777" w:rsidR="00636A42" w:rsidRDefault="00636A42" w:rsidP="00636A42">
      <w:pPr>
        <w:jc w:val="thaiDistribute"/>
        <w:rPr>
          <w:rFonts w:ascii="TH SarabunPSK" w:hAnsi="TH SarabunPSK" w:cs="TH SarabunPSK"/>
          <w:color w:val="0D0D0D" w:themeColor="text1" w:themeTint="F2"/>
          <w:sz w:val="32"/>
          <w:szCs w:val="32"/>
        </w:rPr>
      </w:pPr>
    </w:p>
    <w:p w14:paraId="02F776C2" w14:textId="77777777" w:rsidR="00636A42" w:rsidRDefault="00636A42" w:rsidP="00636A42">
      <w:pPr>
        <w:jc w:val="thaiDistribute"/>
        <w:rPr>
          <w:rFonts w:ascii="TH SarabunPSK" w:hAnsi="TH SarabunPSK" w:cs="TH SarabunPSK"/>
          <w:color w:val="0D0D0D" w:themeColor="text1" w:themeTint="F2"/>
          <w:sz w:val="32"/>
          <w:szCs w:val="32"/>
        </w:rPr>
      </w:pPr>
    </w:p>
    <w:p w14:paraId="3E86C7FC" w14:textId="77777777" w:rsidR="00636A42" w:rsidRDefault="00636A42" w:rsidP="00636A42">
      <w:pPr>
        <w:jc w:val="thaiDistribute"/>
        <w:rPr>
          <w:rFonts w:ascii="TH SarabunPSK" w:hAnsi="TH SarabunPSK" w:cs="TH SarabunPSK"/>
          <w:color w:val="0D0D0D" w:themeColor="text1" w:themeTint="F2"/>
          <w:sz w:val="32"/>
          <w:szCs w:val="32"/>
        </w:rPr>
      </w:pPr>
    </w:p>
    <w:p w14:paraId="12A682D6" w14:textId="152E99A0" w:rsidR="00636A42" w:rsidRDefault="00636A42" w:rsidP="00636A42">
      <w:pPr>
        <w:jc w:val="thaiDistribute"/>
        <w:rPr>
          <w:rFonts w:ascii="TH SarabunPSK" w:hAnsi="TH SarabunPSK" w:cs="TH SarabunPSK"/>
          <w:color w:val="0D0D0D" w:themeColor="text1" w:themeTint="F2"/>
          <w:sz w:val="32"/>
          <w:szCs w:val="32"/>
        </w:rPr>
      </w:pPr>
      <w:r>
        <w:rPr>
          <w:noProof/>
        </w:rPr>
        <mc:AlternateContent>
          <mc:Choice Requires="wps">
            <w:drawing>
              <wp:anchor distT="0" distB="0" distL="114300" distR="114300" simplePos="0" relativeHeight="251767847" behindDoc="0" locked="0" layoutInCell="1" allowOverlap="1" wp14:anchorId="24485191" wp14:editId="69BDBB0C">
                <wp:simplePos x="0" y="0"/>
                <wp:positionH relativeFrom="column">
                  <wp:posOffset>1318260</wp:posOffset>
                </wp:positionH>
                <wp:positionV relativeFrom="paragraph">
                  <wp:posOffset>78105</wp:posOffset>
                </wp:positionV>
                <wp:extent cx="3094355" cy="224155"/>
                <wp:effectExtent l="0" t="0" r="0" b="4445"/>
                <wp:wrapSquare wrapText="bothSides"/>
                <wp:docPr id="39" name="Text Box 39"/>
                <wp:cNvGraphicFramePr/>
                <a:graphic xmlns:a="http://schemas.openxmlformats.org/drawingml/2006/main">
                  <a:graphicData uri="http://schemas.microsoft.com/office/word/2010/wordprocessingShape">
                    <wps:wsp>
                      <wps:cNvSpPr txBox="1"/>
                      <wps:spPr>
                        <a:xfrm>
                          <a:off x="0" y="0"/>
                          <a:ext cx="3094355" cy="224155"/>
                        </a:xfrm>
                        <a:prstGeom prst="rect">
                          <a:avLst/>
                        </a:prstGeom>
                        <a:solidFill>
                          <a:prstClr val="white"/>
                        </a:solidFill>
                        <a:ln>
                          <a:noFill/>
                        </a:ln>
                      </wps:spPr>
                      <wps:txbx>
                        <w:txbxContent>
                          <w:p w14:paraId="1D7EC157" w14:textId="08715F63" w:rsidR="00636A42" w:rsidRPr="00ED5475" w:rsidRDefault="00636A42" w:rsidP="00636A42">
                            <w:pPr>
                              <w:pStyle w:val="af3"/>
                              <w:jc w:val="center"/>
                              <w:rPr>
                                <w:rFonts w:ascii="TH SarabunPSK" w:hAnsi="TH SarabunPSK" w:cs="TH SarabunPSK"/>
                                <w:i w:val="0"/>
                                <w:iCs w:val="0"/>
                                <w:noProof/>
                                <w:color w:val="000000" w:themeColor="text1"/>
                                <w:sz w:val="32"/>
                                <w:szCs w:val="32"/>
                                <w:cs/>
                              </w:rPr>
                            </w:pPr>
                            <w:r w:rsidRPr="00ED5475">
                              <w:rPr>
                                <w:rFonts w:ascii="TH SarabunPSK" w:hAnsi="TH SarabunPSK" w:cs="TH SarabunPSK" w:hint="cs"/>
                                <w:b/>
                                <w:bCs/>
                                <w:i w:val="0"/>
                                <w:iCs w:val="0"/>
                                <w:color w:val="000000" w:themeColor="text1"/>
                                <w:sz w:val="32"/>
                                <w:szCs w:val="32"/>
                                <w:cs/>
                              </w:rPr>
                              <w:t>ภาพประกอบที่ ข.</w:t>
                            </w:r>
                            <w:r w:rsidRPr="00ED5475">
                              <w:rPr>
                                <w:rFonts w:ascii="TH SarabunPSK" w:hAnsi="TH SarabunPSK" w:cs="TH SarabunPSK" w:hint="cs"/>
                                <w:b/>
                                <w:bCs/>
                                <w:i w:val="0"/>
                                <w:iCs w:val="0"/>
                                <w:color w:val="000000" w:themeColor="text1"/>
                                <w:sz w:val="32"/>
                                <w:szCs w:val="32"/>
                                <w:cs/>
                              </w:rPr>
                              <w:fldChar w:fldCharType="begin"/>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rPr>
                              <w:instrText xml:space="preserve">SEQ </w:instrText>
                            </w:r>
                            <w:r w:rsidRPr="00ED5475">
                              <w:rPr>
                                <w:rFonts w:ascii="TH SarabunPSK" w:hAnsi="TH SarabunPSK" w:cs="TH SarabunPSK" w:hint="cs"/>
                                <w:b/>
                                <w:bCs/>
                                <w:i w:val="0"/>
                                <w:iCs w:val="0"/>
                                <w:color w:val="000000" w:themeColor="text1"/>
                                <w:sz w:val="32"/>
                                <w:szCs w:val="32"/>
                                <w:cs/>
                              </w:rPr>
                              <w:instrText>ภาพประกอบที่</w:instrText>
                            </w:r>
                            <w:r w:rsidRPr="00ED5475">
                              <w:rPr>
                                <w:rFonts w:ascii="TH SarabunPSK" w:hAnsi="TH SarabunPSK" w:cs="TH SarabunPSK" w:hint="cs"/>
                                <w:b/>
                                <w:bCs/>
                                <w:i w:val="0"/>
                                <w:iCs w:val="0"/>
                                <w:color w:val="000000" w:themeColor="text1"/>
                                <w:sz w:val="32"/>
                                <w:szCs w:val="32"/>
                              </w:rPr>
                              <w:instrText>_</w:instrText>
                            </w:r>
                            <w:r w:rsidRPr="00ED5475">
                              <w:rPr>
                                <w:rFonts w:ascii="TH SarabunPSK" w:hAnsi="TH SarabunPSK" w:cs="TH SarabunPSK" w:hint="cs"/>
                                <w:b/>
                                <w:bCs/>
                                <w:i w:val="0"/>
                                <w:iCs w:val="0"/>
                                <w:color w:val="000000" w:themeColor="text1"/>
                                <w:sz w:val="32"/>
                                <w:szCs w:val="32"/>
                                <w:cs/>
                              </w:rPr>
                              <w:instrText xml:space="preserve">ข. </w:instrText>
                            </w:r>
                            <w:r w:rsidRPr="00ED5475">
                              <w:rPr>
                                <w:rFonts w:ascii="TH SarabunPSK" w:hAnsi="TH SarabunPSK" w:cs="TH SarabunPSK" w:hint="cs"/>
                                <w:b/>
                                <w:bCs/>
                                <w:i w:val="0"/>
                                <w:iCs w:val="0"/>
                                <w:color w:val="000000" w:themeColor="text1"/>
                                <w:sz w:val="32"/>
                                <w:szCs w:val="32"/>
                              </w:rPr>
                              <w:instrText>\* ARABIC</w:instrText>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cs/>
                              </w:rPr>
                              <w:fldChar w:fldCharType="separate"/>
                            </w:r>
                            <w:r w:rsidR="00745CD2">
                              <w:rPr>
                                <w:rFonts w:ascii="TH SarabunPSK" w:hAnsi="TH SarabunPSK" w:cs="TH SarabunPSK"/>
                                <w:b/>
                                <w:bCs/>
                                <w:i w:val="0"/>
                                <w:iCs w:val="0"/>
                                <w:noProof/>
                                <w:color w:val="000000" w:themeColor="text1"/>
                                <w:sz w:val="32"/>
                                <w:szCs w:val="32"/>
                                <w:cs/>
                              </w:rPr>
                              <w:t>1</w:t>
                            </w:r>
                            <w:r w:rsidRPr="00ED5475">
                              <w:rPr>
                                <w:rFonts w:ascii="TH SarabunPSK" w:hAnsi="TH SarabunPSK" w:cs="TH SarabunPSK" w:hint="cs"/>
                                <w:b/>
                                <w:bCs/>
                                <w:i w:val="0"/>
                                <w:iCs w:val="0"/>
                                <w:color w:val="000000" w:themeColor="text1"/>
                                <w:sz w:val="32"/>
                                <w:szCs w:val="32"/>
                                <w:cs/>
                              </w:rPr>
                              <w:fldChar w:fldCharType="end"/>
                            </w:r>
                            <w:r w:rsidRPr="00ED5475">
                              <w:rPr>
                                <w:rFonts w:ascii="TH SarabunPSK" w:hAnsi="TH SarabunPSK" w:cs="TH SarabunPSK" w:hint="cs"/>
                                <w:i w:val="0"/>
                                <w:iCs w:val="0"/>
                                <w:color w:val="000000" w:themeColor="text1"/>
                                <w:sz w:val="32"/>
                                <w:szCs w:val="32"/>
                              </w:rPr>
                              <w:t xml:space="preserve"> </w:t>
                            </w:r>
                            <w:r w:rsidRPr="00ED5475">
                              <w:rPr>
                                <w:rFonts w:ascii="TH SarabunPSK" w:hAnsi="TH SarabunPSK" w:cs="TH SarabunPSK" w:hint="cs"/>
                                <w:i w:val="0"/>
                                <w:iCs w:val="0"/>
                                <w:color w:val="000000" w:themeColor="text1"/>
                                <w:sz w:val="32"/>
                                <w:szCs w:val="32"/>
                                <w:cs/>
                              </w:rPr>
                              <w:t>หน้าจอเข้าสู่ระบบ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485191" id="Text Box 39" o:spid="_x0000_s1059" type="#_x0000_t202" style="position:absolute;left:0;text-align:left;margin-left:103.8pt;margin-top:6.15pt;width:243.65pt;height:17.65pt;z-index:2517678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" stroked="f">
                <v:textbox inset="0,0,0,0">
                  <w:txbxContent>
                    <w:p w14:paraId="1D7EC157" w14:textId="08715F63" w:rsidR="00636A42" w:rsidRPr="00ED5475" w:rsidRDefault="00636A42" w:rsidP="00636A42">
                      <w:pPr>
                        <w:pStyle w:val="af3"/>
                        <w:jc w:val="center"/>
                        <w:rPr>
                          <w:rFonts w:ascii="TH SarabunPSK" w:hAnsi="TH SarabunPSK" w:cs="TH SarabunPSK"/>
                          <w:i w:val="0"/>
                          <w:iCs w:val="0"/>
                          <w:noProof/>
                          <w:color w:val="000000" w:themeColor="text1"/>
                          <w:sz w:val="32"/>
                          <w:szCs w:val="32"/>
                          <w:cs/>
                        </w:rPr>
                      </w:pPr>
                      <w:r w:rsidRPr="00ED5475">
                        <w:rPr>
                          <w:rFonts w:ascii="TH SarabunPSK" w:hAnsi="TH SarabunPSK" w:cs="TH SarabunPSK" w:hint="cs"/>
                          <w:b/>
                          <w:bCs/>
                          <w:i w:val="0"/>
                          <w:iCs w:val="0"/>
                          <w:color w:val="000000" w:themeColor="text1"/>
                          <w:sz w:val="32"/>
                          <w:szCs w:val="32"/>
                          <w:cs/>
                        </w:rPr>
                        <w:t>ภาพประกอบที่ ข.</w:t>
                      </w:r>
                      <w:r w:rsidRPr="00ED5475">
                        <w:rPr>
                          <w:rFonts w:ascii="TH SarabunPSK" w:hAnsi="TH SarabunPSK" w:cs="TH SarabunPSK" w:hint="cs"/>
                          <w:b/>
                          <w:bCs/>
                          <w:i w:val="0"/>
                          <w:iCs w:val="0"/>
                          <w:color w:val="000000" w:themeColor="text1"/>
                          <w:sz w:val="32"/>
                          <w:szCs w:val="32"/>
                          <w:cs/>
                        </w:rPr>
                        <w:fldChar w:fldCharType="begin"/>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rPr>
                        <w:instrText xml:space="preserve">SEQ </w:instrText>
                      </w:r>
                      <w:r w:rsidRPr="00ED5475">
                        <w:rPr>
                          <w:rFonts w:ascii="TH SarabunPSK" w:hAnsi="TH SarabunPSK" w:cs="TH SarabunPSK" w:hint="cs"/>
                          <w:b/>
                          <w:bCs/>
                          <w:i w:val="0"/>
                          <w:iCs w:val="0"/>
                          <w:color w:val="000000" w:themeColor="text1"/>
                          <w:sz w:val="32"/>
                          <w:szCs w:val="32"/>
                          <w:cs/>
                        </w:rPr>
                        <w:instrText>ภาพประกอบที่</w:instrText>
                      </w:r>
                      <w:r w:rsidRPr="00ED5475">
                        <w:rPr>
                          <w:rFonts w:ascii="TH SarabunPSK" w:hAnsi="TH SarabunPSK" w:cs="TH SarabunPSK" w:hint="cs"/>
                          <w:b/>
                          <w:bCs/>
                          <w:i w:val="0"/>
                          <w:iCs w:val="0"/>
                          <w:color w:val="000000" w:themeColor="text1"/>
                          <w:sz w:val="32"/>
                          <w:szCs w:val="32"/>
                        </w:rPr>
                        <w:instrText>_</w:instrText>
                      </w:r>
                      <w:r w:rsidRPr="00ED5475">
                        <w:rPr>
                          <w:rFonts w:ascii="TH SarabunPSK" w:hAnsi="TH SarabunPSK" w:cs="TH SarabunPSK" w:hint="cs"/>
                          <w:b/>
                          <w:bCs/>
                          <w:i w:val="0"/>
                          <w:iCs w:val="0"/>
                          <w:color w:val="000000" w:themeColor="text1"/>
                          <w:sz w:val="32"/>
                          <w:szCs w:val="32"/>
                          <w:cs/>
                        </w:rPr>
                        <w:instrText xml:space="preserve">ข. </w:instrText>
                      </w:r>
                      <w:r w:rsidRPr="00ED5475">
                        <w:rPr>
                          <w:rFonts w:ascii="TH SarabunPSK" w:hAnsi="TH SarabunPSK" w:cs="TH SarabunPSK" w:hint="cs"/>
                          <w:b/>
                          <w:bCs/>
                          <w:i w:val="0"/>
                          <w:iCs w:val="0"/>
                          <w:color w:val="000000" w:themeColor="text1"/>
                          <w:sz w:val="32"/>
                          <w:szCs w:val="32"/>
                        </w:rPr>
                        <w:instrText>\* ARABIC</w:instrText>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cs/>
                        </w:rPr>
                        <w:fldChar w:fldCharType="separate"/>
                      </w:r>
                      <w:r w:rsidR="00745CD2">
                        <w:rPr>
                          <w:rFonts w:ascii="TH SarabunPSK" w:hAnsi="TH SarabunPSK" w:cs="TH SarabunPSK"/>
                          <w:b/>
                          <w:bCs/>
                          <w:i w:val="0"/>
                          <w:iCs w:val="0"/>
                          <w:noProof/>
                          <w:color w:val="000000" w:themeColor="text1"/>
                          <w:sz w:val="32"/>
                          <w:szCs w:val="32"/>
                          <w:cs/>
                        </w:rPr>
                        <w:t>1</w:t>
                      </w:r>
                      <w:r w:rsidRPr="00ED5475">
                        <w:rPr>
                          <w:rFonts w:ascii="TH SarabunPSK" w:hAnsi="TH SarabunPSK" w:cs="TH SarabunPSK" w:hint="cs"/>
                          <w:b/>
                          <w:bCs/>
                          <w:i w:val="0"/>
                          <w:iCs w:val="0"/>
                          <w:color w:val="000000" w:themeColor="text1"/>
                          <w:sz w:val="32"/>
                          <w:szCs w:val="32"/>
                          <w:cs/>
                        </w:rPr>
                        <w:fldChar w:fldCharType="end"/>
                      </w:r>
                      <w:r w:rsidRPr="00ED5475">
                        <w:rPr>
                          <w:rFonts w:ascii="TH SarabunPSK" w:hAnsi="TH SarabunPSK" w:cs="TH SarabunPSK" w:hint="cs"/>
                          <w:i w:val="0"/>
                          <w:iCs w:val="0"/>
                          <w:color w:val="000000" w:themeColor="text1"/>
                          <w:sz w:val="32"/>
                          <w:szCs w:val="32"/>
                        </w:rPr>
                        <w:t xml:space="preserve"> </w:t>
                      </w:r>
                      <w:r w:rsidRPr="00ED5475">
                        <w:rPr>
                          <w:rFonts w:ascii="TH SarabunPSK" w:hAnsi="TH SarabunPSK" w:cs="TH SarabunPSK" w:hint="cs"/>
                          <w:i w:val="0"/>
                          <w:iCs w:val="0"/>
                          <w:color w:val="000000" w:themeColor="text1"/>
                          <w:sz w:val="32"/>
                          <w:szCs w:val="32"/>
                          <w:cs/>
                        </w:rPr>
                        <w:t>หน้าจอเข้าสู่ระบบ</w:t>
                      </w:r>
                    </w:p>
                  </w:txbxContent>
                </v:textbox>
                <w10:wrap type="square"/>
              </v:shape>
            </w:pict>
          </mc:Fallback>
        </mc:AlternateContent>
      </w:r>
    </w:p>
    <w:p w14:paraId="7BA5D6ED" w14:textId="71278BE4" w:rsidR="00636A42" w:rsidRPr="00DA6155" w:rsidRDefault="00636A42" w:rsidP="00636A42">
      <w:pPr>
        <w:jc w:val="thaiDistribute"/>
        <w:rPr>
          <w:rFonts w:ascii="TH SarabunPSK" w:hAnsi="TH SarabunPSK" w:cs="TH SarabunPSK"/>
          <w:b/>
          <w:bCs/>
          <w:color w:val="0D0D0D" w:themeColor="text1" w:themeTint="F2"/>
          <w:sz w:val="32"/>
          <w:szCs w:val="32"/>
        </w:rPr>
      </w:pPr>
      <w:r>
        <w:rPr>
          <w:rFonts w:ascii="TH SarabunPSK" w:hAnsi="TH SarabunPSK" w:cs="TH SarabunPSK"/>
          <w:noProof/>
          <w:color w:val="0D0D0D" w:themeColor="text1" w:themeTint="F2"/>
          <w:sz w:val="32"/>
          <w:szCs w:val="32"/>
        </w:rPr>
        <w:drawing>
          <wp:anchor distT="0" distB="0" distL="114300" distR="114300" simplePos="0" relativeHeight="251765799" behindDoc="0" locked="0" layoutInCell="1" allowOverlap="1" wp14:anchorId="5BC03D6B" wp14:editId="686201E6">
            <wp:simplePos x="0" y="0"/>
            <wp:positionH relativeFrom="margin">
              <wp:align>center</wp:align>
            </wp:positionH>
            <wp:positionV relativeFrom="margin">
              <wp:posOffset>3059201</wp:posOffset>
            </wp:positionV>
            <wp:extent cx="3094355" cy="1717040"/>
            <wp:effectExtent l="0" t="0" r="0" b="0"/>
            <wp:wrapSquare wrapText="bothSides"/>
            <wp:docPr id="38" name="รูปภาพ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3094355" cy="1717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 SarabunPSK" w:hAnsi="TH SarabunPSK" w:cs="TH SarabunPSK"/>
          <w:color w:val="0D0D0D" w:themeColor="text1" w:themeTint="F2"/>
          <w:sz w:val="32"/>
          <w:szCs w:val="32"/>
        </w:rPr>
        <w:t xml:space="preserve">   </w:t>
      </w:r>
      <w:r w:rsidRPr="00DA6155">
        <w:rPr>
          <w:rFonts w:ascii="TH SarabunPSK" w:hAnsi="TH SarabunPSK" w:cs="TH SarabunPSK"/>
          <w:b/>
          <w:bCs/>
          <w:color w:val="0D0D0D" w:themeColor="text1" w:themeTint="F2"/>
          <w:sz w:val="32"/>
          <w:szCs w:val="32"/>
          <w:cs/>
        </w:rPr>
        <w:t>ขั้นตอนการเข้าสู่ระบบมีดังนี้</w:t>
      </w:r>
    </w:p>
    <w:p w14:paraId="24334779" w14:textId="77777777" w:rsidR="00636A42" w:rsidRPr="00636A42" w:rsidRDefault="00636A42" w:rsidP="00636A42">
      <w:pPr>
        <w:numPr>
          <w:ilvl w:val="0"/>
          <w:numId w:val="46"/>
        </w:numPr>
        <w:tabs>
          <w:tab w:val="num" w:pos="720"/>
        </w:tabs>
        <w:jc w:val="thaiDistribute"/>
        <w:rPr>
          <w:rFonts w:ascii="TH SarabunPSK" w:hAnsi="TH SarabunPSK" w:cs="TH SarabunPSK"/>
          <w:color w:val="0D0D0D" w:themeColor="text1" w:themeTint="F2"/>
          <w:sz w:val="32"/>
          <w:szCs w:val="32"/>
        </w:rPr>
      </w:pPr>
      <w:r w:rsidRPr="00636A42">
        <w:rPr>
          <w:rFonts w:ascii="TH SarabunPSK" w:hAnsi="TH SarabunPSK" w:cs="TH SarabunPSK"/>
          <w:color w:val="0D0D0D" w:themeColor="text1" w:themeTint="F2"/>
          <w:sz w:val="32"/>
          <w:szCs w:val="32"/>
          <w:cs/>
        </w:rPr>
        <w:t>เปิดแอปพลิเคชันเกมสมรภูมิรบแห่งดวงดาว</w:t>
      </w:r>
    </w:p>
    <w:p w14:paraId="5E49ACB8" w14:textId="77777777" w:rsidR="00636A42" w:rsidRPr="00636A42" w:rsidRDefault="00636A42" w:rsidP="00636A42">
      <w:pPr>
        <w:numPr>
          <w:ilvl w:val="0"/>
          <w:numId w:val="46"/>
        </w:numPr>
        <w:tabs>
          <w:tab w:val="num" w:pos="720"/>
        </w:tabs>
        <w:jc w:val="thaiDistribute"/>
        <w:rPr>
          <w:rFonts w:ascii="TH SarabunPSK" w:hAnsi="TH SarabunPSK" w:cs="TH SarabunPSK"/>
          <w:color w:val="0D0D0D" w:themeColor="text1" w:themeTint="F2"/>
          <w:sz w:val="32"/>
          <w:szCs w:val="32"/>
        </w:rPr>
      </w:pPr>
      <w:r w:rsidRPr="00636A42">
        <w:rPr>
          <w:rFonts w:ascii="TH SarabunPSK" w:hAnsi="TH SarabunPSK" w:cs="TH SarabunPSK"/>
          <w:color w:val="0D0D0D" w:themeColor="text1" w:themeTint="F2"/>
          <w:sz w:val="32"/>
          <w:szCs w:val="32"/>
          <w:cs/>
        </w:rPr>
        <w:t>กดปุ่ม</w:t>
      </w:r>
      <w:r w:rsidRPr="00636A42">
        <w:rPr>
          <w:rFonts w:ascii="TH SarabunPSK" w:hAnsi="TH SarabunPSK" w:cs="TH SarabunPSK"/>
          <w:color w:val="0D0D0D" w:themeColor="text1" w:themeTint="F2"/>
          <w:sz w:val="32"/>
          <w:szCs w:val="32"/>
        </w:rPr>
        <w:t xml:space="preserve"> Sign in with Google</w:t>
      </w:r>
    </w:p>
    <w:p w14:paraId="4B73FEC9" w14:textId="77777777" w:rsidR="00636A42" w:rsidRPr="00636A42" w:rsidRDefault="00636A42" w:rsidP="00636A42">
      <w:pPr>
        <w:numPr>
          <w:ilvl w:val="0"/>
          <w:numId w:val="46"/>
        </w:numPr>
        <w:tabs>
          <w:tab w:val="num" w:pos="720"/>
        </w:tabs>
        <w:jc w:val="thaiDistribute"/>
        <w:rPr>
          <w:rFonts w:ascii="TH SarabunPSK" w:hAnsi="TH SarabunPSK" w:cs="TH SarabunPSK"/>
          <w:color w:val="0D0D0D" w:themeColor="text1" w:themeTint="F2"/>
          <w:sz w:val="32"/>
          <w:szCs w:val="32"/>
        </w:rPr>
      </w:pPr>
      <w:r w:rsidRPr="00636A42">
        <w:rPr>
          <w:rFonts w:ascii="TH SarabunPSK" w:hAnsi="TH SarabunPSK" w:cs="TH SarabunPSK"/>
          <w:color w:val="0D0D0D" w:themeColor="text1" w:themeTint="F2"/>
          <w:sz w:val="32"/>
          <w:szCs w:val="32"/>
          <w:cs/>
        </w:rPr>
        <w:t xml:space="preserve">เลือกบัญชี </w:t>
      </w:r>
      <w:r w:rsidRPr="00636A42">
        <w:rPr>
          <w:rFonts w:ascii="TH SarabunPSK" w:hAnsi="TH SarabunPSK" w:cs="TH SarabunPSK"/>
          <w:color w:val="0D0D0D" w:themeColor="text1" w:themeTint="F2"/>
          <w:sz w:val="32"/>
          <w:szCs w:val="32"/>
        </w:rPr>
        <w:t xml:space="preserve">Google </w:t>
      </w:r>
      <w:r w:rsidRPr="00636A42">
        <w:rPr>
          <w:rFonts w:ascii="TH SarabunPSK" w:hAnsi="TH SarabunPSK" w:cs="TH SarabunPSK"/>
          <w:color w:val="0D0D0D" w:themeColor="text1" w:themeTint="F2"/>
          <w:sz w:val="32"/>
          <w:szCs w:val="32"/>
          <w:cs/>
        </w:rPr>
        <w:t>ที่ต้องการใช้งาน</w:t>
      </w:r>
    </w:p>
    <w:p w14:paraId="3C024D18" w14:textId="77777777" w:rsidR="00636A42" w:rsidRPr="00636A42" w:rsidRDefault="00636A42" w:rsidP="00636A42">
      <w:pPr>
        <w:numPr>
          <w:ilvl w:val="0"/>
          <w:numId w:val="46"/>
        </w:numPr>
        <w:tabs>
          <w:tab w:val="num" w:pos="720"/>
        </w:tabs>
        <w:jc w:val="thaiDistribute"/>
        <w:rPr>
          <w:rFonts w:ascii="TH SarabunPSK" w:hAnsi="TH SarabunPSK" w:cs="TH SarabunPSK"/>
          <w:color w:val="0D0D0D" w:themeColor="text1" w:themeTint="F2"/>
          <w:sz w:val="32"/>
          <w:szCs w:val="32"/>
        </w:rPr>
      </w:pPr>
      <w:r w:rsidRPr="00636A42">
        <w:rPr>
          <w:rFonts w:ascii="TH SarabunPSK" w:hAnsi="TH SarabunPSK" w:cs="TH SarabunPSK"/>
          <w:color w:val="0D0D0D" w:themeColor="text1" w:themeTint="F2"/>
          <w:sz w:val="32"/>
          <w:szCs w:val="32"/>
          <w:cs/>
        </w:rPr>
        <w:t>ระบบตรวจสอบข้อมูลผู้ใช้งาน</w:t>
      </w:r>
    </w:p>
    <w:p w14:paraId="3F547706" w14:textId="77777777" w:rsidR="00636A42" w:rsidRPr="00636A42" w:rsidRDefault="00636A42" w:rsidP="00636A42">
      <w:pPr>
        <w:numPr>
          <w:ilvl w:val="0"/>
          <w:numId w:val="46"/>
        </w:numPr>
        <w:tabs>
          <w:tab w:val="num" w:pos="720"/>
        </w:tabs>
        <w:jc w:val="thaiDistribute"/>
        <w:rPr>
          <w:rFonts w:ascii="TH SarabunPSK" w:hAnsi="TH SarabunPSK" w:cs="TH SarabunPSK"/>
          <w:color w:val="0D0D0D" w:themeColor="text1" w:themeTint="F2"/>
          <w:sz w:val="32"/>
          <w:szCs w:val="32"/>
        </w:rPr>
      </w:pPr>
      <w:r w:rsidRPr="00636A42">
        <w:rPr>
          <w:rFonts w:ascii="TH SarabunPSK" w:hAnsi="TH SarabunPSK" w:cs="TH SarabunPSK"/>
          <w:color w:val="0D0D0D" w:themeColor="text1" w:themeTint="F2"/>
          <w:sz w:val="32"/>
          <w:szCs w:val="32"/>
          <w:cs/>
        </w:rPr>
        <w:t>เมื่อเข้าสู่ระบบสำเร็จ ระบบจะแสดงหน้าเมนูหลัก</w:t>
      </w:r>
    </w:p>
    <w:p w14:paraId="505DFC5B" w14:textId="77777777" w:rsidR="00387C35" w:rsidRDefault="00387C35" w:rsidP="00387C35">
      <w:pPr>
        <w:jc w:val="thaiDistribute"/>
        <w:rPr>
          <w:rFonts w:ascii="TH SarabunPSK" w:hAnsi="TH SarabunPSK" w:cs="TH SarabunPSK"/>
          <w:color w:val="0D0D0D" w:themeColor="text1" w:themeTint="F2"/>
          <w:sz w:val="32"/>
          <w:szCs w:val="32"/>
        </w:rPr>
      </w:pPr>
    </w:p>
    <w:p w14:paraId="65ADD2F6" w14:textId="77777777" w:rsidR="00387C35" w:rsidRDefault="00387C35" w:rsidP="00387C35">
      <w:pPr>
        <w:jc w:val="thaiDistribute"/>
        <w:rPr>
          <w:rFonts w:ascii="TH SarabunPSK" w:hAnsi="TH SarabunPSK" w:cs="TH SarabunPSK"/>
          <w:color w:val="0D0D0D" w:themeColor="text1" w:themeTint="F2"/>
          <w:sz w:val="32"/>
          <w:szCs w:val="32"/>
        </w:rPr>
      </w:pPr>
    </w:p>
    <w:p w14:paraId="7A00BD29" w14:textId="4F3F95ED" w:rsidR="00636A42" w:rsidRPr="0057234B" w:rsidRDefault="00387C35" w:rsidP="00387C35">
      <w:pPr>
        <w:jc w:val="thaiDistribute"/>
        <w:rPr>
          <w:rFonts w:ascii="TH SarabunPSK" w:hAnsi="TH SarabunPSK" w:cs="TH SarabunPSK"/>
          <w:b/>
          <w:bCs/>
          <w:color w:val="0D0D0D" w:themeColor="text1" w:themeTint="F2"/>
          <w:sz w:val="32"/>
          <w:szCs w:val="32"/>
        </w:rPr>
      </w:pPr>
      <w:r w:rsidRPr="0057234B">
        <w:rPr>
          <w:rFonts w:ascii="TH SarabunPSK" w:hAnsi="TH SarabunPSK" w:cs="TH SarabunPSK"/>
          <w:b/>
          <w:bCs/>
          <w:color w:val="0D0D0D" w:themeColor="text1" w:themeTint="F2"/>
          <w:sz w:val="32"/>
          <w:szCs w:val="32"/>
          <w:cs/>
        </w:rPr>
        <w:lastRenderedPageBreak/>
        <w:t>2. หน้าจอเมนูหลัก</w:t>
      </w:r>
    </w:p>
    <w:p w14:paraId="132175DE" w14:textId="6D10DB81" w:rsidR="00387C35" w:rsidRDefault="00387C35" w:rsidP="00387C35">
      <w:r>
        <w:rPr>
          <w:noProof/>
        </w:rPr>
        <mc:AlternateContent>
          <mc:Choice Requires="wps">
            <w:drawing>
              <wp:anchor distT="0" distB="0" distL="114300" distR="114300" simplePos="0" relativeHeight="251770919" behindDoc="0" locked="0" layoutInCell="1" allowOverlap="1" wp14:anchorId="58D2EBA1" wp14:editId="382C9665">
                <wp:simplePos x="0" y="0"/>
                <wp:positionH relativeFrom="column">
                  <wp:posOffset>1138555</wp:posOffset>
                </wp:positionH>
                <wp:positionV relativeFrom="paragraph">
                  <wp:posOffset>2999740</wp:posOffset>
                </wp:positionV>
                <wp:extent cx="3452495" cy="241300"/>
                <wp:effectExtent l="0" t="0" r="0" b="6350"/>
                <wp:wrapSquare wrapText="bothSides"/>
                <wp:docPr id="41" name="Text Box 41"/>
                <wp:cNvGraphicFramePr/>
                <a:graphic xmlns:a="http://schemas.openxmlformats.org/drawingml/2006/main">
                  <a:graphicData uri="http://schemas.microsoft.com/office/word/2010/wordprocessingShape">
                    <wps:wsp>
                      <wps:cNvSpPr txBox="1"/>
                      <wps:spPr>
                        <a:xfrm>
                          <a:off x="0" y="0"/>
                          <a:ext cx="3452495" cy="241300"/>
                        </a:xfrm>
                        <a:prstGeom prst="rect">
                          <a:avLst/>
                        </a:prstGeom>
                        <a:solidFill>
                          <a:prstClr val="white"/>
                        </a:solidFill>
                        <a:ln>
                          <a:noFill/>
                        </a:ln>
                      </wps:spPr>
                      <wps:txbx>
                        <w:txbxContent>
                          <w:p w14:paraId="414CBF69" w14:textId="40B70F58" w:rsidR="00387C35" w:rsidRPr="00ED5475" w:rsidRDefault="00387C35" w:rsidP="00387C35">
                            <w:pPr>
                              <w:pStyle w:val="af3"/>
                              <w:jc w:val="center"/>
                              <w:rPr>
                                <w:rFonts w:ascii="TH SarabunPSK" w:hAnsi="TH SarabunPSK" w:cs="TH SarabunPSK"/>
                                <w:b/>
                                <w:bCs/>
                                <w:i w:val="0"/>
                                <w:iCs w:val="0"/>
                                <w:noProof/>
                                <w:color w:val="000000" w:themeColor="text1"/>
                                <w:sz w:val="32"/>
                                <w:szCs w:val="32"/>
                              </w:rPr>
                            </w:pPr>
                            <w:r w:rsidRPr="00ED5475">
                              <w:rPr>
                                <w:rFonts w:ascii="TH SarabunPSK" w:hAnsi="TH SarabunPSK" w:cs="TH SarabunPSK" w:hint="cs"/>
                                <w:b/>
                                <w:bCs/>
                                <w:i w:val="0"/>
                                <w:iCs w:val="0"/>
                                <w:color w:val="000000" w:themeColor="text1"/>
                                <w:sz w:val="32"/>
                                <w:szCs w:val="32"/>
                                <w:cs/>
                              </w:rPr>
                              <w:t>ภาพประกอบที่ ข.</w:t>
                            </w:r>
                            <w:r w:rsidRPr="00ED5475">
                              <w:rPr>
                                <w:rFonts w:ascii="TH SarabunPSK" w:hAnsi="TH SarabunPSK" w:cs="TH SarabunPSK" w:hint="cs"/>
                                <w:b/>
                                <w:bCs/>
                                <w:i w:val="0"/>
                                <w:iCs w:val="0"/>
                                <w:color w:val="000000" w:themeColor="text1"/>
                                <w:sz w:val="32"/>
                                <w:szCs w:val="32"/>
                                <w:cs/>
                              </w:rPr>
                              <w:fldChar w:fldCharType="begin"/>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rPr>
                              <w:instrText xml:space="preserve">SEQ </w:instrText>
                            </w:r>
                            <w:r w:rsidRPr="00ED5475">
                              <w:rPr>
                                <w:rFonts w:ascii="TH SarabunPSK" w:hAnsi="TH SarabunPSK" w:cs="TH SarabunPSK" w:hint="cs"/>
                                <w:b/>
                                <w:bCs/>
                                <w:i w:val="0"/>
                                <w:iCs w:val="0"/>
                                <w:color w:val="000000" w:themeColor="text1"/>
                                <w:sz w:val="32"/>
                                <w:szCs w:val="32"/>
                                <w:cs/>
                              </w:rPr>
                              <w:instrText>ภาพประกอบที่</w:instrText>
                            </w:r>
                            <w:r w:rsidRPr="00ED5475">
                              <w:rPr>
                                <w:rFonts w:ascii="TH SarabunPSK" w:hAnsi="TH SarabunPSK" w:cs="TH SarabunPSK" w:hint="cs"/>
                                <w:b/>
                                <w:bCs/>
                                <w:i w:val="0"/>
                                <w:iCs w:val="0"/>
                                <w:color w:val="000000" w:themeColor="text1"/>
                                <w:sz w:val="32"/>
                                <w:szCs w:val="32"/>
                              </w:rPr>
                              <w:instrText>_</w:instrText>
                            </w:r>
                            <w:r w:rsidRPr="00ED5475">
                              <w:rPr>
                                <w:rFonts w:ascii="TH SarabunPSK" w:hAnsi="TH SarabunPSK" w:cs="TH SarabunPSK" w:hint="cs"/>
                                <w:b/>
                                <w:bCs/>
                                <w:i w:val="0"/>
                                <w:iCs w:val="0"/>
                                <w:color w:val="000000" w:themeColor="text1"/>
                                <w:sz w:val="32"/>
                                <w:szCs w:val="32"/>
                                <w:cs/>
                              </w:rPr>
                              <w:instrText xml:space="preserve">ข. </w:instrText>
                            </w:r>
                            <w:r w:rsidRPr="00ED5475">
                              <w:rPr>
                                <w:rFonts w:ascii="TH SarabunPSK" w:hAnsi="TH SarabunPSK" w:cs="TH SarabunPSK" w:hint="cs"/>
                                <w:b/>
                                <w:bCs/>
                                <w:i w:val="0"/>
                                <w:iCs w:val="0"/>
                                <w:color w:val="000000" w:themeColor="text1"/>
                                <w:sz w:val="32"/>
                                <w:szCs w:val="32"/>
                              </w:rPr>
                              <w:instrText>\* ARABIC</w:instrText>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cs/>
                              </w:rPr>
                              <w:fldChar w:fldCharType="separate"/>
                            </w:r>
                            <w:r w:rsidR="00745CD2">
                              <w:rPr>
                                <w:rFonts w:ascii="TH SarabunPSK" w:hAnsi="TH SarabunPSK" w:cs="TH SarabunPSK"/>
                                <w:b/>
                                <w:bCs/>
                                <w:i w:val="0"/>
                                <w:iCs w:val="0"/>
                                <w:noProof/>
                                <w:color w:val="000000" w:themeColor="text1"/>
                                <w:sz w:val="32"/>
                                <w:szCs w:val="32"/>
                                <w:cs/>
                              </w:rPr>
                              <w:t>2</w:t>
                            </w:r>
                            <w:r w:rsidRPr="00ED5475">
                              <w:rPr>
                                <w:rFonts w:ascii="TH SarabunPSK" w:hAnsi="TH SarabunPSK" w:cs="TH SarabunPSK" w:hint="cs"/>
                                <w:b/>
                                <w:bCs/>
                                <w:i w:val="0"/>
                                <w:iCs w:val="0"/>
                                <w:color w:val="000000" w:themeColor="text1"/>
                                <w:sz w:val="32"/>
                                <w:szCs w:val="32"/>
                                <w:cs/>
                              </w:rPr>
                              <w:fldChar w:fldCharType="end"/>
                            </w:r>
                            <w:r w:rsidRPr="00ED5475">
                              <w:rPr>
                                <w:rFonts w:ascii="TH SarabunPSK" w:hAnsi="TH SarabunPSK" w:cs="TH SarabunPSK" w:hint="cs"/>
                                <w:i w:val="0"/>
                                <w:iCs w:val="0"/>
                                <w:color w:val="000000" w:themeColor="text1"/>
                                <w:sz w:val="32"/>
                                <w:szCs w:val="32"/>
                                <w:cs/>
                              </w:rPr>
                              <w:t xml:space="preserve"> หน้าจอเมนูหลัก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D2EBA1" id="Text Box 41" o:spid="_x0000_s1060" type="#_x0000_t202" style="position:absolute;margin-left:89.65pt;margin-top:236.2pt;width:271.85pt;height:19pt;z-index:25177091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" stroked="f">
                <v:textbox inset="0,0,0,0">
                  <w:txbxContent>
                    <w:p w14:paraId="414CBF69" w14:textId="40B70F58" w:rsidR="00387C35" w:rsidRPr="00ED5475" w:rsidRDefault="00387C35" w:rsidP="00387C35">
                      <w:pPr>
                        <w:pStyle w:val="af3"/>
                        <w:jc w:val="center"/>
                        <w:rPr>
                          <w:rFonts w:ascii="TH SarabunPSK" w:hAnsi="TH SarabunPSK" w:cs="TH SarabunPSK"/>
                          <w:b/>
                          <w:bCs/>
                          <w:i w:val="0"/>
                          <w:iCs w:val="0"/>
                          <w:noProof/>
                          <w:color w:val="000000" w:themeColor="text1"/>
                          <w:sz w:val="32"/>
                          <w:szCs w:val="32"/>
                        </w:rPr>
                      </w:pPr>
                      <w:r w:rsidRPr="00ED5475">
                        <w:rPr>
                          <w:rFonts w:ascii="TH SarabunPSK" w:hAnsi="TH SarabunPSK" w:cs="TH SarabunPSK" w:hint="cs"/>
                          <w:b/>
                          <w:bCs/>
                          <w:i w:val="0"/>
                          <w:iCs w:val="0"/>
                          <w:color w:val="000000" w:themeColor="text1"/>
                          <w:sz w:val="32"/>
                          <w:szCs w:val="32"/>
                          <w:cs/>
                        </w:rPr>
                        <w:t>ภาพประกอบที่ ข.</w:t>
                      </w:r>
                      <w:r w:rsidRPr="00ED5475">
                        <w:rPr>
                          <w:rFonts w:ascii="TH SarabunPSK" w:hAnsi="TH SarabunPSK" w:cs="TH SarabunPSK" w:hint="cs"/>
                          <w:b/>
                          <w:bCs/>
                          <w:i w:val="0"/>
                          <w:iCs w:val="0"/>
                          <w:color w:val="000000" w:themeColor="text1"/>
                          <w:sz w:val="32"/>
                          <w:szCs w:val="32"/>
                          <w:cs/>
                        </w:rPr>
                        <w:fldChar w:fldCharType="begin"/>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rPr>
                        <w:instrText xml:space="preserve">SEQ </w:instrText>
                      </w:r>
                      <w:r w:rsidRPr="00ED5475">
                        <w:rPr>
                          <w:rFonts w:ascii="TH SarabunPSK" w:hAnsi="TH SarabunPSK" w:cs="TH SarabunPSK" w:hint="cs"/>
                          <w:b/>
                          <w:bCs/>
                          <w:i w:val="0"/>
                          <w:iCs w:val="0"/>
                          <w:color w:val="000000" w:themeColor="text1"/>
                          <w:sz w:val="32"/>
                          <w:szCs w:val="32"/>
                          <w:cs/>
                        </w:rPr>
                        <w:instrText>ภาพประกอบที่</w:instrText>
                      </w:r>
                      <w:r w:rsidRPr="00ED5475">
                        <w:rPr>
                          <w:rFonts w:ascii="TH SarabunPSK" w:hAnsi="TH SarabunPSK" w:cs="TH SarabunPSK" w:hint="cs"/>
                          <w:b/>
                          <w:bCs/>
                          <w:i w:val="0"/>
                          <w:iCs w:val="0"/>
                          <w:color w:val="000000" w:themeColor="text1"/>
                          <w:sz w:val="32"/>
                          <w:szCs w:val="32"/>
                        </w:rPr>
                        <w:instrText>_</w:instrText>
                      </w:r>
                      <w:r w:rsidRPr="00ED5475">
                        <w:rPr>
                          <w:rFonts w:ascii="TH SarabunPSK" w:hAnsi="TH SarabunPSK" w:cs="TH SarabunPSK" w:hint="cs"/>
                          <w:b/>
                          <w:bCs/>
                          <w:i w:val="0"/>
                          <w:iCs w:val="0"/>
                          <w:color w:val="000000" w:themeColor="text1"/>
                          <w:sz w:val="32"/>
                          <w:szCs w:val="32"/>
                          <w:cs/>
                        </w:rPr>
                        <w:instrText xml:space="preserve">ข. </w:instrText>
                      </w:r>
                      <w:r w:rsidRPr="00ED5475">
                        <w:rPr>
                          <w:rFonts w:ascii="TH SarabunPSK" w:hAnsi="TH SarabunPSK" w:cs="TH SarabunPSK" w:hint="cs"/>
                          <w:b/>
                          <w:bCs/>
                          <w:i w:val="0"/>
                          <w:iCs w:val="0"/>
                          <w:color w:val="000000" w:themeColor="text1"/>
                          <w:sz w:val="32"/>
                          <w:szCs w:val="32"/>
                        </w:rPr>
                        <w:instrText>\* ARABIC</w:instrText>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cs/>
                        </w:rPr>
                        <w:fldChar w:fldCharType="separate"/>
                      </w:r>
                      <w:r w:rsidR="00745CD2">
                        <w:rPr>
                          <w:rFonts w:ascii="TH SarabunPSK" w:hAnsi="TH SarabunPSK" w:cs="TH SarabunPSK"/>
                          <w:b/>
                          <w:bCs/>
                          <w:i w:val="0"/>
                          <w:iCs w:val="0"/>
                          <w:noProof/>
                          <w:color w:val="000000" w:themeColor="text1"/>
                          <w:sz w:val="32"/>
                          <w:szCs w:val="32"/>
                          <w:cs/>
                        </w:rPr>
                        <w:t>2</w:t>
                      </w:r>
                      <w:r w:rsidRPr="00ED5475">
                        <w:rPr>
                          <w:rFonts w:ascii="TH SarabunPSK" w:hAnsi="TH SarabunPSK" w:cs="TH SarabunPSK" w:hint="cs"/>
                          <w:b/>
                          <w:bCs/>
                          <w:i w:val="0"/>
                          <w:iCs w:val="0"/>
                          <w:color w:val="000000" w:themeColor="text1"/>
                          <w:sz w:val="32"/>
                          <w:szCs w:val="32"/>
                          <w:cs/>
                        </w:rPr>
                        <w:fldChar w:fldCharType="end"/>
                      </w:r>
                      <w:r w:rsidRPr="00ED5475">
                        <w:rPr>
                          <w:rFonts w:ascii="TH SarabunPSK" w:hAnsi="TH SarabunPSK" w:cs="TH SarabunPSK" w:hint="cs"/>
                          <w:i w:val="0"/>
                          <w:iCs w:val="0"/>
                          <w:color w:val="000000" w:themeColor="text1"/>
                          <w:sz w:val="32"/>
                          <w:szCs w:val="32"/>
                          <w:cs/>
                        </w:rPr>
                        <w:t xml:space="preserve"> หน้าจอเมนูหลัก</w:t>
                      </w:r>
                    </w:p>
                  </w:txbxContent>
                </v:textbox>
                <w10:wrap type="square"/>
              </v:shape>
            </w:pict>
          </mc:Fallback>
        </mc:AlternateContent>
      </w:r>
      <w:r>
        <w:rPr>
          <w:b/>
          <w:bCs/>
          <w:noProof/>
          <w:cs/>
        </w:rPr>
        <w:drawing>
          <wp:anchor distT="0" distB="0" distL="114300" distR="114300" simplePos="0" relativeHeight="251768871" behindDoc="0" locked="0" layoutInCell="1" allowOverlap="1" wp14:anchorId="02953623" wp14:editId="074E6B8E">
            <wp:simplePos x="0" y="0"/>
            <wp:positionH relativeFrom="margin">
              <wp:align>center</wp:align>
            </wp:positionH>
            <wp:positionV relativeFrom="margin">
              <wp:posOffset>1434465</wp:posOffset>
            </wp:positionV>
            <wp:extent cx="3452495" cy="1940560"/>
            <wp:effectExtent l="0" t="0" r="0" b="2540"/>
            <wp:wrapSquare wrapText="bothSides"/>
            <wp:docPr id="40" name="รูปภาพ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3452495" cy="19405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cs/>
        </w:rPr>
        <w:t xml:space="preserve">     </w:t>
      </w:r>
      <w:r w:rsidRPr="00387C35">
        <w:rPr>
          <w:cs/>
        </w:rPr>
        <w:t>เมื่อเข้าสู่ระบบสำเร็จ ผู้ใช้งานจะเข้าสู่หน้าเมนูหลัก ซึ่งเป็นหน้าสำหรับเลือกใช้งานฟังก์ชันต่าง ๆ ของเกม เช่น การเริ่มเล่นเกม การจัดการยานหรืออุปกรณ์ และการเข้าสู่ระบบห้องแข่งขัน</w:t>
      </w:r>
      <w:r>
        <w:rPr>
          <w:rFonts w:hint="cs"/>
          <w:cs/>
        </w:rPr>
        <w:t xml:space="preserve"> </w:t>
      </w:r>
      <w:r w:rsidRPr="00387C35">
        <w:rPr>
          <w:cs/>
        </w:rPr>
        <w:t>ผู้ใช้งานสามารถเลือกเมนูที่ต้องการได้โดยกดปุ่มบนหน้าจอ</w:t>
      </w:r>
    </w:p>
    <w:p w14:paraId="33EA8A96" w14:textId="77777777" w:rsidR="001B62BD" w:rsidRDefault="001B62BD" w:rsidP="00387C35"/>
    <w:p w14:paraId="161090D2" w14:textId="77777777" w:rsidR="001B62BD" w:rsidRDefault="001B62BD" w:rsidP="00387C35"/>
    <w:p w14:paraId="08F99C93" w14:textId="77777777" w:rsidR="001B62BD" w:rsidRDefault="001B62BD" w:rsidP="00387C35"/>
    <w:p w14:paraId="549E4DC8" w14:textId="2E6FB555" w:rsidR="001B62BD" w:rsidRDefault="001B62BD" w:rsidP="00387C35"/>
    <w:p w14:paraId="1A4AB2CA" w14:textId="77777777" w:rsidR="001B62BD" w:rsidRDefault="001B62BD" w:rsidP="00387C35"/>
    <w:p w14:paraId="74FF88B1" w14:textId="77777777" w:rsidR="001B62BD" w:rsidRDefault="001B62BD" w:rsidP="00387C35"/>
    <w:p w14:paraId="505E7426" w14:textId="03B2C816" w:rsidR="001B62BD" w:rsidRDefault="001B62BD" w:rsidP="00387C35"/>
    <w:p w14:paraId="11B6111C" w14:textId="77777777" w:rsidR="001B62BD" w:rsidRDefault="001B62BD" w:rsidP="00387C35"/>
    <w:p w14:paraId="75C9C4D3" w14:textId="27B8AE69" w:rsidR="001B62BD" w:rsidRPr="0057234B" w:rsidRDefault="001B62BD" w:rsidP="001B62BD">
      <w:pPr>
        <w:rPr>
          <w:rFonts w:ascii="TH SarabunPSK" w:hAnsi="TH SarabunPSK" w:cs="TH SarabunPSK"/>
          <w:b/>
          <w:bCs/>
          <w:sz w:val="32"/>
          <w:szCs w:val="32"/>
        </w:rPr>
      </w:pPr>
      <w:r w:rsidRPr="0057234B">
        <w:rPr>
          <w:rFonts w:ascii="TH SarabunPSK" w:hAnsi="TH SarabunPSK" w:cs="TH SarabunPSK" w:hint="cs"/>
          <w:b/>
          <w:bCs/>
          <w:sz w:val="32"/>
          <w:szCs w:val="32"/>
        </w:rPr>
        <w:t xml:space="preserve">3. </w:t>
      </w:r>
      <w:r w:rsidRPr="0057234B">
        <w:rPr>
          <w:rFonts w:ascii="TH SarabunPSK" w:hAnsi="TH SarabunPSK" w:cs="TH SarabunPSK" w:hint="cs"/>
          <w:b/>
          <w:bCs/>
          <w:sz w:val="32"/>
          <w:szCs w:val="32"/>
          <w:cs/>
        </w:rPr>
        <w:t>การเลือกยานและ</w:t>
      </w:r>
      <w:r w:rsidR="000E07A5" w:rsidRPr="0057234B">
        <w:rPr>
          <w:rFonts w:ascii="TH SarabunPSK" w:hAnsi="TH SarabunPSK" w:cs="TH SarabunPSK" w:hint="cs"/>
          <w:b/>
          <w:bCs/>
          <w:sz w:val="32"/>
          <w:szCs w:val="32"/>
          <w:cs/>
        </w:rPr>
        <w:t>สกิล</w:t>
      </w:r>
    </w:p>
    <w:p w14:paraId="0CF1E734" w14:textId="37EABF04" w:rsidR="001B62BD" w:rsidRDefault="001B62BD" w:rsidP="001B62BD">
      <w:pPr>
        <w:rPr>
          <w:rFonts w:ascii="TH SarabunPSK" w:hAnsi="TH SarabunPSK" w:cs="TH SarabunPSK"/>
          <w:sz w:val="32"/>
          <w:szCs w:val="32"/>
        </w:rPr>
      </w:pPr>
      <w:r>
        <w:rPr>
          <w:noProof/>
        </w:rPr>
        <mc:AlternateContent>
          <mc:Choice Requires="wps">
            <w:drawing>
              <wp:anchor distT="0" distB="0" distL="114300" distR="114300" simplePos="0" relativeHeight="251773991" behindDoc="0" locked="0" layoutInCell="1" allowOverlap="1" wp14:anchorId="43AECA61" wp14:editId="1343AB43">
                <wp:simplePos x="0" y="0"/>
                <wp:positionH relativeFrom="column">
                  <wp:posOffset>1020445</wp:posOffset>
                </wp:positionH>
                <wp:positionV relativeFrom="paragraph">
                  <wp:posOffset>2863215</wp:posOffset>
                </wp:positionV>
                <wp:extent cx="3633470" cy="635"/>
                <wp:effectExtent l="0" t="0" r="0" b="0"/>
                <wp:wrapSquare wrapText="bothSides"/>
                <wp:docPr id="43" name="Text Box 43"/>
                <wp:cNvGraphicFramePr/>
                <a:graphic xmlns:a="http://schemas.openxmlformats.org/drawingml/2006/main">
                  <a:graphicData uri="http://schemas.microsoft.com/office/word/2010/wordprocessingShape">
                    <wps:wsp>
                      <wps:cNvSpPr txBox="1"/>
                      <wps:spPr>
                        <a:xfrm>
                          <a:off x="0" y="0"/>
                          <a:ext cx="3633470" cy="635"/>
                        </a:xfrm>
                        <a:prstGeom prst="rect">
                          <a:avLst/>
                        </a:prstGeom>
                        <a:solidFill>
                          <a:prstClr val="white"/>
                        </a:solidFill>
                        <a:ln>
                          <a:noFill/>
                        </a:ln>
                      </wps:spPr>
                      <wps:txbx>
                        <w:txbxContent>
                          <w:p w14:paraId="04D0AD2C" w14:textId="61DFCB75" w:rsidR="001B62BD" w:rsidRPr="00ED5475" w:rsidRDefault="001B62BD" w:rsidP="001B62BD">
                            <w:pPr>
                              <w:pStyle w:val="af3"/>
                              <w:jc w:val="center"/>
                              <w:rPr>
                                <w:rFonts w:ascii="TH SarabunPSK" w:hAnsi="TH SarabunPSK" w:cs="TH SarabunPSK"/>
                                <w:i w:val="0"/>
                                <w:iCs w:val="0"/>
                                <w:noProof/>
                                <w:color w:val="000000" w:themeColor="text1"/>
                                <w:sz w:val="32"/>
                                <w:szCs w:val="32"/>
                                <w:cs/>
                              </w:rPr>
                            </w:pPr>
                            <w:r w:rsidRPr="00ED5475">
                              <w:rPr>
                                <w:rFonts w:ascii="TH SarabunPSK" w:hAnsi="TH SarabunPSK" w:cs="TH SarabunPSK" w:hint="cs"/>
                                <w:b/>
                                <w:bCs/>
                                <w:i w:val="0"/>
                                <w:iCs w:val="0"/>
                                <w:color w:val="000000" w:themeColor="text1"/>
                                <w:sz w:val="32"/>
                                <w:szCs w:val="32"/>
                                <w:cs/>
                              </w:rPr>
                              <w:t>ภาพประกอบที่ ข.</w:t>
                            </w:r>
                            <w:r w:rsidRPr="00ED5475">
                              <w:rPr>
                                <w:rFonts w:ascii="TH SarabunPSK" w:hAnsi="TH SarabunPSK" w:cs="TH SarabunPSK" w:hint="cs"/>
                                <w:b/>
                                <w:bCs/>
                                <w:i w:val="0"/>
                                <w:iCs w:val="0"/>
                                <w:color w:val="000000" w:themeColor="text1"/>
                                <w:sz w:val="32"/>
                                <w:szCs w:val="32"/>
                                <w:cs/>
                              </w:rPr>
                              <w:fldChar w:fldCharType="begin"/>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rPr>
                              <w:instrText xml:space="preserve">SEQ </w:instrText>
                            </w:r>
                            <w:r w:rsidRPr="00ED5475">
                              <w:rPr>
                                <w:rFonts w:ascii="TH SarabunPSK" w:hAnsi="TH SarabunPSK" w:cs="TH SarabunPSK" w:hint="cs"/>
                                <w:b/>
                                <w:bCs/>
                                <w:i w:val="0"/>
                                <w:iCs w:val="0"/>
                                <w:color w:val="000000" w:themeColor="text1"/>
                                <w:sz w:val="32"/>
                                <w:szCs w:val="32"/>
                                <w:cs/>
                              </w:rPr>
                              <w:instrText>ภาพประกอบที่</w:instrText>
                            </w:r>
                            <w:r w:rsidRPr="00ED5475">
                              <w:rPr>
                                <w:rFonts w:ascii="TH SarabunPSK" w:hAnsi="TH SarabunPSK" w:cs="TH SarabunPSK" w:hint="cs"/>
                                <w:b/>
                                <w:bCs/>
                                <w:i w:val="0"/>
                                <w:iCs w:val="0"/>
                                <w:color w:val="000000" w:themeColor="text1"/>
                                <w:sz w:val="32"/>
                                <w:szCs w:val="32"/>
                              </w:rPr>
                              <w:instrText>_</w:instrText>
                            </w:r>
                            <w:r w:rsidRPr="00ED5475">
                              <w:rPr>
                                <w:rFonts w:ascii="TH SarabunPSK" w:hAnsi="TH SarabunPSK" w:cs="TH SarabunPSK" w:hint="cs"/>
                                <w:b/>
                                <w:bCs/>
                                <w:i w:val="0"/>
                                <w:iCs w:val="0"/>
                                <w:color w:val="000000" w:themeColor="text1"/>
                                <w:sz w:val="32"/>
                                <w:szCs w:val="32"/>
                                <w:cs/>
                              </w:rPr>
                              <w:instrText xml:space="preserve">ข. </w:instrText>
                            </w:r>
                            <w:r w:rsidRPr="00ED5475">
                              <w:rPr>
                                <w:rFonts w:ascii="TH SarabunPSK" w:hAnsi="TH SarabunPSK" w:cs="TH SarabunPSK" w:hint="cs"/>
                                <w:b/>
                                <w:bCs/>
                                <w:i w:val="0"/>
                                <w:iCs w:val="0"/>
                                <w:color w:val="000000" w:themeColor="text1"/>
                                <w:sz w:val="32"/>
                                <w:szCs w:val="32"/>
                              </w:rPr>
                              <w:instrText>\* ARABIC</w:instrText>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cs/>
                              </w:rPr>
                              <w:fldChar w:fldCharType="separate"/>
                            </w:r>
                            <w:r w:rsidR="00745CD2">
                              <w:rPr>
                                <w:rFonts w:ascii="TH SarabunPSK" w:hAnsi="TH SarabunPSK" w:cs="TH SarabunPSK"/>
                                <w:b/>
                                <w:bCs/>
                                <w:i w:val="0"/>
                                <w:iCs w:val="0"/>
                                <w:noProof/>
                                <w:color w:val="000000" w:themeColor="text1"/>
                                <w:sz w:val="32"/>
                                <w:szCs w:val="32"/>
                                <w:cs/>
                              </w:rPr>
                              <w:t>3</w:t>
                            </w:r>
                            <w:r w:rsidRPr="00ED5475">
                              <w:rPr>
                                <w:rFonts w:ascii="TH SarabunPSK" w:hAnsi="TH SarabunPSK" w:cs="TH SarabunPSK" w:hint="cs"/>
                                <w:b/>
                                <w:bCs/>
                                <w:i w:val="0"/>
                                <w:iCs w:val="0"/>
                                <w:color w:val="000000" w:themeColor="text1"/>
                                <w:sz w:val="32"/>
                                <w:szCs w:val="32"/>
                                <w:cs/>
                              </w:rPr>
                              <w:fldChar w:fldCharType="end"/>
                            </w:r>
                            <w:r w:rsidRPr="00ED5475">
                              <w:rPr>
                                <w:rFonts w:ascii="TH SarabunPSK" w:hAnsi="TH SarabunPSK" w:cs="TH SarabunPSK" w:hint="cs"/>
                                <w:i w:val="0"/>
                                <w:iCs w:val="0"/>
                                <w:color w:val="000000" w:themeColor="text1"/>
                                <w:sz w:val="32"/>
                                <w:szCs w:val="32"/>
                              </w:rPr>
                              <w:t xml:space="preserve"> </w:t>
                            </w:r>
                            <w:r w:rsidRPr="00ED5475">
                              <w:rPr>
                                <w:rFonts w:ascii="TH SarabunPSK" w:hAnsi="TH SarabunPSK" w:cs="TH SarabunPSK" w:hint="cs"/>
                                <w:i w:val="0"/>
                                <w:iCs w:val="0"/>
                                <w:color w:val="000000" w:themeColor="text1"/>
                                <w:sz w:val="32"/>
                                <w:szCs w:val="32"/>
                                <w:cs/>
                              </w:rPr>
                              <w:t>หน้าจอการเลือกยานและสกิล</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AECA61" id="Text Box 43" o:spid="_x0000_s1061" type="#_x0000_t202" style="position:absolute;margin-left:80.35pt;margin-top:225.45pt;width:286.1pt;height:.05pt;z-index:2517739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" stroked="f">
                <v:textbox style="mso-fit-shape-to-text:t" inset="0,0,0,0">
                  <w:txbxContent>
                    <w:p w14:paraId="04D0AD2C" w14:textId="61DFCB75" w:rsidR="001B62BD" w:rsidRPr="00ED5475" w:rsidRDefault="001B62BD" w:rsidP="001B62BD">
                      <w:pPr>
                        <w:pStyle w:val="af3"/>
                        <w:jc w:val="center"/>
                        <w:rPr>
                          <w:rFonts w:ascii="TH SarabunPSK" w:hAnsi="TH SarabunPSK" w:cs="TH SarabunPSK"/>
                          <w:i w:val="0"/>
                          <w:iCs w:val="0"/>
                          <w:noProof/>
                          <w:color w:val="000000" w:themeColor="text1"/>
                          <w:sz w:val="32"/>
                          <w:szCs w:val="32"/>
                          <w:cs/>
                        </w:rPr>
                      </w:pPr>
                      <w:r w:rsidRPr="00ED5475">
                        <w:rPr>
                          <w:rFonts w:ascii="TH SarabunPSK" w:hAnsi="TH SarabunPSK" w:cs="TH SarabunPSK" w:hint="cs"/>
                          <w:b/>
                          <w:bCs/>
                          <w:i w:val="0"/>
                          <w:iCs w:val="0"/>
                          <w:color w:val="000000" w:themeColor="text1"/>
                          <w:sz w:val="32"/>
                          <w:szCs w:val="32"/>
                          <w:cs/>
                        </w:rPr>
                        <w:t>ภาพประกอบที่ ข.</w:t>
                      </w:r>
                      <w:r w:rsidRPr="00ED5475">
                        <w:rPr>
                          <w:rFonts w:ascii="TH SarabunPSK" w:hAnsi="TH SarabunPSK" w:cs="TH SarabunPSK" w:hint="cs"/>
                          <w:b/>
                          <w:bCs/>
                          <w:i w:val="0"/>
                          <w:iCs w:val="0"/>
                          <w:color w:val="000000" w:themeColor="text1"/>
                          <w:sz w:val="32"/>
                          <w:szCs w:val="32"/>
                          <w:cs/>
                        </w:rPr>
                        <w:fldChar w:fldCharType="begin"/>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rPr>
                        <w:instrText xml:space="preserve">SEQ </w:instrText>
                      </w:r>
                      <w:r w:rsidRPr="00ED5475">
                        <w:rPr>
                          <w:rFonts w:ascii="TH SarabunPSK" w:hAnsi="TH SarabunPSK" w:cs="TH SarabunPSK" w:hint="cs"/>
                          <w:b/>
                          <w:bCs/>
                          <w:i w:val="0"/>
                          <w:iCs w:val="0"/>
                          <w:color w:val="000000" w:themeColor="text1"/>
                          <w:sz w:val="32"/>
                          <w:szCs w:val="32"/>
                          <w:cs/>
                        </w:rPr>
                        <w:instrText>ภาพประกอบที่</w:instrText>
                      </w:r>
                      <w:r w:rsidRPr="00ED5475">
                        <w:rPr>
                          <w:rFonts w:ascii="TH SarabunPSK" w:hAnsi="TH SarabunPSK" w:cs="TH SarabunPSK" w:hint="cs"/>
                          <w:b/>
                          <w:bCs/>
                          <w:i w:val="0"/>
                          <w:iCs w:val="0"/>
                          <w:color w:val="000000" w:themeColor="text1"/>
                          <w:sz w:val="32"/>
                          <w:szCs w:val="32"/>
                        </w:rPr>
                        <w:instrText>_</w:instrText>
                      </w:r>
                      <w:r w:rsidRPr="00ED5475">
                        <w:rPr>
                          <w:rFonts w:ascii="TH SarabunPSK" w:hAnsi="TH SarabunPSK" w:cs="TH SarabunPSK" w:hint="cs"/>
                          <w:b/>
                          <w:bCs/>
                          <w:i w:val="0"/>
                          <w:iCs w:val="0"/>
                          <w:color w:val="000000" w:themeColor="text1"/>
                          <w:sz w:val="32"/>
                          <w:szCs w:val="32"/>
                          <w:cs/>
                        </w:rPr>
                        <w:instrText xml:space="preserve">ข. </w:instrText>
                      </w:r>
                      <w:r w:rsidRPr="00ED5475">
                        <w:rPr>
                          <w:rFonts w:ascii="TH SarabunPSK" w:hAnsi="TH SarabunPSK" w:cs="TH SarabunPSK" w:hint="cs"/>
                          <w:b/>
                          <w:bCs/>
                          <w:i w:val="0"/>
                          <w:iCs w:val="0"/>
                          <w:color w:val="000000" w:themeColor="text1"/>
                          <w:sz w:val="32"/>
                          <w:szCs w:val="32"/>
                        </w:rPr>
                        <w:instrText>\* ARABIC</w:instrText>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cs/>
                        </w:rPr>
                        <w:fldChar w:fldCharType="separate"/>
                      </w:r>
                      <w:r w:rsidR="00745CD2">
                        <w:rPr>
                          <w:rFonts w:ascii="TH SarabunPSK" w:hAnsi="TH SarabunPSK" w:cs="TH SarabunPSK"/>
                          <w:b/>
                          <w:bCs/>
                          <w:i w:val="0"/>
                          <w:iCs w:val="0"/>
                          <w:noProof/>
                          <w:color w:val="000000" w:themeColor="text1"/>
                          <w:sz w:val="32"/>
                          <w:szCs w:val="32"/>
                          <w:cs/>
                        </w:rPr>
                        <w:t>3</w:t>
                      </w:r>
                      <w:r w:rsidRPr="00ED5475">
                        <w:rPr>
                          <w:rFonts w:ascii="TH SarabunPSK" w:hAnsi="TH SarabunPSK" w:cs="TH SarabunPSK" w:hint="cs"/>
                          <w:b/>
                          <w:bCs/>
                          <w:i w:val="0"/>
                          <w:iCs w:val="0"/>
                          <w:color w:val="000000" w:themeColor="text1"/>
                          <w:sz w:val="32"/>
                          <w:szCs w:val="32"/>
                          <w:cs/>
                        </w:rPr>
                        <w:fldChar w:fldCharType="end"/>
                      </w:r>
                      <w:r w:rsidRPr="00ED5475">
                        <w:rPr>
                          <w:rFonts w:ascii="TH SarabunPSK" w:hAnsi="TH SarabunPSK" w:cs="TH SarabunPSK" w:hint="cs"/>
                          <w:i w:val="0"/>
                          <w:iCs w:val="0"/>
                          <w:color w:val="000000" w:themeColor="text1"/>
                          <w:sz w:val="32"/>
                          <w:szCs w:val="32"/>
                        </w:rPr>
                        <w:t xml:space="preserve"> </w:t>
                      </w:r>
                      <w:r w:rsidRPr="00ED5475">
                        <w:rPr>
                          <w:rFonts w:ascii="TH SarabunPSK" w:hAnsi="TH SarabunPSK" w:cs="TH SarabunPSK" w:hint="cs"/>
                          <w:i w:val="0"/>
                          <w:iCs w:val="0"/>
                          <w:color w:val="000000" w:themeColor="text1"/>
                          <w:sz w:val="32"/>
                          <w:szCs w:val="32"/>
                          <w:cs/>
                        </w:rPr>
                        <w:t>หน้าจอการเลือกยานและสกิล</w:t>
                      </w:r>
                    </w:p>
                  </w:txbxContent>
                </v:textbox>
                <w10:wrap type="square"/>
              </v:shape>
            </w:pict>
          </mc:Fallback>
        </mc:AlternateContent>
      </w:r>
      <w:r>
        <w:rPr>
          <w:rFonts w:ascii="TH SarabunPSK" w:hAnsi="TH SarabunPSK" w:cs="TH SarabunPSK"/>
          <w:noProof/>
          <w:sz w:val="32"/>
          <w:szCs w:val="32"/>
          <w:cs/>
        </w:rPr>
        <w:drawing>
          <wp:anchor distT="0" distB="0" distL="114300" distR="114300" simplePos="0" relativeHeight="251771943" behindDoc="0" locked="0" layoutInCell="1" allowOverlap="1" wp14:anchorId="1794546F" wp14:editId="0B969059">
            <wp:simplePos x="0" y="0"/>
            <wp:positionH relativeFrom="margin">
              <wp:posOffset>1020701</wp:posOffset>
            </wp:positionH>
            <wp:positionV relativeFrom="margin">
              <wp:posOffset>5177196</wp:posOffset>
            </wp:positionV>
            <wp:extent cx="3633470" cy="2057400"/>
            <wp:effectExtent l="0" t="0" r="5080" b="0"/>
            <wp:wrapSquare wrapText="bothSides"/>
            <wp:docPr id="42"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363347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 SarabunPSK" w:hAnsi="TH SarabunPSK" w:cs="TH SarabunPSK"/>
          <w:sz w:val="32"/>
          <w:szCs w:val="32"/>
        </w:rPr>
        <w:t xml:space="preserve">    </w:t>
      </w:r>
      <w:r w:rsidRPr="001B62BD">
        <w:rPr>
          <w:rFonts w:ascii="TH SarabunPSK" w:hAnsi="TH SarabunPSK" w:cs="TH SarabunPSK"/>
          <w:sz w:val="32"/>
          <w:szCs w:val="32"/>
          <w:cs/>
        </w:rPr>
        <w:t>ก่อนเข้าสู่การแข่งขัน ผู้เล่นสามารถเลือกยานอวกาศหรืออุปกรณ์ที่ต้องการใช้ในการแข่งขันได้ โดยระบบจะแสดงรายการยานหรืออุปกรณ์ที่ผู้เล่นสามารถเลือกใช้งานได้</w:t>
      </w:r>
    </w:p>
    <w:p w14:paraId="20170D92" w14:textId="77777777" w:rsidR="002614B5" w:rsidRDefault="002614B5" w:rsidP="001B62BD">
      <w:pPr>
        <w:rPr>
          <w:rFonts w:ascii="TH SarabunPSK" w:hAnsi="TH SarabunPSK" w:cs="TH SarabunPSK"/>
          <w:sz w:val="32"/>
          <w:szCs w:val="32"/>
        </w:rPr>
      </w:pPr>
    </w:p>
    <w:p w14:paraId="05CD0AED" w14:textId="77777777" w:rsidR="002614B5" w:rsidRDefault="002614B5" w:rsidP="001B62BD">
      <w:pPr>
        <w:rPr>
          <w:rFonts w:ascii="TH SarabunPSK" w:hAnsi="TH SarabunPSK" w:cs="TH SarabunPSK"/>
          <w:sz w:val="32"/>
          <w:szCs w:val="32"/>
        </w:rPr>
      </w:pPr>
    </w:p>
    <w:p w14:paraId="083E0D6E" w14:textId="77777777" w:rsidR="002614B5" w:rsidRDefault="002614B5" w:rsidP="001B62BD">
      <w:pPr>
        <w:rPr>
          <w:rFonts w:ascii="TH SarabunPSK" w:hAnsi="TH SarabunPSK" w:cs="TH SarabunPSK"/>
          <w:sz w:val="32"/>
          <w:szCs w:val="32"/>
        </w:rPr>
      </w:pPr>
    </w:p>
    <w:p w14:paraId="479AE47C" w14:textId="77777777" w:rsidR="002614B5" w:rsidRDefault="002614B5" w:rsidP="001B62BD">
      <w:pPr>
        <w:rPr>
          <w:rFonts w:ascii="TH SarabunPSK" w:hAnsi="TH SarabunPSK" w:cs="TH SarabunPSK"/>
          <w:sz w:val="32"/>
          <w:szCs w:val="32"/>
        </w:rPr>
      </w:pPr>
    </w:p>
    <w:p w14:paraId="4FDEA4A0" w14:textId="77777777" w:rsidR="002614B5" w:rsidRDefault="002614B5" w:rsidP="001B62BD">
      <w:pPr>
        <w:rPr>
          <w:rFonts w:ascii="TH SarabunPSK" w:hAnsi="TH SarabunPSK" w:cs="TH SarabunPSK"/>
          <w:sz w:val="32"/>
          <w:szCs w:val="32"/>
        </w:rPr>
      </w:pPr>
    </w:p>
    <w:p w14:paraId="623CC414" w14:textId="77777777" w:rsidR="002614B5" w:rsidRDefault="002614B5" w:rsidP="001B62BD">
      <w:pPr>
        <w:rPr>
          <w:rFonts w:ascii="TH SarabunPSK" w:hAnsi="TH SarabunPSK" w:cs="TH SarabunPSK"/>
          <w:sz w:val="32"/>
          <w:szCs w:val="32"/>
        </w:rPr>
      </w:pPr>
    </w:p>
    <w:p w14:paraId="61BA86B6" w14:textId="21C9B647" w:rsidR="002614B5" w:rsidRPr="00952D54" w:rsidRDefault="002614B5" w:rsidP="002614B5">
      <w:pPr>
        <w:rPr>
          <w:rFonts w:ascii="TH SarabunPSK" w:hAnsi="TH SarabunPSK" w:cs="TH SarabunPSK"/>
          <w:b/>
          <w:bCs/>
          <w:sz w:val="32"/>
          <w:szCs w:val="32"/>
        </w:rPr>
      </w:pPr>
      <w:r>
        <w:rPr>
          <w:rFonts w:ascii="TH SarabunPSK" w:hAnsi="TH SarabunPSK" w:cs="TH SarabunPSK" w:hint="cs"/>
          <w:sz w:val="32"/>
          <w:szCs w:val="32"/>
          <w:cs/>
        </w:rPr>
        <w:t xml:space="preserve">    </w:t>
      </w:r>
      <w:r w:rsidRPr="00952D54">
        <w:rPr>
          <w:rFonts w:ascii="TH SarabunPSK" w:hAnsi="TH SarabunPSK" w:cs="TH SarabunPSK"/>
          <w:b/>
          <w:bCs/>
          <w:sz w:val="32"/>
          <w:szCs w:val="32"/>
          <w:cs/>
        </w:rPr>
        <w:t>ขั้นตอนการเลือกยานมีดังนี้</w:t>
      </w:r>
    </w:p>
    <w:p w14:paraId="4BCEE2F0" w14:textId="77777777" w:rsidR="002614B5" w:rsidRPr="002614B5" w:rsidRDefault="002614B5" w:rsidP="002614B5">
      <w:pPr>
        <w:numPr>
          <w:ilvl w:val="0"/>
          <w:numId w:val="47"/>
        </w:numPr>
        <w:tabs>
          <w:tab w:val="num" w:pos="720"/>
        </w:tabs>
        <w:rPr>
          <w:rFonts w:ascii="TH SarabunPSK" w:hAnsi="TH SarabunPSK" w:cs="TH SarabunPSK"/>
          <w:sz w:val="32"/>
          <w:szCs w:val="32"/>
        </w:rPr>
      </w:pPr>
      <w:r w:rsidRPr="002614B5">
        <w:rPr>
          <w:rFonts w:ascii="TH SarabunPSK" w:hAnsi="TH SarabunPSK" w:cs="TH SarabunPSK"/>
          <w:sz w:val="32"/>
          <w:szCs w:val="32"/>
          <w:cs/>
        </w:rPr>
        <w:t>เข้าสู่เมนูเลือกยาน</w:t>
      </w:r>
    </w:p>
    <w:p w14:paraId="5AE4DD77" w14:textId="490CE121" w:rsidR="002614B5" w:rsidRPr="002614B5" w:rsidRDefault="002614B5" w:rsidP="002614B5">
      <w:pPr>
        <w:numPr>
          <w:ilvl w:val="0"/>
          <w:numId w:val="47"/>
        </w:numPr>
        <w:tabs>
          <w:tab w:val="num" w:pos="720"/>
        </w:tabs>
        <w:rPr>
          <w:rFonts w:ascii="TH SarabunPSK" w:hAnsi="TH SarabunPSK" w:cs="TH SarabunPSK"/>
          <w:sz w:val="32"/>
          <w:szCs w:val="32"/>
        </w:rPr>
      </w:pPr>
      <w:r w:rsidRPr="002614B5">
        <w:rPr>
          <w:rFonts w:ascii="TH SarabunPSK" w:hAnsi="TH SarabunPSK" w:cs="TH SarabunPSK"/>
          <w:sz w:val="32"/>
          <w:szCs w:val="32"/>
          <w:cs/>
        </w:rPr>
        <w:lastRenderedPageBreak/>
        <w:t>เลือกยานอวกาศที่ต้องการใช้งาน</w:t>
      </w:r>
    </w:p>
    <w:p w14:paraId="1910F4A0" w14:textId="77777777" w:rsidR="002614B5" w:rsidRPr="002614B5" w:rsidRDefault="002614B5" w:rsidP="002614B5">
      <w:pPr>
        <w:numPr>
          <w:ilvl w:val="0"/>
          <w:numId w:val="47"/>
        </w:numPr>
        <w:tabs>
          <w:tab w:val="num" w:pos="720"/>
        </w:tabs>
        <w:rPr>
          <w:rFonts w:ascii="TH SarabunPSK" w:hAnsi="TH SarabunPSK" w:cs="TH SarabunPSK"/>
          <w:sz w:val="32"/>
          <w:szCs w:val="32"/>
        </w:rPr>
      </w:pPr>
      <w:r w:rsidRPr="002614B5">
        <w:rPr>
          <w:rFonts w:ascii="TH SarabunPSK" w:hAnsi="TH SarabunPSK" w:cs="TH SarabunPSK"/>
          <w:sz w:val="32"/>
          <w:szCs w:val="32"/>
          <w:cs/>
        </w:rPr>
        <w:t>เลือกอุปกรณ์หรือความสามารถที่ต้องการ</w:t>
      </w:r>
    </w:p>
    <w:p w14:paraId="3A856229" w14:textId="1BC92527" w:rsidR="002614B5" w:rsidRPr="002614B5" w:rsidRDefault="002614B5" w:rsidP="002614B5">
      <w:pPr>
        <w:numPr>
          <w:ilvl w:val="0"/>
          <w:numId w:val="47"/>
        </w:numPr>
        <w:tabs>
          <w:tab w:val="num" w:pos="720"/>
        </w:tabs>
        <w:rPr>
          <w:rFonts w:ascii="TH SarabunPSK" w:hAnsi="TH SarabunPSK" w:cs="TH SarabunPSK"/>
          <w:sz w:val="32"/>
          <w:szCs w:val="32"/>
        </w:rPr>
      </w:pPr>
      <w:r w:rsidRPr="002614B5">
        <w:rPr>
          <w:rFonts w:ascii="TH SarabunPSK" w:hAnsi="TH SarabunPSK" w:cs="TH SarabunPSK"/>
          <w:sz w:val="32"/>
          <w:szCs w:val="32"/>
          <w:cs/>
        </w:rPr>
        <w:t>กดยืนยันการเลือก</w:t>
      </w:r>
    </w:p>
    <w:p w14:paraId="2A13960A" w14:textId="4BEF3354" w:rsidR="002614B5" w:rsidRDefault="002614B5" w:rsidP="002614B5">
      <w:pPr>
        <w:numPr>
          <w:ilvl w:val="0"/>
          <w:numId w:val="47"/>
        </w:numPr>
        <w:tabs>
          <w:tab w:val="num" w:pos="720"/>
        </w:tabs>
        <w:rPr>
          <w:rFonts w:ascii="TH SarabunPSK" w:hAnsi="TH SarabunPSK" w:cs="TH SarabunPSK"/>
          <w:sz w:val="32"/>
          <w:szCs w:val="32"/>
        </w:rPr>
      </w:pPr>
      <w:r w:rsidRPr="002614B5">
        <w:rPr>
          <w:rFonts w:ascii="TH SarabunPSK" w:hAnsi="TH SarabunPSK" w:cs="TH SarabunPSK"/>
          <w:sz w:val="32"/>
          <w:szCs w:val="32"/>
          <w:cs/>
        </w:rPr>
        <w:t>ระบบบันทึกยานและอุปกรณ์ที่เลือกไว้สำหรับการแข่งขัน</w:t>
      </w:r>
    </w:p>
    <w:p w14:paraId="002EFB7C" w14:textId="64DECCD8" w:rsidR="0006242A" w:rsidRPr="0057234B" w:rsidRDefault="0006242A" w:rsidP="0006242A">
      <w:pPr>
        <w:rPr>
          <w:rFonts w:ascii="TH SarabunPSK" w:hAnsi="TH SarabunPSK" w:cs="TH SarabunPSK"/>
          <w:b/>
          <w:bCs/>
          <w:sz w:val="32"/>
          <w:szCs w:val="32"/>
        </w:rPr>
      </w:pPr>
      <w:r w:rsidRPr="0057234B">
        <w:rPr>
          <w:rFonts w:ascii="TH SarabunPSK" w:hAnsi="TH SarabunPSK" w:cs="TH SarabunPSK" w:hint="cs"/>
          <w:b/>
          <w:bCs/>
          <w:sz w:val="32"/>
          <w:szCs w:val="32"/>
        </w:rPr>
        <w:t xml:space="preserve">4. </w:t>
      </w:r>
      <w:r w:rsidRPr="0057234B">
        <w:rPr>
          <w:rFonts w:ascii="TH SarabunPSK" w:hAnsi="TH SarabunPSK" w:cs="TH SarabunPSK" w:hint="cs"/>
          <w:b/>
          <w:bCs/>
          <w:sz w:val="32"/>
          <w:szCs w:val="32"/>
          <w:cs/>
        </w:rPr>
        <w:t>การเข้าสู่ห้องแข่งขัน</w:t>
      </w:r>
    </w:p>
    <w:p w14:paraId="48D6AE8A" w14:textId="13C9E8BD" w:rsidR="0006242A" w:rsidRPr="0006242A" w:rsidRDefault="003E6CFA" w:rsidP="0006242A">
      <w:pPr>
        <w:rPr>
          <w:rFonts w:ascii="TH SarabunPSK" w:hAnsi="TH SarabunPSK" w:cs="TH SarabunPSK"/>
          <w:sz w:val="32"/>
          <w:szCs w:val="32"/>
        </w:rPr>
      </w:pPr>
      <w:r>
        <w:rPr>
          <w:noProof/>
        </w:rPr>
        <mc:AlternateContent>
          <mc:Choice Requires="wps">
            <w:drawing>
              <wp:anchor distT="0" distB="0" distL="114300" distR="114300" simplePos="0" relativeHeight="251777063" behindDoc="0" locked="0" layoutInCell="1" allowOverlap="1" wp14:anchorId="6695D9A4" wp14:editId="0F59A7E1">
                <wp:simplePos x="0" y="0"/>
                <wp:positionH relativeFrom="column">
                  <wp:posOffset>932180</wp:posOffset>
                </wp:positionH>
                <wp:positionV relativeFrom="paragraph">
                  <wp:posOffset>2898775</wp:posOffset>
                </wp:positionV>
                <wp:extent cx="3867150" cy="635"/>
                <wp:effectExtent l="0" t="0" r="0" b="0"/>
                <wp:wrapSquare wrapText="bothSides"/>
                <wp:docPr id="46" name="Text Box 46"/>
                <wp:cNvGraphicFramePr/>
                <a:graphic xmlns:a="http://schemas.openxmlformats.org/drawingml/2006/main">
                  <a:graphicData uri="http://schemas.microsoft.com/office/word/2010/wordprocessingShape">
                    <wps:wsp>
                      <wps:cNvSpPr txBox="1"/>
                      <wps:spPr>
                        <a:xfrm>
                          <a:off x="0" y="0"/>
                          <a:ext cx="3867150" cy="635"/>
                        </a:xfrm>
                        <a:prstGeom prst="rect">
                          <a:avLst/>
                        </a:prstGeom>
                        <a:solidFill>
                          <a:prstClr val="white"/>
                        </a:solidFill>
                        <a:ln>
                          <a:noFill/>
                        </a:ln>
                      </wps:spPr>
                      <wps:txbx>
                        <w:txbxContent>
                          <w:p w14:paraId="704FE467" w14:textId="080387B1" w:rsidR="003E6CFA" w:rsidRPr="00ED5475" w:rsidRDefault="003E6CFA" w:rsidP="003E6CFA">
                            <w:pPr>
                              <w:pStyle w:val="af3"/>
                              <w:jc w:val="center"/>
                              <w:rPr>
                                <w:rFonts w:ascii="TH SarabunPSK" w:hAnsi="TH SarabunPSK" w:cs="TH SarabunPSK"/>
                                <w:i w:val="0"/>
                                <w:iCs w:val="0"/>
                                <w:noProof/>
                                <w:color w:val="000000" w:themeColor="text1"/>
                                <w:sz w:val="32"/>
                                <w:szCs w:val="32"/>
                                <w:cs/>
                              </w:rPr>
                            </w:pPr>
                            <w:r w:rsidRPr="00ED5475">
                              <w:rPr>
                                <w:rFonts w:ascii="TH SarabunPSK" w:hAnsi="TH SarabunPSK" w:cs="TH SarabunPSK" w:hint="cs"/>
                                <w:b/>
                                <w:bCs/>
                                <w:i w:val="0"/>
                                <w:iCs w:val="0"/>
                                <w:color w:val="000000" w:themeColor="text1"/>
                                <w:sz w:val="32"/>
                                <w:szCs w:val="32"/>
                                <w:cs/>
                              </w:rPr>
                              <w:t>ภาพประกอบที่ ข.</w:t>
                            </w:r>
                            <w:r w:rsidRPr="00ED5475">
                              <w:rPr>
                                <w:rFonts w:ascii="TH SarabunPSK" w:hAnsi="TH SarabunPSK" w:cs="TH SarabunPSK" w:hint="cs"/>
                                <w:b/>
                                <w:bCs/>
                                <w:i w:val="0"/>
                                <w:iCs w:val="0"/>
                                <w:color w:val="000000" w:themeColor="text1"/>
                                <w:sz w:val="32"/>
                                <w:szCs w:val="32"/>
                                <w:cs/>
                              </w:rPr>
                              <w:fldChar w:fldCharType="begin"/>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rPr>
                              <w:instrText xml:space="preserve">SEQ </w:instrText>
                            </w:r>
                            <w:r w:rsidRPr="00ED5475">
                              <w:rPr>
                                <w:rFonts w:ascii="TH SarabunPSK" w:hAnsi="TH SarabunPSK" w:cs="TH SarabunPSK" w:hint="cs"/>
                                <w:b/>
                                <w:bCs/>
                                <w:i w:val="0"/>
                                <w:iCs w:val="0"/>
                                <w:color w:val="000000" w:themeColor="text1"/>
                                <w:sz w:val="32"/>
                                <w:szCs w:val="32"/>
                                <w:cs/>
                              </w:rPr>
                              <w:instrText>ภาพประกอบที่</w:instrText>
                            </w:r>
                            <w:r w:rsidRPr="00ED5475">
                              <w:rPr>
                                <w:rFonts w:ascii="TH SarabunPSK" w:hAnsi="TH SarabunPSK" w:cs="TH SarabunPSK" w:hint="cs"/>
                                <w:b/>
                                <w:bCs/>
                                <w:i w:val="0"/>
                                <w:iCs w:val="0"/>
                                <w:color w:val="000000" w:themeColor="text1"/>
                                <w:sz w:val="32"/>
                                <w:szCs w:val="32"/>
                              </w:rPr>
                              <w:instrText>_</w:instrText>
                            </w:r>
                            <w:r w:rsidRPr="00ED5475">
                              <w:rPr>
                                <w:rFonts w:ascii="TH SarabunPSK" w:hAnsi="TH SarabunPSK" w:cs="TH SarabunPSK" w:hint="cs"/>
                                <w:b/>
                                <w:bCs/>
                                <w:i w:val="0"/>
                                <w:iCs w:val="0"/>
                                <w:color w:val="000000" w:themeColor="text1"/>
                                <w:sz w:val="32"/>
                                <w:szCs w:val="32"/>
                                <w:cs/>
                              </w:rPr>
                              <w:instrText xml:space="preserve">ข. </w:instrText>
                            </w:r>
                            <w:r w:rsidRPr="00ED5475">
                              <w:rPr>
                                <w:rFonts w:ascii="TH SarabunPSK" w:hAnsi="TH SarabunPSK" w:cs="TH SarabunPSK" w:hint="cs"/>
                                <w:b/>
                                <w:bCs/>
                                <w:i w:val="0"/>
                                <w:iCs w:val="0"/>
                                <w:color w:val="000000" w:themeColor="text1"/>
                                <w:sz w:val="32"/>
                                <w:szCs w:val="32"/>
                              </w:rPr>
                              <w:instrText>\* ARABIC</w:instrText>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cs/>
                              </w:rPr>
                              <w:fldChar w:fldCharType="separate"/>
                            </w:r>
                            <w:r w:rsidR="00745CD2">
                              <w:rPr>
                                <w:rFonts w:ascii="TH SarabunPSK" w:hAnsi="TH SarabunPSK" w:cs="TH SarabunPSK"/>
                                <w:b/>
                                <w:bCs/>
                                <w:i w:val="0"/>
                                <w:iCs w:val="0"/>
                                <w:noProof/>
                                <w:color w:val="000000" w:themeColor="text1"/>
                                <w:sz w:val="32"/>
                                <w:szCs w:val="32"/>
                                <w:cs/>
                              </w:rPr>
                              <w:t>4</w:t>
                            </w:r>
                            <w:r w:rsidRPr="00ED5475">
                              <w:rPr>
                                <w:rFonts w:ascii="TH SarabunPSK" w:hAnsi="TH SarabunPSK" w:cs="TH SarabunPSK" w:hint="cs"/>
                                <w:b/>
                                <w:bCs/>
                                <w:i w:val="0"/>
                                <w:iCs w:val="0"/>
                                <w:color w:val="000000" w:themeColor="text1"/>
                                <w:sz w:val="32"/>
                                <w:szCs w:val="32"/>
                                <w:cs/>
                              </w:rPr>
                              <w:fldChar w:fldCharType="end"/>
                            </w:r>
                            <w:r w:rsidRPr="00ED5475">
                              <w:rPr>
                                <w:rFonts w:ascii="TH SarabunPSK" w:hAnsi="TH SarabunPSK" w:cs="TH SarabunPSK" w:hint="cs"/>
                                <w:i w:val="0"/>
                                <w:iCs w:val="0"/>
                                <w:color w:val="000000" w:themeColor="text1"/>
                                <w:sz w:val="32"/>
                                <w:szCs w:val="32"/>
                              </w:rPr>
                              <w:t xml:space="preserve"> </w:t>
                            </w:r>
                            <w:r w:rsidRPr="00ED5475">
                              <w:rPr>
                                <w:rFonts w:ascii="TH SarabunPSK" w:hAnsi="TH SarabunPSK" w:cs="TH SarabunPSK" w:hint="cs"/>
                                <w:i w:val="0"/>
                                <w:iCs w:val="0"/>
                                <w:color w:val="000000" w:themeColor="text1"/>
                                <w:sz w:val="32"/>
                                <w:szCs w:val="32"/>
                                <w:cs/>
                              </w:rPr>
                              <w:t>หน้าจอการสร้างห้องหรือค้นหาห้อง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95D9A4" id="Text Box 46" o:spid="_x0000_s1062" type="#_x0000_t202" style="position:absolute;margin-left:73.4pt;margin-top:228.25pt;width:304.5pt;height:.05pt;z-index:2517770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4yTGgIAAEAEAAAOAAAAZHJzL2Uyb0RvYy54bWysU01v2zAMvQ/YfxB0X5y0aFYY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" stroked="f">
                <v:textbox style="mso-fit-shape-to-text:t" inset="0,0,0,0">
                  <w:txbxContent>
                    <w:p w14:paraId="704FE467" w14:textId="080387B1" w:rsidR="003E6CFA" w:rsidRPr="00ED5475" w:rsidRDefault="003E6CFA" w:rsidP="003E6CFA">
                      <w:pPr>
                        <w:pStyle w:val="af3"/>
                        <w:jc w:val="center"/>
                        <w:rPr>
                          <w:rFonts w:ascii="TH SarabunPSK" w:hAnsi="TH SarabunPSK" w:cs="TH SarabunPSK"/>
                          <w:i w:val="0"/>
                          <w:iCs w:val="0"/>
                          <w:noProof/>
                          <w:color w:val="000000" w:themeColor="text1"/>
                          <w:sz w:val="32"/>
                          <w:szCs w:val="32"/>
                          <w:cs/>
                        </w:rPr>
                      </w:pPr>
                      <w:r w:rsidRPr="00ED5475">
                        <w:rPr>
                          <w:rFonts w:ascii="TH SarabunPSK" w:hAnsi="TH SarabunPSK" w:cs="TH SarabunPSK" w:hint="cs"/>
                          <w:b/>
                          <w:bCs/>
                          <w:i w:val="0"/>
                          <w:iCs w:val="0"/>
                          <w:color w:val="000000" w:themeColor="text1"/>
                          <w:sz w:val="32"/>
                          <w:szCs w:val="32"/>
                          <w:cs/>
                        </w:rPr>
                        <w:t>ภาพประกอบที่ ข.</w:t>
                      </w:r>
                      <w:r w:rsidRPr="00ED5475">
                        <w:rPr>
                          <w:rFonts w:ascii="TH SarabunPSK" w:hAnsi="TH SarabunPSK" w:cs="TH SarabunPSK" w:hint="cs"/>
                          <w:b/>
                          <w:bCs/>
                          <w:i w:val="0"/>
                          <w:iCs w:val="0"/>
                          <w:color w:val="000000" w:themeColor="text1"/>
                          <w:sz w:val="32"/>
                          <w:szCs w:val="32"/>
                          <w:cs/>
                        </w:rPr>
                        <w:fldChar w:fldCharType="begin"/>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rPr>
                        <w:instrText xml:space="preserve">SEQ </w:instrText>
                      </w:r>
                      <w:r w:rsidRPr="00ED5475">
                        <w:rPr>
                          <w:rFonts w:ascii="TH SarabunPSK" w:hAnsi="TH SarabunPSK" w:cs="TH SarabunPSK" w:hint="cs"/>
                          <w:b/>
                          <w:bCs/>
                          <w:i w:val="0"/>
                          <w:iCs w:val="0"/>
                          <w:color w:val="000000" w:themeColor="text1"/>
                          <w:sz w:val="32"/>
                          <w:szCs w:val="32"/>
                          <w:cs/>
                        </w:rPr>
                        <w:instrText>ภาพประกอบที่</w:instrText>
                      </w:r>
                      <w:r w:rsidRPr="00ED5475">
                        <w:rPr>
                          <w:rFonts w:ascii="TH SarabunPSK" w:hAnsi="TH SarabunPSK" w:cs="TH SarabunPSK" w:hint="cs"/>
                          <w:b/>
                          <w:bCs/>
                          <w:i w:val="0"/>
                          <w:iCs w:val="0"/>
                          <w:color w:val="000000" w:themeColor="text1"/>
                          <w:sz w:val="32"/>
                          <w:szCs w:val="32"/>
                        </w:rPr>
                        <w:instrText>_</w:instrText>
                      </w:r>
                      <w:r w:rsidRPr="00ED5475">
                        <w:rPr>
                          <w:rFonts w:ascii="TH SarabunPSK" w:hAnsi="TH SarabunPSK" w:cs="TH SarabunPSK" w:hint="cs"/>
                          <w:b/>
                          <w:bCs/>
                          <w:i w:val="0"/>
                          <w:iCs w:val="0"/>
                          <w:color w:val="000000" w:themeColor="text1"/>
                          <w:sz w:val="32"/>
                          <w:szCs w:val="32"/>
                          <w:cs/>
                        </w:rPr>
                        <w:instrText xml:space="preserve">ข. </w:instrText>
                      </w:r>
                      <w:r w:rsidRPr="00ED5475">
                        <w:rPr>
                          <w:rFonts w:ascii="TH SarabunPSK" w:hAnsi="TH SarabunPSK" w:cs="TH SarabunPSK" w:hint="cs"/>
                          <w:b/>
                          <w:bCs/>
                          <w:i w:val="0"/>
                          <w:iCs w:val="0"/>
                          <w:color w:val="000000" w:themeColor="text1"/>
                          <w:sz w:val="32"/>
                          <w:szCs w:val="32"/>
                        </w:rPr>
                        <w:instrText>\* ARABIC</w:instrText>
                      </w:r>
                      <w:r w:rsidRPr="00ED5475">
                        <w:rPr>
                          <w:rFonts w:ascii="TH SarabunPSK" w:hAnsi="TH SarabunPSK" w:cs="TH SarabunPSK" w:hint="cs"/>
                          <w:b/>
                          <w:bCs/>
                          <w:i w:val="0"/>
                          <w:iCs w:val="0"/>
                          <w:color w:val="000000" w:themeColor="text1"/>
                          <w:sz w:val="32"/>
                          <w:szCs w:val="32"/>
                          <w:cs/>
                        </w:rPr>
                        <w:instrText xml:space="preserve"> </w:instrText>
                      </w:r>
                      <w:r w:rsidRPr="00ED5475">
                        <w:rPr>
                          <w:rFonts w:ascii="TH SarabunPSK" w:hAnsi="TH SarabunPSK" w:cs="TH SarabunPSK" w:hint="cs"/>
                          <w:b/>
                          <w:bCs/>
                          <w:i w:val="0"/>
                          <w:iCs w:val="0"/>
                          <w:color w:val="000000" w:themeColor="text1"/>
                          <w:sz w:val="32"/>
                          <w:szCs w:val="32"/>
                          <w:cs/>
                        </w:rPr>
                        <w:fldChar w:fldCharType="separate"/>
                      </w:r>
                      <w:r w:rsidR="00745CD2">
                        <w:rPr>
                          <w:rFonts w:ascii="TH SarabunPSK" w:hAnsi="TH SarabunPSK" w:cs="TH SarabunPSK"/>
                          <w:b/>
                          <w:bCs/>
                          <w:i w:val="0"/>
                          <w:iCs w:val="0"/>
                          <w:noProof/>
                          <w:color w:val="000000" w:themeColor="text1"/>
                          <w:sz w:val="32"/>
                          <w:szCs w:val="32"/>
                          <w:cs/>
                        </w:rPr>
                        <w:t>4</w:t>
                      </w:r>
                      <w:r w:rsidRPr="00ED5475">
                        <w:rPr>
                          <w:rFonts w:ascii="TH SarabunPSK" w:hAnsi="TH SarabunPSK" w:cs="TH SarabunPSK" w:hint="cs"/>
                          <w:b/>
                          <w:bCs/>
                          <w:i w:val="0"/>
                          <w:iCs w:val="0"/>
                          <w:color w:val="000000" w:themeColor="text1"/>
                          <w:sz w:val="32"/>
                          <w:szCs w:val="32"/>
                          <w:cs/>
                        </w:rPr>
                        <w:fldChar w:fldCharType="end"/>
                      </w:r>
                      <w:r w:rsidRPr="00ED5475">
                        <w:rPr>
                          <w:rFonts w:ascii="TH SarabunPSK" w:hAnsi="TH SarabunPSK" w:cs="TH SarabunPSK" w:hint="cs"/>
                          <w:i w:val="0"/>
                          <w:iCs w:val="0"/>
                          <w:color w:val="000000" w:themeColor="text1"/>
                          <w:sz w:val="32"/>
                          <w:szCs w:val="32"/>
                        </w:rPr>
                        <w:t xml:space="preserve"> </w:t>
                      </w:r>
                      <w:r w:rsidRPr="00ED5475">
                        <w:rPr>
                          <w:rFonts w:ascii="TH SarabunPSK" w:hAnsi="TH SarabunPSK" w:cs="TH SarabunPSK" w:hint="cs"/>
                          <w:i w:val="0"/>
                          <w:iCs w:val="0"/>
                          <w:color w:val="000000" w:themeColor="text1"/>
                          <w:sz w:val="32"/>
                          <w:szCs w:val="32"/>
                          <w:cs/>
                        </w:rPr>
                        <w:t>หน้าจอการสร้างห้องหรือค้นหาห้อง</w:t>
                      </w:r>
                    </w:p>
                  </w:txbxContent>
                </v:textbox>
                <w10:wrap type="square"/>
              </v:shape>
            </w:pict>
          </mc:Fallback>
        </mc:AlternateContent>
      </w:r>
      <w:r w:rsidR="0006242A">
        <w:rPr>
          <w:rFonts w:ascii="TH SarabunPSK" w:hAnsi="TH SarabunPSK" w:cs="TH SarabunPSK"/>
          <w:noProof/>
          <w:sz w:val="32"/>
          <w:szCs w:val="32"/>
          <w:cs/>
        </w:rPr>
        <w:drawing>
          <wp:anchor distT="0" distB="0" distL="114300" distR="114300" simplePos="0" relativeHeight="251775015" behindDoc="0" locked="0" layoutInCell="1" allowOverlap="1" wp14:anchorId="12E71CA8" wp14:editId="0AC20495">
            <wp:simplePos x="0" y="0"/>
            <wp:positionH relativeFrom="margin">
              <wp:align>center</wp:align>
            </wp:positionH>
            <wp:positionV relativeFrom="margin">
              <wp:posOffset>2840562</wp:posOffset>
            </wp:positionV>
            <wp:extent cx="3867150" cy="2166620"/>
            <wp:effectExtent l="0" t="0" r="0" b="5080"/>
            <wp:wrapSquare wrapText="bothSides"/>
            <wp:docPr id="45" name="รูปภาพ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3867150" cy="2166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1957">
        <w:rPr>
          <w:rFonts w:ascii="TH SarabunPSK" w:hAnsi="TH SarabunPSK" w:cs="TH SarabunPSK" w:hint="cs"/>
          <w:sz w:val="32"/>
          <w:szCs w:val="32"/>
          <w:cs/>
        </w:rPr>
        <w:t xml:space="preserve">    </w:t>
      </w:r>
      <w:r w:rsidR="0006242A" w:rsidRPr="0006242A">
        <w:rPr>
          <w:rFonts w:ascii="TH SarabunPSK" w:hAnsi="TH SarabunPSK" w:cs="TH SarabunPSK"/>
          <w:sz w:val="32"/>
          <w:szCs w:val="32"/>
          <w:cs/>
        </w:rPr>
        <w:t>เมื่อผู้เล่นต้องการเล่น</w:t>
      </w:r>
      <w:r w:rsidR="0006242A">
        <w:rPr>
          <w:rFonts w:ascii="TH SarabunPSK" w:hAnsi="TH SarabunPSK" w:cs="TH SarabunPSK"/>
          <w:sz w:val="32"/>
          <w:szCs w:val="32"/>
        </w:rPr>
        <w:t xml:space="preserve"> </w:t>
      </w:r>
      <w:r w:rsidR="0006242A" w:rsidRPr="0006242A">
        <w:rPr>
          <w:rFonts w:ascii="TH SarabunPSK" w:hAnsi="TH SarabunPSK" w:cs="TH SarabunPSK"/>
          <w:sz w:val="32"/>
          <w:szCs w:val="32"/>
          <w:cs/>
        </w:rPr>
        <w:t>ให้เลือกเมนู</w:t>
      </w:r>
      <w:r w:rsidR="0006242A">
        <w:rPr>
          <w:rFonts w:ascii="TH SarabunPSK" w:hAnsi="TH SarabunPSK" w:cs="TH SarabunPSK"/>
          <w:sz w:val="32"/>
          <w:szCs w:val="32"/>
        </w:rPr>
        <w:t xml:space="preserve"> </w:t>
      </w:r>
      <w:r w:rsidR="0006242A" w:rsidRPr="0006242A">
        <w:rPr>
          <w:rFonts w:ascii="TH SarabunPSK" w:hAnsi="TH SarabunPSK" w:cs="TH SarabunPSK"/>
          <w:sz w:val="32"/>
          <w:szCs w:val="32"/>
        </w:rPr>
        <w:t>Create/Join Room</w:t>
      </w:r>
      <w:r w:rsidR="0006242A" w:rsidRPr="0006242A">
        <w:rPr>
          <w:rFonts w:ascii="TH SarabunPSK" w:hAnsi="TH SarabunPSK" w:cs="TH SarabunPSK"/>
          <w:sz w:val="32"/>
          <w:szCs w:val="32"/>
          <w:cs/>
        </w:rPr>
        <w:t xml:space="preserve"> ระบบจะเชื่อมต่อกับเซิร์ฟเวอร์และแสดงหน้าห้องแข่งขัน</w:t>
      </w:r>
    </w:p>
    <w:p w14:paraId="071BD7D6" w14:textId="52D99BA9" w:rsidR="002614B5" w:rsidRDefault="002614B5" w:rsidP="001B62BD">
      <w:pPr>
        <w:rPr>
          <w:rFonts w:ascii="TH SarabunPSK" w:hAnsi="TH SarabunPSK" w:cs="TH SarabunPSK"/>
          <w:sz w:val="32"/>
          <w:szCs w:val="32"/>
        </w:rPr>
      </w:pPr>
    </w:p>
    <w:p w14:paraId="13F23AFA" w14:textId="77777777" w:rsidR="000F1957" w:rsidRDefault="000F1957" w:rsidP="001B62BD">
      <w:pPr>
        <w:rPr>
          <w:rFonts w:ascii="TH SarabunPSK" w:hAnsi="TH SarabunPSK" w:cs="TH SarabunPSK"/>
          <w:sz w:val="32"/>
          <w:szCs w:val="32"/>
        </w:rPr>
      </w:pPr>
    </w:p>
    <w:p w14:paraId="3124D194" w14:textId="77777777" w:rsidR="000F1957" w:rsidRDefault="000F1957" w:rsidP="001B62BD">
      <w:pPr>
        <w:rPr>
          <w:rFonts w:ascii="TH SarabunPSK" w:hAnsi="TH SarabunPSK" w:cs="TH SarabunPSK"/>
          <w:sz w:val="32"/>
          <w:szCs w:val="32"/>
        </w:rPr>
      </w:pPr>
    </w:p>
    <w:p w14:paraId="5A5F4F89" w14:textId="77777777" w:rsidR="000F1957" w:rsidRDefault="000F1957" w:rsidP="001B62BD">
      <w:pPr>
        <w:rPr>
          <w:rFonts w:ascii="TH SarabunPSK" w:hAnsi="TH SarabunPSK" w:cs="TH SarabunPSK"/>
          <w:sz w:val="32"/>
          <w:szCs w:val="32"/>
        </w:rPr>
      </w:pPr>
    </w:p>
    <w:p w14:paraId="2EFD68E5" w14:textId="77777777" w:rsidR="000F1957" w:rsidRDefault="000F1957" w:rsidP="001B62BD">
      <w:pPr>
        <w:rPr>
          <w:rFonts w:ascii="TH SarabunPSK" w:hAnsi="TH SarabunPSK" w:cs="TH SarabunPSK"/>
          <w:sz w:val="32"/>
          <w:szCs w:val="32"/>
        </w:rPr>
      </w:pPr>
    </w:p>
    <w:p w14:paraId="0D4317BD" w14:textId="77777777" w:rsidR="000F1957" w:rsidRDefault="000F1957" w:rsidP="001B62BD">
      <w:pPr>
        <w:rPr>
          <w:rFonts w:ascii="TH SarabunPSK" w:hAnsi="TH SarabunPSK" w:cs="TH SarabunPSK"/>
          <w:sz w:val="32"/>
          <w:szCs w:val="32"/>
        </w:rPr>
      </w:pPr>
    </w:p>
    <w:p w14:paraId="241C39EF" w14:textId="77777777" w:rsidR="000F1957" w:rsidRPr="000F1957" w:rsidRDefault="000F1957" w:rsidP="000F1957">
      <w:pPr>
        <w:rPr>
          <w:rFonts w:ascii="TH SarabunPSK" w:hAnsi="TH SarabunPSK" w:cs="TH SarabunPSK"/>
          <w:sz w:val="32"/>
          <w:szCs w:val="32"/>
        </w:rPr>
      </w:pPr>
      <w:r>
        <w:rPr>
          <w:rFonts w:ascii="TH SarabunPSK" w:hAnsi="TH SarabunPSK" w:cs="TH SarabunPSK" w:hint="cs"/>
          <w:sz w:val="32"/>
          <w:szCs w:val="32"/>
          <w:cs/>
        </w:rPr>
        <w:t xml:space="preserve">    </w:t>
      </w:r>
      <w:r w:rsidRPr="000F1957">
        <w:rPr>
          <w:rFonts w:ascii="TH SarabunPSK" w:hAnsi="TH SarabunPSK" w:cs="TH SarabunPSK"/>
          <w:sz w:val="32"/>
          <w:szCs w:val="32"/>
          <w:cs/>
        </w:rPr>
        <w:t xml:space="preserve">ผู้เล่นสามารถใช้งานได้ </w:t>
      </w:r>
      <w:r w:rsidRPr="000F1957">
        <w:rPr>
          <w:rFonts w:ascii="TH SarabunPSK" w:hAnsi="TH SarabunPSK" w:cs="TH SarabunPSK"/>
          <w:sz w:val="32"/>
          <w:szCs w:val="32"/>
        </w:rPr>
        <w:t xml:space="preserve">2 </w:t>
      </w:r>
      <w:r w:rsidRPr="000F1957">
        <w:rPr>
          <w:rFonts w:ascii="TH SarabunPSK" w:hAnsi="TH SarabunPSK" w:cs="TH SarabunPSK"/>
          <w:sz w:val="32"/>
          <w:szCs w:val="32"/>
          <w:cs/>
        </w:rPr>
        <w:t>รูปแบบ ได้แก่</w:t>
      </w:r>
    </w:p>
    <w:p w14:paraId="69E73EB1" w14:textId="39F4C997" w:rsidR="000F1957" w:rsidRPr="000F1957" w:rsidRDefault="000F1957" w:rsidP="000F1957">
      <w:pPr>
        <w:rPr>
          <w:rFonts w:ascii="TH SarabunPSK" w:hAnsi="TH SarabunPSK" w:cs="TH SarabunPSK"/>
          <w:sz w:val="32"/>
          <w:szCs w:val="32"/>
        </w:rPr>
      </w:pPr>
      <w:r w:rsidRPr="000F1957">
        <w:rPr>
          <w:rFonts w:ascii="TH SarabunPSK" w:hAnsi="TH SarabunPSK" w:cs="TH SarabunPSK" w:hint="cs"/>
          <w:sz w:val="32"/>
          <w:szCs w:val="32"/>
          <w:cs/>
        </w:rPr>
        <w:t xml:space="preserve">    </w:t>
      </w:r>
      <w:r w:rsidRPr="000F1957">
        <w:rPr>
          <w:rFonts w:ascii="TH SarabunPSK" w:hAnsi="TH SarabunPSK" w:cs="TH SarabunPSK"/>
          <w:sz w:val="32"/>
          <w:szCs w:val="32"/>
        </w:rPr>
        <w:t xml:space="preserve">4.1. </w:t>
      </w:r>
      <w:r w:rsidRPr="000F1957">
        <w:rPr>
          <w:rFonts w:ascii="TH SarabunPSK" w:hAnsi="TH SarabunPSK" w:cs="TH SarabunPSK"/>
          <w:sz w:val="32"/>
          <w:szCs w:val="32"/>
          <w:cs/>
        </w:rPr>
        <w:t>การสร้างห้อง (</w:t>
      </w:r>
      <w:r w:rsidRPr="000F1957">
        <w:rPr>
          <w:rFonts w:ascii="TH SarabunPSK" w:hAnsi="TH SarabunPSK" w:cs="TH SarabunPSK"/>
          <w:sz w:val="32"/>
          <w:szCs w:val="32"/>
        </w:rPr>
        <w:t>Create Room)</w:t>
      </w:r>
    </w:p>
    <w:p w14:paraId="675D0755" w14:textId="1F5BE507" w:rsidR="000F1957" w:rsidRPr="000F1957" w:rsidRDefault="000F1957" w:rsidP="000F1957">
      <w:pPr>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sz w:val="32"/>
          <w:szCs w:val="32"/>
        </w:rPr>
        <w:t xml:space="preserve">  </w:t>
      </w:r>
      <w:r w:rsidRPr="000F1957">
        <w:rPr>
          <w:rFonts w:ascii="TH SarabunPSK" w:hAnsi="TH SarabunPSK" w:cs="TH SarabunPSK"/>
          <w:sz w:val="32"/>
          <w:szCs w:val="32"/>
          <w:cs/>
        </w:rPr>
        <w:t>ผู้เล่นสามารถสร้างห้องแข่งขันใหม่เพื่อรอผู้เล่นอีกคนเข้าร่วม โดยมีขั้นตอนดังนี้</w:t>
      </w:r>
    </w:p>
    <w:p w14:paraId="76EF2B75" w14:textId="77777777" w:rsidR="000F1957" w:rsidRPr="000F1957" w:rsidRDefault="000F1957" w:rsidP="000F1957">
      <w:pPr>
        <w:numPr>
          <w:ilvl w:val="0"/>
          <w:numId w:val="48"/>
        </w:numPr>
        <w:tabs>
          <w:tab w:val="clear" w:pos="1080"/>
          <w:tab w:val="num" w:pos="720"/>
        </w:tabs>
        <w:rPr>
          <w:rFonts w:ascii="TH SarabunPSK" w:hAnsi="TH SarabunPSK" w:cs="TH SarabunPSK"/>
          <w:sz w:val="32"/>
          <w:szCs w:val="32"/>
        </w:rPr>
      </w:pPr>
      <w:r w:rsidRPr="000F1957">
        <w:rPr>
          <w:rFonts w:ascii="TH SarabunPSK" w:hAnsi="TH SarabunPSK" w:cs="TH SarabunPSK"/>
          <w:sz w:val="32"/>
          <w:szCs w:val="32"/>
          <w:cs/>
        </w:rPr>
        <w:t>กดปุ่ม</w:t>
      </w:r>
      <w:r w:rsidRPr="000F1957">
        <w:rPr>
          <w:rFonts w:ascii="TH SarabunPSK" w:hAnsi="TH SarabunPSK" w:cs="TH SarabunPSK"/>
          <w:sz w:val="32"/>
          <w:szCs w:val="32"/>
        </w:rPr>
        <w:t xml:space="preserve"> Create Room</w:t>
      </w:r>
    </w:p>
    <w:p w14:paraId="506310B4" w14:textId="77777777" w:rsidR="000F1957" w:rsidRPr="000F1957" w:rsidRDefault="000F1957" w:rsidP="000F1957">
      <w:pPr>
        <w:numPr>
          <w:ilvl w:val="0"/>
          <w:numId w:val="48"/>
        </w:numPr>
        <w:tabs>
          <w:tab w:val="clear" w:pos="1080"/>
          <w:tab w:val="num" w:pos="720"/>
        </w:tabs>
        <w:rPr>
          <w:rFonts w:ascii="TH SarabunPSK" w:hAnsi="TH SarabunPSK" w:cs="TH SarabunPSK"/>
          <w:sz w:val="32"/>
          <w:szCs w:val="32"/>
        </w:rPr>
      </w:pPr>
      <w:r w:rsidRPr="000F1957">
        <w:rPr>
          <w:rFonts w:ascii="TH SarabunPSK" w:hAnsi="TH SarabunPSK" w:cs="TH SarabunPSK"/>
          <w:sz w:val="32"/>
          <w:szCs w:val="32"/>
          <w:cs/>
        </w:rPr>
        <w:t>ระบบสร้างห้องแข่งขัน</w:t>
      </w:r>
    </w:p>
    <w:p w14:paraId="0384A422" w14:textId="77777777" w:rsidR="000F1957" w:rsidRPr="000F1957" w:rsidRDefault="000F1957" w:rsidP="000F1957">
      <w:pPr>
        <w:numPr>
          <w:ilvl w:val="0"/>
          <w:numId w:val="48"/>
        </w:numPr>
        <w:tabs>
          <w:tab w:val="clear" w:pos="1080"/>
          <w:tab w:val="num" w:pos="720"/>
        </w:tabs>
        <w:rPr>
          <w:rFonts w:ascii="TH SarabunPSK" w:hAnsi="TH SarabunPSK" w:cs="TH SarabunPSK"/>
          <w:sz w:val="32"/>
          <w:szCs w:val="32"/>
        </w:rPr>
      </w:pPr>
      <w:r w:rsidRPr="000F1957">
        <w:rPr>
          <w:rFonts w:ascii="TH SarabunPSK" w:hAnsi="TH SarabunPSK" w:cs="TH SarabunPSK"/>
          <w:sz w:val="32"/>
          <w:szCs w:val="32"/>
          <w:cs/>
        </w:rPr>
        <w:t>ผู้เล่นรอผู้เล่นอีกคนเข้าร่วมห้อง</w:t>
      </w:r>
    </w:p>
    <w:p w14:paraId="12995E8E" w14:textId="77777777" w:rsidR="000F1957" w:rsidRPr="000F1957" w:rsidRDefault="000F1957" w:rsidP="000F1957">
      <w:pPr>
        <w:numPr>
          <w:ilvl w:val="0"/>
          <w:numId w:val="48"/>
        </w:numPr>
        <w:tabs>
          <w:tab w:val="clear" w:pos="1080"/>
          <w:tab w:val="num" w:pos="720"/>
        </w:tabs>
        <w:rPr>
          <w:rFonts w:ascii="TH SarabunPSK" w:hAnsi="TH SarabunPSK" w:cs="TH SarabunPSK"/>
          <w:sz w:val="32"/>
          <w:szCs w:val="32"/>
        </w:rPr>
      </w:pPr>
      <w:r w:rsidRPr="000F1957">
        <w:rPr>
          <w:rFonts w:ascii="TH SarabunPSK" w:hAnsi="TH SarabunPSK" w:cs="TH SarabunPSK"/>
          <w:sz w:val="32"/>
          <w:szCs w:val="32"/>
          <w:cs/>
        </w:rPr>
        <w:t>เมื่อมีผู้เล่นครบ ระบบจะแสดงสถานะของผู้เล่นภายในห้อง</w:t>
      </w:r>
    </w:p>
    <w:p w14:paraId="0A527761" w14:textId="77777777" w:rsidR="000F1957" w:rsidRDefault="000F1957" w:rsidP="000F1957">
      <w:pPr>
        <w:rPr>
          <w:rFonts w:ascii="TH SarabunPSK" w:hAnsi="TH SarabunPSK" w:cs="TH SarabunPSK"/>
          <w:b/>
          <w:bCs/>
          <w:sz w:val="32"/>
          <w:szCs w:val="32"/>
        </w:rPr>
      </w:pPr>
    </w:p>
    <w:p w14:paraId="7C7F462F" w14:textId="7CF7CD49" w:rsidR="000F1957" w:rsidRPr="000F1957" w:rsidRDefault="000F1957" w:rsidP="000F1957">
      <w:pPr>
        <w:rPr>
          <w:rFonts w:ascii="TH SarabunPSK" w:hAnsi="TH SarabunPSK" w:cs="TH SarabunPSK"/>
          <w:sz w:val="32"/>
          <w:szCs w:val="32"/>
        </w:rPr>
      </w:pPr>
      <w:r>
        <w:rPr>
          <w:rFonts w:ascii="TH SarabunPSK" w:hAnsi="TH SarabunPSK" w:cs="TH SarabunPSK"/>
          <w:sz w:val="32"/>
          <w:szCs w:val="32"/>
        </w:rPr>
        <w:lastRenderedPageBreak/>
        <w:t>4.</w:t>
      </w:r>
      <w:r w:rsidRPr="000F1957">
        <w:rPr>
          <w:rFonts w:ascii="TH SarabunPSK" w:hAnsi="TH SarabunPSK" w:cs="TH SarabunPSK"/>
          <w:sz w:val="32"/>
          <w:szCs w:val="32"/>
        </w:rPr>
        <w:t xml:space="preserve">2. </w:t>
      </w:r>
      <w:r w:rsidRPr="000F1957">
        <w:rPr>
          <w:rFonts w:ascii="TH SarabunPSK" w:hAnsi="TH SarabunPSK" w:cs="TH SarabunPSK"/>
          <w:sz w:val="32"/>
          <w:szCs w:val="32"/>
          <w:cs/>
        </w:rPr>
        <w:t>การเข้าร่วมห้อง (</w:t>
      </w:r>
      <w:r w:rsidRPr="000F1957">
        <w:rPr>
          <w:rFonts w:ascii="TH SarabunPSK" w:hAnsi="TH SarabunPSK" w:cs="TH SarabunPSK"/>
          <w:sz w:val="32"/>
          <w:szCs w:val="32"/>
        </w:rPr>
        <w:t>Join Room)</w:t>
      </w:r>
    </w:p>
    <w:p w14:paraId="39B4674B" w14:textId="6F1FCBAC" w:rsidR="000F1957" w:rsidRPr="000F1957" w:rsidRDefault="000F1957" w:rsidP="000F1957">
      <w:pPr>
        <w:rPr>
          <w:rFonts w:ascii="TH SarabunPSK" w:hAnsi="TH SarabunPSK" w:cs="TH SarabunPSK"/>
          <w:sz w:val="32"/>
          <w:szCs w:val="32"/>
        </w:rPr>
      </w:pPr>
      <w:r>
        <w:rPr>
          <w:rFonts w:ascii="TH SarabunPSK" w:hAnsi="TH SarabunPSK" w:cs="TH SarabunPSK"/>
          <w:sz w:val="32"/>
          <w:szCs w:val="32"/>
        </w:rPr>
        <w:t xml:space="preserve">      </w:t>
      </w:r>
      <w:r w:rsidRPr="000F1957">
        <w:rPr>
          <w:rFonts w:ascii="TH SarabunPSK" w:hAnsi="TH SarabunPSK" w:cs="TH SarabunPSK"/>
          <w:sz w:val="32"/>
          <w:szCs w:val="32"/>
          <w:cs/>
        </w:rPr>
        <w:t>ผู้เล่นสามารถเข้าร่วมห้องที่ถูกสร้างไว้แล้ว โดยมีขั้นตอนดังนี้</w:t>
      </w:r>
    </w:p>
    <w:p w14:paraId="58EB8994" w14:textId="77777777" w:rsidR="000F1957" w:rsidRPr="000F1957" w:rsidRDefault="000F1957" w:rsidP="000F1957">
      <w:pPr>
        <w:numPr>
          <w:ilvl w:val="0"/>
          <w:numId w:val="49"/>
        </w:numPr>
        <w:rPr>
          <w:rFonts w:ascii="TH SarabunPSK" w:hAnsi="TH SarabunPSK" w:cs="TH SarabunPSK"/>
          <w:sz w:val="32"/>
          <w:szCs w:val="32"/>
        </w:rPr>
      </w:pPr>
      <w:r w:rsidRPr="000F1957">
        <w:rPr>
          <w:rFonts w:ascii="TH SarabunPSK" w:hAnsi="TH SarabunPSK" w:cs="TH SarabunPSK"/>
          <w:sz w:val="32"/>
          <w:szCs w:val="32"/>
          <w:cs/>
        </w:rPr>
        <w:t>กดปุ่ม</w:t>
      </w:r>
      <w:r w:rsidRPr="000F1957">
        <w:rPr>
          <w:rFonts w:ascii="TH SarabunPSK" w:hAnsi="TH SarabunPSK" w:cs="TH SarabunPSK"/>
          <w:sz w:val="32"/>
          <w:szCs w:val="32"/>
        </w:rPr>
        <w:t xml:space="preserve"> </w:t>
      </w:r>
      <w:r w:rsidRPr="000F1957">
        <w:rPr>
          <w:rFonts w:ascii="TH SarabunPSK" w:hAnsi="TH SarabunPSK" w:cs="TH SarabunPSK"/>
          <w:b/>
          <w:bCs/>
          <w:sz w:val="32"/>
          <w:szCs w:val="32"/>
        </w:rPr>
        <w:t>Join Room</w:t>
      </w:r>
    </w:p>
    <w:p w14:paraId="5F09CABB" w14:textId="121ED88E" w:rsidR="000F1957" w:rsidRPr="000F1957" w:rsidRDefault="000F1957" w:rsidP="000F1957">
      <w:pPr>
        <w:numPr>
          <w:ilvl w:val="0"/>
          <w:numId w:val="49"/>
        </w:numPr>
        <w:rPr>
          <w:rFonts w:ascii="TH SarabunPSK" w:hAnsi="TH SarabunPSK" w:cs="TH SarabunPSK"/>
          <w:sz w:val="32"/>
          <w:szCs w:val="32"/>
        </w:rPr>
      </w:pPr>
      <w:r w:rsidRPr="000F1957">
        <w:rPr>
          <w:rFonts w:ascii="TH SarabunPSK" w:hAnsi="TH SarabunPSK" w:cs="TH SarabunPSK"/>
          <w:sz w:val="32"/>
          <w:szCs w:val="32"/>
          <w:cs/>
        </w:rPr>
        <w:t>ระบบค้นหาห้องที่สามารถเข้าร่วมได้</w:t>
      </w:r>
    </w:p>
    <w:p w14:paraId="15B34B37" w14:textId="77777777" w:rsidR="000F1957" w:rsidRPr="000F1957" w:rsidRDefault="000F1957" w:rsidP="000F1957">
      <w:pPr>
        <w:numPr>
          <w:ilvl w:val="0"/>
          <w:numId w:val="49"/>
        </w:numPr>
        <w:rPr>
          <w:rFonts w:ascii="TH SarabunPSK" w:hAnsi="TH SarabunPSK" w:cs="TH SarabunPSK"/>
          <w:sz w:val="32"/>
          <w:szCs w:val="32"/>
        </w:rPr>
      </w:pPr>
      <w:r w:rsidRPr="000F1957">
        <w:rPr>
          <w:rFonts w:ascii="TH SarabunPSK" w:hAnsi="TH SarabunPSK" w:cs="TH SarabunPSK"/>
          <w:sz w:val="32"/>
          <w:szCs w:val="32"/>
          <w:cs/>
        </w:rPr>
        <w:t>เมื่อพบห้อง ระบบจะนำผู้เล่นเข้าสู่ห้องแข่งขัน</w:t>
      </w:r>
    </w:p>
    <w:p w14:paraId="420ABC28" w14:textId="197B45FB" w:rsidR="00E00F1F" w:rsidRDefault="000F1957" w:rsidP="001B62BD">
      <w:pPr>
        <w:numPr>
          <w:ilvl w:val="0"/>
          <w:numId w:val="49"/>
        </w:numPr>
        <w:rPr>
          <w:rFonts w:ascii="TH SarabunPSK" w:hAnsi="TH SarabunPSK" w:cs="TH SarabunPSK"/>
          <w:sz w:val="32"/>
          <w:szCs w:val="32"/>
        </w:rPr>
      </w:pPr>
      <w:r w:rsidRPr="000F1957">
        <w:rPr>
          <w:rFonts w:ascii="TH SarabunPSK" w:hAnsi="TH SarabunPSK" w:cs="TH SarabunPSK"/>
          <w:sz w:val="32"/>
          <w:szCs w:val="32"/>
          <w:cs/>
        </w:rPr>
        <w:t>ระบบแสดงข้อมูลผู้เล่นทั้งสองฝ่าย</w:t>
      </w:r>
    </w:p>
    <w:p w14:paraId="5202810C" w14:textId="30D61B9C" w:rsidR="00E00F1F" w:rsidRDefault="00E00F1F" w:rsidP="00E00F1F">
      <w:pPr>
        <w:rPr>
          <w:rFonts w:ascii="TH SarabunPSK" w:hAnsi="TH SarabunPSK" w:cs="TH SarabunPSK"/>
          <w:color w:val="000000" w:themeColor="text1"/>
          <w:sz w:val="32"/>
          <w:szCs w:val="32"/>
        </w:rPr>
      </w:pPr>
      <w:r w:rsidRPr="00E00F1F">
        <w:rPr>
          <w:rFonts w:ascii="TH SarabunPSK" w:hAnsi="TH SarabunPSK" w:cs="TH SarabunPSK" w:hint="cs"/>
          <w:color w:val="000000" w:themeColor="text1"/>
          <w:sz w:val="32"/>
          <w:szCs w:val="32"/>
        </w:rPr>
        <w:t xml:space="preserve">5. </w:t>
      </w:r>
      <w:r w:rsidRPr="00E00F1F">
        <w:rPr>
          <w:rFonts w:ascii="TH SarabunPSK" w:hAnsi="TH SarabunPSK" w:cs="TH SarabunPSK" w:hint="cs"/>
          <w:color w:val="000000" w:themeColor="text1"/>
          <w:sz w:val="32"/>
          <w:szCs w:val="32"/>
          <w:cs/>
        </w:rPr>
        <w:t>การควบคุมยานอวกาศ</w:t>
      </w:r>
    </w:p>
    <w:p w14:paraId="43BDCD3A" w14:textId="2978A00D" w:rsidR="00E00F1F" w:rsidRDefault="00E00F1F" w:rsidP="00E00F1F">
      <w:pP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 xml:space="preserve">    </w:t>
      </w:r>
      <w:r w:rsidRPr="00E00F1F">
        <w:rPr>
          <w:rFonts w:ascii="TH SarabunPSK" w:hAnsi="TH SarabunPSK" w:cs="TH SarabunPSK"/>
          <w:color w:val="000000" w:themeColor="text1"/>
          <w:sz w:val="32"/>
          <w:szCs w:val="32"/>
          <w:cs/>
        </w:rPr>
        <w:t>เมื่อเข้าสู่การแข่งขัน ผู้เล่นสามารถควบคุมยานอวกาศผ่านปุ่มควบคุมที่แสดงบนหน้าจอของโทรศัพท์มือถือ</w:t>
      </w:r>
    </w:p>
    <w:p w14:paraId="0DA6C95C" w14:textId="5F887464" w:rsidR="00E82DE8" w:rsidRDefault="00E82DE8" w:rsidP="00E00F1F">
      <w:pPr>
        <w:rPr>
          <w:rFonts w:ascii="TH SarabunPSK" w:hAnsi="TH SarabunPSK" w:cs="TH SarabunPSK"/>
          <w:color w:val="000000" w:themeColor="text1"/>
          <w:sz w:val="32"/>
          <w:szCs w:val="32"/>
        </w:rPr>
      </w:pPr>
      <w:r>
        <w:rPr>
          <w:rFonts w:ascii="TH SarabunPSK" w:hAnsi="TH SarabunPSK" w:cs="TH SarabunPSK"/>
          <w:noProof/>
          <w:color w:val="000000" w:themeColor="text1"/>
          <w:sz w:val="32"/>
          <w:szCs w:val="32"/>
        </w:rPr>
        <w:drawing>
          <wp:anchor distT="0" distB="0" distL="114300" distR="114300" simplePos="0" relativeHeight="251778087" behindDoc="0" locked="0" layoutInCell="1" allowOverlap="1" wp14:anchorId="6529092B" wp14:editId="698BE8B0">
            <wp:simplePos x="0" y="0"/>
            <wp:positionH relativeFrom="margin">
              <wp:align>center</wp:align>
            </wp:positionH>
            <wp:positionV relativeFrom="margin">
              <wp:posOffset>3475962</wp:posOffset>
            </wp:positionV>
            <wp:extent cx="3817620" cy="2138680"/>
            <wp:effectExtent l="0" t="0" r="0" b="0"/>
            <wp:wrapSquare wrapText="bothSides"/>
            <wp:docPr id="47" name="รูปภาพ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รูปภาพ 47"/>
                    <pic:cNvPicPr>
                      <a:picLocks noChangeAspect="1" noChangeArrowheads="1"/>
                    </pic:cNvPicPr>
                  </pic:nvPicPr>
                  <pic:blipFill>
                    <a:blip r:embed="rId155" cstate="print">
                      <a:extLst>
                        <a:ext uri="{28A0092B-C50C-407E-A947-70E740481C1C}">
                          <a14:useLocalDpi xmlns:a14="http://schemas.microsoft.com/office/drawing/2010/main" val="0"/>
                        </a:ext>
                      </a:extLst>
                    </a:blip>
                    <a:stretch>
                      <a:fillRect/>
                    </a:stretch>
                  </pic:blipFill>
                  <pic:spPr bwMode="auto">
                    <a:xfrm>
                      <a:off x="0" y="0"/>
                      <a:ext cx="3817620" cy="21392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13B74C" w14:textId="77777777" w:rsidR="00E82DE8" w:rsidRDefault="00E82DE8" w:rsidP="00E00F1F">
      <w:pPr>
        <w:rPr>
          <w:rFonts w:ascii="TH SarabunPSK" w:hAnsi="TH SarabunPSK" w:cs="TH SarabunPSK"/>
          <w:color w:val="000000" w:themeColor="text1"/>
          <w:sz w:val="32"/>
          <w:szCs w:val="32"/>
        </w:rPr>
      </w:pPr>
    </w:p>
    <w:p w14:paraId="75871A53" w14:textId="77777777" w:rsidR="00E82DE8" w:rsidRDefault="00E82DE8" w:rsidP="00E00F1F">
      <w:pPr>
        <w:rPr>
          <w:rFonts w:ascii="TH SarabunPSK" w:hAnsi="TH SarabunPSK" w:cs="TH SarabunPSK"/>
          <w:color w:val="000000" w:themeColor="text1"/>
          <w:sz w:val="32"/>
          <w:szCs w:val="32"/>
        </w:rPr>
      </w:pPr>
    </w:p>
    <w:p w14:paraId="23CD9F5C" w14:textId="77777777" w:rsidR="00E82DE8" w:rsidRDefault="00E82DE8" w:rsidP="00E00F1F">
      <w:pPr>
        <w:rPr>
          <w:rFonts w:ascii="TH SarabunPSK" w:hAnsi="TH SarabunPSK" w:cs="TH SarabunPSK"/>
          <w:color w:val="000000" w:themeColor="text1"/>
          <w:sz w:val="32"/>
          <w:szCs w:val="32"/>
        </w:rPr>
      </w:pPr>
    </w:p>
    <w:p w14:paraId="73550F50" w14:textId="77777777" w:rsidR="00E82DE8" w:rsidRDefault="00E82DE8" w:rsidP="00E00F1F">
      <w:pPr>
        <w:rPr>
          <w:rFonts w:ascii="TH SarabunPSK" w:hAnsi="TH SarabunPSK" w:cs="TH SarabunPSK"/>
          <w:color w:val="000000" w:themeColor="text1"/>
          <w:sz w:val="32"/>
          <w:szCs w:val="32"/>
        </w:rPr>
      </w:pPr>
    </w:p>
    <w:p w14:paraId="3016BA99" w14:textId="48D1E89A" w:rsidR="00E82DE8" w:rsidRDefault="00E82DE8" w:rsidP="00E00F1F">
      <w:pPr>
        <w:rPr>
          <w:rFonts w:ascii="TH SarabunPSK" w:hAnsi="TH SarabunPSK" w:cs="TH SarabunPSK"/>
          <w:color w:val="000000" w:themeColor="text1"/>
          <w:sz w:val="32"/>
          <w:szCs w:val="32"/>
        </w:rPr>
      </w:pPr>
      <w:r>
        <w:rPr>
          <w:noProof/>
        </w:rPr>
        <mc:AlternateContent>
          <mc:Choice Requires="wps">
            <w:drawing>
              <wp:anchor distT="0" distB="0" distL="114300" distR="114300" simplePos="0" relativeHeight="251780135" behindDoc="0" locked="0" layoutInCell="1" allowOverlap="1" wp14:anchorId="1F820DE6" wp14:editId="6437913D">
                <wp:simplePos x="0" y="0"/>
                <wp:positionH relativeFrom="margin">
                  <wp:align>center</wp:align>
                </wp:positionH>
                <wp:positionV relativeFrom="paragraph">
                  <wp:posOffset>101600</wp:posOffset>
                </wp:positionV>
                <wp:extent cx="3817620" cy="276225"/>
                <wp:effectExtent l="0" t="0" r="0" b="9525"/>
                <wp:wrapSquare wrapText="bothSides"/>
                <wp:docPr id="48" name="Text Box 48"/>
                <wp:cNvGraphicFramePr/>
                <a:graphic xmlns:a="http://schemas.openxmlformats.org/drawingml/2006/main">
                  <a:graphicData uri="http://schemas.microsoft.com/office/word/2010/wordprocessingShape">
                    <wps:wsp>
                      <wps:cNvSpPr txBox="1"/>
                      <wps:spPr>
                        <a:xfrm>
                          <a:off x="0" y="0"/>
                          <a:ext cx="3817620" cy="276225"/>
                        </a:xfrm>
                        <a:prstGeom prst="rect">
                          <a:avLst/>
                        </a:prstGeom>
                        <a:solidFill>
                          <a:prstClr val="white"/>
                        </a:solidFill>
                        <a:ln>
                          <a:noFill/>
                        </a:ln>
                      </wps:spPr>
                      <wps:txbx>
                        <w:txbxContent>
                          <w:p w14:paraId="23345082" w14:textId="1119A081" w:rsidR="000762BC" w:rsidRPr="00E82DE8" w:rsidRDefault="000762BC" w:rsidP="00E82DE8">
                            <w:pPr>
                              <w:pStyle w:val="af3"/>
                              <w:jc w:val="center"/>
                              <w:rPr>
                                <w:rFonts w:ascii="TH SarabunPSK" w:hAnsi="TH SarabunPSK" w:cs="TH SarabunPSK"/>
                                <w:i w:val="0"/>
                                <w:iCs w:val="0"/>
                                <w:noProof/>
                                <w:color w:val="000000" w:themeColor="text1"/>
                                <w:sz w:val="32"/>
                                <w:szCs w:val="32"/>
                                <w:cs/>
                              </w:rPr>
                            </w:pPr>
                            <w:r w:rsidRPr="00E82DE8">
                              <w:rPr>
                                <w:rFonts w:ascii="TH SarabunPSK" w:hAnsi="TH SarabunPSK" w:cs="TH SarabunPSK" w:hint="cs"/>
                                <w:b/>
                                <w:bCs/>
                                <w:i w:val="0"/>
                                <w:iCs w:val="0"/>
                                <w:color w:val="000000" w:themeColor="text1"/>
                                <w:sz w:val="32"/>
                                <w:szCs w:val="32"/>
                                <w:cs/>
                              </w:rPr>
                              <w:t xml:space="preserve">ภาพประกอบที่ ข. </w:t>
                            </w:r>
                            <w:r w:rsidRPr="00E82DE8">
                              <w:rPr>
                                <w:rFonts w:ascii="TH SarabunPSK" w:hAnsi="TH SarabunPSK" w:cs="TH SarabunPSK" w:hint="cs"/>
                                <w:b/>
                                <w:bCs/>
                                <w:i w:val="0"/>
                                <w:iCs w:val="0"/>
                                <w:color w:val="000000" w:themeColor="text1"/>
                                <w:sz w:val="32"/>
                                <w:szCs w:val="32"/>
                                <w:cs/>
                              </w:rPr>
                              <w:fldChar w:fldCharType="begin"/>
                            </w:r>
                            <w:r w:rsidRPr="00E82DE8">
                              <w:rPr>
                                <w:rFonts w:ascii="TH SarabunPSK" w:hAnsi="TH SarabunPSK" w:cs="TH SarabunPSK" w:hint="cs"/>
                                <w:b/>
                                <w:bCs/>
                                <w:i w:val="0"/>
                                <w:iCs w:val="0"/>
                                <w:color w:val="000000" w:themeColor="text1"/>
                                <w:sz w:val="32"/>
                                <w:szCs w:val="32"/>
                                <w:cs/>
                              </w:rPr>
                              <w:instrText xml:space="preserve"> </w:instrText>
                            </w:r>
                            <w:r w:rsidRPr="00E82DE8">
                              <w:rPr>
                                <w:rFonts w:ascii="TH SarabunPSK" w:hAnsi="TH SarabunPSK" w:cs="TH SarabunPSK" w:hint="cs"/>
                                <w:b/>
                                <w:bCs/>
                                <w:i w:val="0"/>
                                <w:iCs w:val="0"/>
                                <w:color w:val="000000" w:themeColor="text1"/>
                                <w:sz w:val="32"/>
                                <w:szCs w:val="32"/>
                              </w:rPr>
                              <w:instrText xml:space="preserve">SEQ </w:instrText>
                            </w:r>
                            <w:r w:rsidRPr="00E82DE8">
                              <w:rPr>
                                <w:rFonts w:ascii="TH SarabunPSK" w:hAnsi="TH SarabunPSK" w:cs="TH SarabunPSK" w:hint="cs"/>
                                <w:b/>
                                <w:bCs/>
                                <w:i w:val="0"/>
                                <w:iCs w:val="0"/>
                                <w:color w:val="000000" w:themeColor="text1"/>
                                <w:sz w:val="32"/>
                                <w:szCs w:val="32"/>
                                <w:cs/>
                              </w:rPr>
                              <w:instrText>ภาพประกอบที่</w:instrText>
                            </w:r>
                            <w:r w:rsidRPr="00E82DE8">
                              <w:rPr>
                                <w:rFonts w:ascii="TH SarabunPSK" w:hAnsi="TH SarabunPSK" w:cs="TH SarabunPSK" w:hint="cs"/>
                                <w:b/>
                                <w:bCs/>
                                <w:i w:val="0"/>
                                <w:iCs w:val="0"/>
                                <w:color w:val="000000" w:themeColor="text1"/>
                                <w:sz w:val="32"/>
                                <w:szCs w:val="32"/>
                              </w:rPr>
                              <w:instrText>_</w:instrText>
                            </w:r>
                            <w:r w:rsidRPr="00E82DE8">
                              <w:rPr>
                                <w:rFonts w:ascii="TH SarabunPSK" w:hAnsi="TH SarabunPSK" w:cs="TH SarabunPSK" w:hint="cs"/>
                                <w:b/>
                                <w:bCs/>
                                <w:i w:val="0"/>
                                <w:iCs w:val="0"/>
                                <w:color w:val="000000" w:themeColor="text1"/>
                                <w:sz w:val="32"/>
                                <w:szCs w:val="32"/>
                                <w:cs/>
                              </w:rPr>
                              <w:instrText xml:space="preserve">ข. </w:instrText>
                            </w:r>
                            <w:r w:rsidRPr="00E82DE8">
                              <w:rPr>
                                <w:rFonts w:ascii="TH SarabunPSK" w:hAnsi="TH SarabunPSK" w:cs="TH SarabunPSK" w:hint="cs"/>
                                <w:b/>
                                <w:bCs/>
                                <w:i w:val="0"/>
                                <w:iCs w:val="0"/>
                                <w:color w:val="000000" w:themeColor="text1"/>
                                <w:sz w:val="32"/>
                                <w:szCs w:val="32"/>
                              </w:rPr>
                              <w:instrText>\* ARABIC</w:instrText>
                            </w:r>
                            <w:r w:rsidRPr="00E82DE8">
                              <w:rPr>
                                <w:rFonts w:ascii="TH SarabunPSK" w:hAnsi="TH SarabunPSK" w:cs="TH SarabunPSK" w:hint="cs"/>
                                <w:b/>
                                <w:bCs/>
                                <w:i w:val="0"/>
                                <w:iCs w:val="0"/>
                                <w:color w:val="000000" w:themeColor="text1"/>
                                <w:sz w:val="32"/>
                                <w:szCs w:val="32"/>
                                <w:cs/>
                              </w:rPr>
                              <w:instrText xml:space="preserve"> </w:instrText>
                            </w:r>
                            <w:r w:rsidRPr="00E82DE8">
                              <w:rPr>
                                <w:rFonts w:ascii="TH SarabunPSK" w:hAnsi="TH SarabunPSK" w:cs="TH SarabunPSK" w:hint="cs"/>
                                <w:b/>
                                <w:bCs/>
                                <w:i w:val="0"/>
                                <w:iCs w:val="0"/>
                                <w:color w:val="000000" w:themeColor="text1"/>
                                <w:sz w:val="32"/>
                                <w:szCs w:val="32"/>
                                <w:cs/>
                              </w:rPr>
                              <w:fldChar w:fldCharType="separate"/>
                            </w:r>
                            <w:r w:rsidR="00745CD2">
                              <w:rPr>
                                <w:rFonts w:ascii="TH SarabunPSK" w:hAnsi="TH SarabunPSK" w:cs="TH SarabunPSK"/>
                                <w:b/>
                                <w:bCs/>
                                <w:i w:val="0"/>
                                <w:iCs w:val="0"/>
                                <w:noProof/>
                                <w:color w:val="000000" w:themeColor="text1"/>
                                <w:sz w:val="32"/>
                                <w:szCs w:val="32"/>
                                <w:cs/>
                              </w:rPr>
                              <w:t>5</w:t>
                            </w:r>
                            <w:r w:rsidRPr="00E82DE8">
                              <w:rPr>
                                <w:rFonts w:ascii="TH SarabunPSK" w:hAnsi="TH SarabunPSK" w:cs="TH SarabunPSK" w:hint="cs"/>
                                <w:b/>
                                <w:bCs/>
                                <w:i w:val="0"/>
                                <w:iCs w:val="0"/>
                                <w:color w:val="000000" w:themeColor="text1"/>
                                <w:sz w:val="32"/>
                                <w:szCs w:val="32"/>
                                <w:cs/>
                              </w:rPr>
                              <w:fldChar w:fldCharType="end"/>
                            </w:r>
                            <w:r w:rsidRPr="00E82DE8">
                              <w:rPr>
                                <w:rFonts w:ascii="TH SarabunPSK" w:hAnsi="TH SarabunPSK" w:cs="TH SarabunPSK" w:hint="cs"/>
                                <w:i w:val="0"/>
                                <w:iCs w:val="0"/>
                                <w:color w:val="000000" w:themeColor="text1"/>
                                <w:sz w:val="32"/>
                                <w:szCs w:val="32"/>
                              </w:rPr>
                              <w:t xml:space="preserve"> </w:t>
                            </w:r>
                            <w:r w:rsidRPr="00E82DE8">
                              <w:rPr>
                                <w:rFonts w:ascii="TH SarabunPSK" w:hAnsi="TH SarabunPSK" w:cs="TH SarabunPSK" w:hint="cs"/>
                                <w:i w:val="0"/>
                                <w:iCs w:val="0"/>
                                <w:color w:val="000000" w:themeColor="text1"/>
                                <w:sz w:val="32"/>
                                <w:szCs w:val="32"/>
                                <w:cs/>
                              </w:rPr>
                              <w:t>หน้าจอการแข่งขัน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820DE6" id="Text Box 48" o:spid="_x0000_s1063" type="#_x0000_t202" style="position:absolute;margin-left:0;margin-top:8pt;width:300.6pt;height:21.75pt;z-index:25178013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" stroked="f">
                <v:textbox inset="0,0,0,0">
                  <w:txbxContent>
                    <w:p w14:paraId="23345082" w14:textId="1119A081" w:rsidR="000762BC" w:rsidRPr="00E82DE8" w:rsidRDefault="000762BC" w:rsidP="00E82DE8">
                      <w:pPr>
                        <w:pStyle w:val="af3"/>
                        <w:jc w:val="center"/>
                        <w:rPr>
                          <w:rFonts w:ascii="TH SarabunPSK" w:hAnsi="TH SarabunPSK" w:cs="TH SarabunPSK"/>
                          <w:i w:val="0"/>
                          <w:iCs w:val="0"/>
                          <w:noProof/>
                          <w:color w:val="000000" w:themeColor="text1"/>
                          <w:sz w:val="32"/>
                          <w:szCs w:val="32"/>
                          <w:cs/>
                        </w:rPr>
                      </w:pPr>
                      <w:r w:rsidRPr="00E82DE8">
                        <w:rPr>
                          <w:rFonts w:ascii="TH SarabunPSK" w:hAnsi="TH SarabunPSK" w:cs="TH SarabunPSK" w:hint="cs"/>
                          <w:b/>
                          <w:bCs/>
                          <w:i w:val="0"/>
                          <w:iCs w:val="0"/>
                          <w:color w:val="000000" w:themeColor="text1"/>
                          <w:sz w:val="32"/>
                          <w:szCs w:val="32"/>
                          <w:cs/>
                        </w:rPr>
                        <w:t xml:space="preserve">ภาพประกอบที่ ข. </w:t>
                      </w:r>
                      <w:r w:rsidRPr="00E82DE8">
                        <w:rPr>
                          <w:rFonts w:ascii="TH SarabunPSK" w:hAnsi="TH SarabunPSK" w:cs="TH SarabunPSK" w:hint="cs"/>
                          <w:b/>
                          <w:bCs/>
                          <w:i w:val="0"/>
                          <w:iCs w:val="0"/>
                          <w:color w:val="000000" w:themeColor="text1"/>
                          <w:sz w:val="32"/>
                          <w:szCs w:val="32"/>
                          <w:cs/>
                        </w:rPr>
                        <w:fldChar w:fldCharType="begin"/>
                      </w:r>
                      <w:r w:rsidRPr="00E82DE8">
                        <w:rPr>
                          <w:rFonts w:ascii="TH SarabunPSK" w:hAnsi="TH SarabunPSK" w:cs="TH SarabunPSK" w:hint="cs"/>
                          <w:b/>
                          <w:bCs/>
                          <w:i w:val="0"/>
                          <w:iCs w:val="0"/>
                          <w:color w:val="000000" w:themeColor="text1"/>
                          <w:sz w:val="32"/>
                          <w:szCs w:val="32"/>
                          <w:cs/>
                        </w:rPr>
                        <w:instrText xml:space="preserve"> </w:instrText>
                      </w:r>
                      <w:r w:rsidRPr="00E82DE8">
                        <w:rPr>
                          <w:rFonts w:ascii="TH SarabunPSK" w:hAnsi="TH SarabunPSK" w:cs="TH SarabunPSK" w:hint="cs"/>
                          <w:b/>
                          <w:bCs/>
                          <w:i w:val="0"/>
                          <w:iCs w:val="0"/>
                          <w:color w:val="000000" w:themeColor="text1"/>
                          <w:sz w:val="32"/>
                          <w:szCs w:val="32"/>
                        </w:rPr>
                        <w:instrText xml:space="preserve">SEQ </w:instrText>
                      </w:r>
                      <w:r w:rsidRPr="00E82DE8">
                        <w:rPr>
                          <w:rFonts w:ascii="TH SarabunPSK" w:hAnsi="TH SarabunPSK" w:cs="TH SarabunPSK" w:hint="cs"/>
                          <w:b/>
                          <w:bCs/>
                          <w:i w:val="0"/>
                          <w:iCs w:val="0"/>
                          <w:color w:val="000000" w:themeColor="text1"/>
                          <w:sz w:val="32"/>
                          <w:szCs w:val="32"/>
                          <w:cs/>
                        </w:rPr>
                        <w:instrText>ภาพประกอบที่</w:instrText>
                      </w:r>
                      <w:r w:rsidRPr="00E82DE8">
                        <w:rPr>
                          <w:rFonts w:ascii="TH SarabunPSK" w:hAnsi="TH SarabunPSK" w:cs="TH SarabunPSK" w:hint="cs"/>
                          <w:b/>
                          <w:bCs/>
                          <w:i w:val="0"/>
                          <w:iCs w:val="0"/>
                          <w:color w:val="000000" w:themeColor="text1"/>
                          <w:sz w:val="32"/>
                          <w:szCs w:val="32"/>
                        </w:rPr>
                        <w:instrText>_</w:instrText>
                      </w:r>
                      <w:r w:rsidRPr="00E82DE8">
                        <w:rPr>
                          <w:rFonts w:ascii="TH SarabunPSK" w:hAnsi="TH SarabunPSK" w:cs="TH SarabunPSK" w:hint="cs"/>
                          <w:b/>
                          <w:bCs/>
                          <w:i w:val="0"/>
                          <w:iCs w:val="0"/>
                          <w:color w:val="000000" w:themeColor="text1"/>
                          <w:sz w:val="32"/>
                          <w:szCs w:val="32"/>
                          <w:cs/>
                        </w:rPr>
                        <w:instrText xml:space="preserve">ข. </w:instrText>
                      </w:r>
                      <w:r w:rsidRPr="00E82DE8">
                        <w:rPr>
                          <w:rFonts w:ascii="TH SarabunPSK" w:hAnsi="TH SarabunPSK" w:cs="TH SarabunPSK" w:hint="cs"/>
                          <w:b/>
                          <w:bCs/>
                          <w:i w:val="0"/>
                          <w:iCs w:val="0"/>
                          <w:color w:val="000000" w:themeColor="text1"/>
                          <w:sz w:val="32"/>
                          <w:szCs w:val="32"/>
                        </w:rPr>
                        <w:instrText>\* ARABIC</w:instrText>
                      </w:r>
                      <w:r w:rsidRPr="00E82DE8">
                        <w:rPr>
                          <w:rFonts w:ascii="TH SarabunPSK" w:hAnsi="TH SarabunPSK" w:cs="TH SarabunPSK" w:hint="cs"/>
                          <w:b/>
                          <w:bCs/>
                          <w:i w:val="0"/>
                          <w:iCs w:val="0"/>
                          <w:color w:val="000000" w:themeColor="text1"/>
                          <w:sz w:val="32"/>
                          <w:szCs w:val="32"/>
                          <w:cs/>
                        </w:rPr>
                        <w:instrText xml:space="preserve"> </w:instrText>
                      </w:r>
                      <w:r w:rsidRPr="00E82DE8">
                        <w:rPr>
                          <w:rFonts w:ascii="TH SarabunPSK" w:hAnsi="TH SarabunPSK" w:cs="TH SarabunPSK" w:hint="cs"/>
                          <w:b/>
                          <w:bCs/>
                          <w:i w:val="0"/>
                          <w:iCs w:val="0"/>
                          <w:color w:val="000000" w:themeColor="text1"/>
                          <w:sz w:val="32"/>
                          <w:szCs w:val="32"/>
                          <w:cs/>
                        </w:rPr>
                        <w:fldChar w:fldCharType="separate"/>
                      </w:r>
                      <w:r w:rsidR="00745CD2">
                        <w:rPr>
                          <w:rFonts w:ascii="TH SarabunPSK" w:hAnsi="TH SarabunPSK" w:cs="TH SarabunPSK"/>
                          <w:b/>
                          <w:bCs/>
                          <w:i w:val="0"/>
                          <w:iCs w:val="0"/>
                          <w:noProof/>
                          <w:color w:val="000000" w:themeColor="text1"/>
                          <w:sz w:val="32"/>
                          <w:szCs w:val="32"/>
                          <w:cs/>
                        </w:rPr>
                        <w:t>5</w:t>
                      </w:r>
                      <w:r w:rsidRPr="00E82DE8">
                        <w:rPr>
                          <w:rFonts w:ascii="TH SarabunPSK" w:hAnsi="TH SarabunPSK" w:cs="TH SarabunPSK" w:hint="cs"/>
                          <w:b/>
                          <w:bCs/>
                          <w:i w:val="0"/>
                          <w:iCs w:val="0"/>
                          <w:color w:val="000000" w:themeColor="text1"/>
                          <w:sz w:val="32"/>
                          <w:szCs w:val="32"/>
                          <w:cs/>
                        </w:rPr>
                        <w:fldChar w:fldCharType="end"/>
                      </w:r>
                      <w:r w:rsidRPr="00E82DE8">
                        <w:rPr>
                          <w:rFonts w:ascii="TH SarabunPSK" w:hAnsi="TH SarabunPSK" w:cs="TH SarabunPSK" w:hint="cs"/>
                          <w:i w:val="0"/>
                          <w:iCs w:val="0"/>
                          <w:color w:val="000000" w:themeColor="text1"/>
                          <w:sz w:val="32"/>
                          <w:szCs w:val="32"/>
                        </w:rPr>
                        <w:t xml:space="preserve"> </w:t>
                      </w:r>
                      <w:r w:rsidRPr="00E82DE8">
                        <w:rPr>
                          <w:rFonts w:ascii="TH SarabunPSK" w:hAnsi="TH SarabunPSK" w:cs="TH SarabunPSK" w:hint="cs"/>
                          <w:i w:val="0"/>
                          <w:iCs w:val="0"/>
                          <w:color w:val="000000" w:themeColor="text1"/>
                          <w:sz w:val="32"/>
                          <w:szCs w:val="32"/>
                          <w:cs/>
                        </w:rPr>
                        <w:t>หน้าจอการแข่งขัน</w:t>
                      </w:r>
                    </w:p>
                  </w:txbxContent>
                </v:textbox>
                <w10:wrap type="square" anchorx="margin"/>
              </v:shape>
            </w:pict>
          </mc:Fallback>
        </mc:AlternateContent>
      </w:r>
    </w:p>
    <w:p w14:paraId="113F219C" w14:textId="4D76102D" w:rsidR="00E82DE8" w:rsidRPr="00E82DE8" w:rsidRDefault="00E82DE8" w:rsidP="00E82DE8">
      <w:pP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    </w:t>
      </w:r>
      <w:r w:rsidRPr="00E82DE8">
        <w:rPr>
          <w:rFonts w:ascii="TH SarabunPSK" w:hAnsi="TH SarabunPSK" w:cs="TH SarabunPSK"/>
          <w:color w:val="000000" w:themeColor="text1"/>
          <w:sz w:val="32"/>
          <w:szCs w:val="32"/>
          <w:cs/>
        </w:rPr>
        <w:t>ส่วนควบคุมหลักประกอบด้วย</w:t>
      </w:r>
    </w:p>
    <w:p w14:paraId="3DF929B9" w14:textId="77777777" w:rsidR="00E82DE8" w:rsidRPr="00E82DE8" w:rsidRDefault="00E82DE8" w:rsidP="00E82DE8">
      <w:pPr>
        <w:numPr>
          <w:ilvl w:val="0"/>
          <w:numId w:val="50"/>
        </w:numPr>
        <w:tabs>
          <w:tab w:val="num" w:pos="720"/>
        </w:tabs>
        <w:rPr>
          <w:rFonts w:ascii="TH SarabunPSK" w:hAnsi="TH SarabunPSK" w:cs="TH SarabunPSK"/>
          <w:color w:val="000000" w:themeColor="text1"/>
          <w:sz w:val="32"/>
          <w:szCs w:val="32"/>
        </w:rPr>
      </w:pPr>
      <w:r w:rsidRPr="00E82DE8">
        <w:rPr>
          <w:rFonts w:ascii="TH SarabunPSK" w:hAnsi="TH SarabunPSK" w:cs="TH SarabunPSK"/>
          <w:color w:val="000000" w:themeColor="text1"/>
          <w:sz w:val="32"/>
          <w:szCs w:val="32"/>
          <w:cs/>
        </w:rPr>
        <w:t>ปุ่มควบคุมทิศทาง</w:t>
      </w:r>
      <w:r w:rsidRPr="00E82DE8">
        <w:rPr>
          <w:rFonts w:ascii="TH SarabunPSK" w:hAnsi="TH SarabunPSK" w:cs="TH SarabunPSK"/>
          <w:color w:val="000000" w:themeColor="text1"/>
          <w:sz w:val="32"/>
          <w:szCs w:val="32"/>
        </w:rPr>
        <w:t xml:space="preserve"> </w:t>
      </w:r>
      <w:r w:rsidRPr="00E82DE8">
        <w:rPr>
          <w:rFonts w:ascii="TH SarabunPSK" w:hAnsi="TH SarabunPSK" w:cs="TH SarabunPSK"/>
          <w:color w:val="000000" w:themeColor="text1"/>
          <w:sz w:val="32"/>
          <w:szCs w:val="32"/>
          <w:cs/>
        </w:rPr>
        <w:t>ใช้สำหรับเคลื่อนที่ยานอวกาศไปยังทิศทางต่าง ๆ</w:t>
      </w:r>
    </w:p>
    <w:p w14:paraId="1AC2860F" w14:textId="77777777" w:rsidR="00E82DE8" w:rsidRPr="00E82DE8" w:rsidRDefault="00E82DE8" w:rsidP="00E82DE8">
      <w:pPr>
        <w:numPr>
          <w:ilvl w:val="0"/>
          <w:numId w:val="50"/>
        </w:numPr>
        <w:tabs>
          <w:tab w:val="num" w:pos="720"/>
        </w:tabs>
        <w:rPr>
          <w:rFonts w:ascii="TH SarabunPSK" w:hAnsi="TH SarabunPSK" w:cs="TH SarabunPSK"/>
          <w:color w:val="000000" w:themeColor="text1"/>
          <w:sz w:val="32"/>
          <w:szCs w:val="32"/>
        </w:rPr>
      </w:pPr>
      <w:r w:rsidRPr="00E82DE8">
        <w:rPr>
          <w:rFonts w:ascii="TH SarabunPSK" w:hAnsi="TH SarabunPSK" w:cs="TH SarabunPSK"/>
          <w:color w:val="000000" w:themeColor="text1"/>
          <w:sz w:val="32"/>
          <w:szCs w:val="32"/>
          <w:cs/>
        </w:rPr>
        <w:t>ปุ่มยิง</w:t>
      </w:r>
      <w:r w:rsidRPr="00E82DE8">
        <w:rPr>
          <w:rFonts w:ascii="TH SarabunPSK" w:hAnsi="TH SarabunPSK" w:cs="TH SarabunPSK"/>
          <w:color w:val="000000" w:themeColor="text1"/>
          <w:sz w:val="32"/>
          <w:szCs w:val="32"/>
        </w:rPr>
        <w:t xml:space="preserve"> </w:t>
      </w:r>
      <w:r w:rsidRPr="00E82DE8">
        <w:rPr>
          <w:rFonts w:ascii="TH SarabunPSK" w:hAnsi="TH SarabunPSK" w:cs="TH SarabunPSK"/>
          <w:color w:val="000000" w:themeColor="text1"/>
          <w:sz w:val="32"/>
          <w:szCs w:val="32"/>
          <w:cs/>
        </w:rPr>
        <w:t>ใช้สำหรับยิงกระสุนโจมตีฝ่ายตรงข้าม</w:t>
      </w:r>
    </w:p>
    <w:p w14:paraId="339DBDD9" w14:textId="77777777" w:rsidR="00E82DE8" w:rsidRPr="00E82DE8" w:rsidRDefault="00E82DE8" w:rsidP="00E82DE8">
      <w:pPr>
        <w:numPr>
          <w:ilvl w:val="0"/>
          <w:numId w:val="50"/>
        </w:numPr>
        <w:tabs>
          <w:tab w:val="num" w:pos="720"/>
        </w:tabs>
        <w:rPr>
          <w:rFonts w:ascii="TH SarabunPSK" w:hAnsi="TH SarabunPSK" w:cs="TH SarabunPSK"/>
          <w:color w:val="000000" w:themeColor="text1"/>
          <w:sz w:val="32"/>
          <w:szCs w:val="32"/>
        </w:rPr>
      </w:pPr>
      <w:r w:rsidRPr="00E82DE8">
        <w:rPr>
          <w:rFonts w:ascii="TH SarabunPSK" w:hAnsi="TH SarabunPSK" w:cs="TH SarabunPSK"/>
          <w:color w:val="000000" w:themeColor="text1"/>
          <w:sz w:val="32"/>
          <w:szCs w:val="32"/>
          <w:cs/>
        </w:rPr>
        <w:t>ปุ่มใช้ความสามารถพิเศษ</w:t>
      </w:r>
      <w:r w:rsidRPr="00E82DE8">
        <w:rPr>
          <w:rFonts w:ascii="TH SarabunPSK" w:hAnsi="TH SarabunPSK" w:cs="TH SarabunPSK"/>
          <w:color w:val="000000" w:themeColor="text1"/>
          <w:sz w:val="32"/>
          <w:szCs w:val="32"/>
        </w:rPr>
        <w:t xml:space="preserve"> </w:t>
      </w:r>
      <w:r w:rsidRPr="00E82DE8">
        <w:rPr>
          <w:rFonts w:ascii="TH SarabunPSK" w:hAnsi="TH SarabunPSK" w:cs="TH SarabunPSK"/>
          <w:color w:val="000000" w:themeColor="text1"/>
          <w:sz w:val="32"/>
          <w:szCs w:val="32"/>
          <w:cs/>
        </w:rPr>
        <w:t>ใช้สำหรับใช้งานสกิลหรืออุปกรณ์พิเศษที่ผู้เล่นเลือกไว้</w:t>
      </w:r>
    </w:p>
    <w:p w14:paraId="02771DB3" w14:textId="3F16D8A3" w:rsidR="0048401C" w:rsidRPr="00E82DE8" w:rsidRDefault="00E82DE8" w:rsidP="0048401C">
      <w:pPr>
        <w:numPr>
          <w:ilvl w:val="0"/>
          <w:numId w:val="50"/>
        </w:numPr>
        <w:tabs>
          <w:tab w:val="num" w:pos="720"/>
        </w:tabs>
        <w:rPr>
          <w:rFonts w:ascii="TH SarabunPSK" w:hAnsi="TH SarabunPSK" w:cs="TH SarabunPSK"/>
          <w:color w:val="000000" w:themeColor="text1"/>
          <w:sz w:val="32"/>
          <w:szCs w:val="32"/>
        </w:rPr>
      </w:pPr>
      <w:r w:rsidRPr="00E82DE8">
        <w:rPr>
          <w:rFonts w:ascii="TH SarabunPSK" w:hAnsi="TH SarabunPSK" w:cs="TH SarabunPSK"/>
          <w:color w:val="000000" w:themeColor="text1"/>
          <w:sz w:val="32"/>
          <w:szCs w:val="32"/>
          <w:cs/>
        </w:rPr>
        <w:t>แถบพลังชีวิต (</w:t>
      </w:r>
      <w:r w:rsidRPr="00E82DE8">
        <w:rPr>
          <w:rFonts w:ascii="TH SarabunPSK" w:hAnsi="TH SarabunPSK" w:cs="TH SarabunPSK"/>
          <w:color w:val="000000" w:themeColor="text1"/>
          <w:sz w:val="32"/>
          <w:szCs w:val="32"/>
        </w:rPr>
        <w:t xml:space="preserve">HP) </w:t>
      </w:r>
      <w:r w:rsidRPr="00E82DE8">
        <w:rPr>
          <w:rFonts w:ascii="TH SarabunPSK" w:hAnsi="TH SarabunPSK" w:cs="TH SarabunPSK"/>
          <w:color w:val="000000" w:themeColor="text1"/>
          <w:sz w:val="32"/>
          <w:szCs w:val="32"/>
          <w:cs/>
        </w:rPr>
        <w:t>ใช้แสดงค่าพลังชีวิตของผู้เล่นและฝ่ายตรงข้าม</w:t>
      </w:r>
    </w:p>
    <w:p w14:paraId="676FDA4B" w14:textId="77777777" w:rsidR="00E82DE8" w:rsidRDefault="00E82DE8" w:rsidP="00E00F1F">
      <w:pPr>
        <w:rPr>
          <w:rFonts w:ascii="TH SarabunPSK" w:hAnsi="TH SarabunPSK" w:cs="TH SarabunPSK"/>
          <w:color w:val="000000" w:themeColor="text1"/>
          <w:sz w:val="32"/>
          <w:szCs w:val="32"/>
        </w:rPr>
      </w:pPr>
    </w:p>
    <w:p w14:paraId="6B23D936" w14:textId="77777777" w:rsidR="00405D69" w:rsidRDefault="00405D69" w:rsidP="00E00F1F">
      <w:pPr>
        <w:rPr>
          <w:rFonts w:ascii="TH SarabunPSK" w:hAnsi="TH SarabunPSK" w:cs="TH SarabunPSK"/>
          <w:color w:val="000000" w:themeColor="text1"/>
          <w:sz w:val="32"/>
          <w:szCs w:val="32"/>
        </w:rPr>
      </w:pPr>
    </w:p>
    <w:p w14:paraId="7745401E" w14:textId="609C196E" w:rsidR="000762BC" w:rsidRPr="00E00F1F" w:rsidRDefault="000762BC" w:rsidP="00E00F1F">
      <w:pPr>
        <w:rPr>
          <w:rFonts w:ascii="TH SarabunPSK" w:hAnsi="TH SarabunPSK" w:cs="TH SarabunPSK"/>
          <w:color w:val="000000" w:themeColor="text1"/>
          <w:sz w:val="32"/>
          <w:szCs w:val="32"/>
        </w:rPr>
      </w:pPr>
    </w:p>
    <w:sectPr w:rsidR="000762BC" w:rsidRPr="00E00F1F" w:rsidSect="00A624B4">
      <w:headerReference w:type="default" r:id="rId156"/>
      <w:pgSz w:w="11906" w:h="16838"/>
      <w:pgMar w:top="1440" w:right="1440" w:bottom="1440" w:left="1440" w:header="708" w:footer="708" w:gutter="0"/>
      <w:pgNumType w:start="96"/>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IT" w:date="2026-08-06T09:36:00Z" w:initials="I">
    <w:p w14:paraId="6643C468" w14:textId="77777777" w:rsidR="00FE3A5D" w:rsidRDefault="00FE3A5D" w:rsidP="00FE3A5D">
      <w:pPr>
        <w:pStyle w:val="afc"/>
      </w:pPr>
      <w:r>
        <w:rPr>
          <w:rStyle w:val="afe"/>
        </w:rPr>
        <w:annotationRef/>
      </w:r>
      <w:r>
        <w:rPr>
          <w:cs/>
        </w:rPr>
        <w:t xml:space="preserve">ทำคนเดียว ไม่เติม </w:t>
      </w:r>
      <w:r>
        <w:t xml:space="preserve">S </w:t>
      </w:r>
      <w:r>
        <w:rPr>
          <w:cs/>
        </w:rPr>
        <w:t xml:space="preserve">ทำ 2 คน เติม </w:t>
      </w:r>
      <w:r>
        <w: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43C4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FA5974" w16cex:dateUtc="2026-09-08T0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43C468" w16cid:durableId="11FA59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0F6D" w14:textId="77777777" w:rsidR="009A0D94" w:rsidRDefault="009A0D94">
      <w:pPr>
        <w:spacing w:after="0" w:line="240" w:lineRule="auto"/>
      </w:pPr>
      <w:r>
        <w:separator/>
      </w:r>
    </w:p>
  </w:endnote>
  <w:endnote w:type="continuationSeparator" w:id="0">
    <w:p w14:paraId="728E7FCB" w14:textId="77777777" w:rsidR="009A0D94" w:rsidRDefault="009A0D94">
      <w:pPr>
        <w:spacing w:after="0" w:line="240" w:lineRule="auto"/>
      </w:pPr>
      <w:r>
        <w:continuationSeparator/>
      </w:r>
    </w:p>
  </w:endnote>
  <w:endnote w:type="continuationNotice" w:id="1">
    <w:p w14:paraId="51F997F9" w14:textId="77777777" w:rsidR="009A0D94" w:rsidRDefault="009A0D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PSK">
    <w:altName w:val="TH Sarabun PSK"/>
    <w:charset w:val="DE"/>
    <w:family w:val="swiss"/>
    <w:pitch w:val="variable"/>
    <w:sig w:usb0="01000003" w:usb1="00000000" w:usb2="00000000" w:usb3="00000000" w:csb0="00010111" w:csb1="00000000"/>
  </w:font>
  <w:font w:name="TH Sarabun New">
    <w:altName w:val="TH Sarabun New"/>
    <w:panose1 w:val="020B0500040200020003"/>
    <w:charset w:val="00"/>
    <w:family w:val="swiss"/>
    <w:pitch w:val="variable"/>
    <w:sig w:usb0="A100006F" w:usb1="5000205A" w:usb2="00000000" w:usb3="00000000" w:csb0="0001018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A7955" w14:textId="77777777" w:rsidR="009A0D94" w:rsidRDefault="009A0D94">
      <w:pPr>
        <w:spacing w:after="0" w:line="240" w:lineRule="auto"/>
      </w:pPr>
      <w:r>
        <w:separator/>
      </w:r>
    </w:p>
  </w:footnote>
  <w:footnote w:type="continuationSeparator" w:id="0">
    <w:p w14:paraId="0DF3F828" w14:textId="77777777" w:rsidR="009A0D94" w:rsidRDefault="009A0D94">
      <w:pPr>
        <w:spacing w:after="0" w:line="240" w:lineRule="auto"/>
      </w:pPr>
      <w:r>
        <w:continuationSeparator/>
      </w:r>
    </w:p>
  </w:footnote>
  <w:footnote w:type="continuationNotice" w:id="1">
    <w:p w14:paraId="503D33AB" w14:textId="77777777" w:rsidR="009A0D94" w:rsidRDefault="009A0D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277410"/>
      <w:docPartObj>
        <w:docPartGallery w:val="Page Numbers (Top of Page)"/>
        <w:docPartUnique/>
      </w:docPartObj>
    </w:sdtPr>
    <w:sdtContent>
      <w:p w14:paraId="1D042817" w14:textId="77777777" w:rsidR="00995345" w:rsidRDefault="00995345">
        <w:pPr>
          <w:pStyle w:val="ae"/>
          <w:jc w:val="right"/>
        </w:pPr>
        <w:r>
          <w:fldChar w:fldCharType="begin"/>
        </w:r>
        <w:r>
          <w:instrText>PAGE   \* MERGEFORMAT</w:instrText>
        </w:r>
        <w:r>
          <w:fldChar w:fldCharType="separate"/>
        </w:r>
        <w:r>
          <w:rPr>
            <w:lang w:val="th-TH"/>
          </w:rPr>
          <w:t>2</w:t>
        </w:r>
        <w:r>
          <w:fldChar w:fldCharType="end"/>
        </w:r>
      </w:p>
    </w:sdtContent>
  </w:sdt>
  <w:p w14:paraId="4382C6A3" w14:textId="77777777" w:rsidR="00995345" w:rsidRPr="00DC7FA5" w:rsidRDefault="00995345">
    <w:pPr>
      <w:pStyle w:val="ae"/>
      <w:jc w:val="right"/>
      <w:rPr>
        <w:rFonts w:ascii="TH SarabunPSK" w:hAnsi="TH SarabunPSK" w:cs="TH SarabunPSK"/>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708856"/>
      <w:docPartObj>
        <w:docPartGallery w:val="Page Numbers (Top of Page)"/>
        <w:docPartUnique/>
      </w:docPartObj>
    </w:sdtPr>
    <w:sdtContent>
      <w:p w14:paraId="41404859" w14:textId="77777777" w:rsidR="003135D6" w:rsidRDefault="003135D6">
        <w:pPr>
          <w:pStyle w:val="ae"/>
          <w:jc w:val="right"/>
        </w:pPr>
        <w:r>
          <w:fldChar w:fldCharType="begin"/>
        </w:r>
        <w:r>
          <w:instrText>PAGE   \* MERGEFORMAT</w:instrText>
        </w:r>
        <w:r>
          <w:fldChar w:fldCharType="separate"/>
        </w:r>
        <w:r>
          <w:rPr>
            <w:lang w:val="th-TH"/>
          </w:rPr>
          <w:t>2</w:t>
        </w:r>
        <w:r>
          <w:fldChar w:fldCharType="end"/>
        </w:r>
      </w:p>
    </w:sdtContent>
  </w:sdt>
  <w:p w14:paraId="5A244B48" w14:textId="77777777" w:rsidR="003135D6" w:rsidRPr="00DC7FA5" w:rsidRDefault="003135D6">
    <w:pPr>
      <w:pStyle w:val="ae"/>
      <w:jc w:val="right"/>
      <w:rPr>
        <w:rFonts w:ascii="TH SarabunPSK" w:hAnsi="TH SarabunPSK" w:cs="TH SarabunPSK"/>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D79D" w14:textId="15C1AB52" w:rsidR="00F614E9" w:rsidRDefault="00F614E9">
    <w:pPr>
      <w:pStyle w:val="ae"/>
      <w:jc w:val="right"/>
    </w:pPr>
  </w:p>
  <w:p w14:paraId="5D28944D" w14:textId="77777777" w:rsidR="00F614E9" w:rsidRPr="00DC7FA5" w:rsidRDefault="00F614E9">
    <w:pPr>
      <w:pStyle w:val="ae"/>
      <w:jc w:val="right"/>
      <w:rPr>
        <w:rFonts w:ascii="TH SarabunPSK" w:hAnsi="TH SarabunPSK" w:cs="TH SarabunPSK"/>
        <w:sz w:val="32"/>
        <w:szCs w:val="3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574007"/>
      <w:docPartObj>
        <w:docPartGallery w:val="Page Numbers (Top of Page)"/>
        <w:docPartUnique/>
      </w:docPartObj>
    </w:sdtPr>
    <w:sdtEndPr>
      <w:rPr>
        <w:noProof/>
      </w:rPr>
    </w:sdtEndPr>
    <w:sdtContent>
      <w:p w14:paraId="7B3166BF" w14:textId="4937475E" w:rsidR="006360CE" w:rsidRDefault="006360CE">
        <w:pPr>
          <w:pStyle w:val="ae"/>
          <w:jc w:val="right"/>
        </w:pPr>
        <w:r>
          <w:fldChar w:fldCharType="begin"/>
        </w:r>
        <w:r>
          <w:instrText xml:space="preserve"> PAGE   \* MERGEFORMAT </w:instrText>
        </w:r>
        <w:r>
          <w:fldChar w:fldCharType="separate"/>
        </w:r>
        <w:r>
          <w:rPr>
            <w:noProof/>
          </w:rPr>
          <w:t>2</w:t>
        </w:r>
        <w:r>
          <w:rPr>
            <w:noProof/>
          </w:rPr>
          <w:fldChar w:fldCharType="end"/>
        </w:r>
      </w:p>
    </w:sdtContent>
  </w:sdt>
  <w:p w14:paraId="43BC2018" w14:textId="77777777" w:rsidR="007634A9" w:rsidRPr="00DC7FA5" w:rsidRDefault="007634A9">
    <w:pPr>
      <w:pStyle w:val="ae"/>
      <w:jc w:val="right"/>
      <w:rPr>
        <w:rFonts w:ascii="TH SarabunPSK" w:hAnsi="TH SarabunPSK" w:cs="TH SarabunPSK"/>
        <w:sz w:val="32"/>
        <w:szCs w:val="3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1A0EF" w14:textId="18B42A20" w:rsidR="006A254E" w:rsidRDefault="006A254E">
    <w:pPr>
      <w:pStyle w:val="ae"/>
      <w:jc w:val="right"/>
    </w:pPr>
  </w:p>
  <w:p w14:paraId="1FCA40B4" w14:textId="77777777" w:rsidR="006A254E" w:rsidRPr="00DC7FA5" w:rsidRDefault="006A254E">
    <w:pPr>
      <w:pStyle w:val="ae"/>
      <w:jc w:val="right"/>
      <w:rPr>
        <w:rFonts w:ascii="TH SarabunPSK" w:hAnsi="TH SarabunPSK" w:cs="TH SarabunPSK"/>
        <w:sz w:val="32"/>
        <w:szCs w:val="3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540841"/>
      <w:docPartObj>
        <w:docPartGallery w:val="Page Numbers (Top of Page)"/>
        <w:docPartUnique/>
      </w:docPartObj>
    </w:sdtPr>
    <w:sdtContent>
      <w:p w14:paraId="3E50B8DF" w14:textId="77777777" w:rsidR="00A150BA" w:rsidRDefault="00A150BA">
        <w:pPr>
          <w:pStyle w:val="ae"/>
          <w:jc w:val="right"/>
        </w:pPr>
        <w:r>
          <w:fldChar w:fldCharType="begin"/>
        </w:r>
        <w:r>
          <w:instrText>PAGE   \* MERGEFORMAT</w:instrText>
        </w:r>
        <w:r>
          <w:fldChar w:fldCharType="separate"/>
        </w:r>
        <w:r>
          <w:rPr>
            <w:lang w:val="th-TH"/>
          </w:rPr>
          <w:t>2</w:t>
        </w:r>
        <w:r>
          <w:fldChar w:fldCharType="end"/>
        </w:r>
      </w:p>
    </w:sdtContent>
  </w:sdt>
  <w:p w14:paraId="39D11BA7" w14:textId="77777777" w:rsidR="00A150BA" w:rsidRPr="00DC7FA5" w:rsidRDefault="00A150BA">
    <w:pPr>
      <w:pStyle w:val="ae"/>
      <w:jc w:val="right"/>
      <w:rPr>
        <w:rFonts w:ascii="TH SarabunPSK" w:hAnsi="TH SarabunPSK" w:cs="TH SarabunPSK"/>
        <w:sz w:val="32"/>
        <w:szCs w:val="3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243882"/>
      <w:docPartObj>
        <w:docPartGallery w:val="Page Numbers (Top of Page)"/>
        <w:docPartUnique/>
      </w:docPartObj>
    </w:sdtPr>
    <w:sdtContent>
      <w:p w14:paraId="019087CB" w14:textId="77777777" w:rsidR="00A150BA" w:rsidRDefault="00A150BA">
        <w:pPr>
          <w:pStyle w:val="ae"/>
          <w:jc w:val="right"/>
        </w:pPr>
        <w:r>
          <w:fldChar w:fldCharType="begin"/>
        </w:r>
        <w:r>
          <w:instrText>PAGE   \* MERGEFORMAT</w:instrText>
        </w:r>
        <w:r>
          <w:fldChar w:fldCharType="separate"/>
        </w:r>
        <w:r>
          <w:rPr>
            <w:lang w:val="th-TH"/>
          </w:rPr>
          <w:t>2</w:t>
        </w:r>
        <w:r>
          <w:fldChar w:fldCharType="end"/>
        </w:r>
      </w:p>
    </w:sdtContent>
  </w:sdt>
  <w:p w14:paraId="20B6189E" w14:textId="77777777" w:rsidR="00A150BA" w:rsidRDefault="00A150BA">
    <w:pPr>
      <w:pStyle w:val="ae"/>
      <w:rPr>
        <w:c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001247"/>
      <w:docPartObj>
        <w:docPartGallery w:val="Page Numbers (Top of Page)"/>
        <w:docPartUnique/>
      </w:docPartObj>
    </w:sdtPr>
    <w:sdtContent>
      <w:p w14:paraId="0B5BA5FB" w14:textId="77777777" w:rsidR="00D961DD" w:rsidRDefault="00D961DD">
        <w:pPr>
          <w:pStyle w:val="ae"/>
          <w:jc w:val="right"/>
        </w:pPr>
        <w:r>
          <w:fldChar w:fldCharType="begin"/>
        </w:r>
        <w:r>
          <w:instrText>PAGE   \* MERGEFORMAT</w:instrText>
        </w:r>
        <w:r>
          <w:fldChar w:fldCharType="separate"/>
        </w:r>
        <w:r>
          <w:rPr>
            <w:lang w:val="th-TH"/>
          </w:rPr>
          <w:t>2</w:t>
        </w:r>
        <w:r>
          <w:fldChar w:fldCharType="end"/>
        </w:r>
      </w:p>
    </w:sdtContent>
  </w:sdt>
  <w:p w14:paraId="55FB5643" w14:textId="77777777" w:rsidR="00D961DD" w:rsidRPr="00DC7FA5" w:rsidRDefault="00D961DD">
    <w:pPr>
      <w:pStyle w:val="ae"/>
      <w:jc w:val="right"/>
      <w:rPr>
        <w:rFonts w:ascii="TH SarabunPSK" w:hAnsi="TH SarabunPSK" w:cs="TH SarabunPSK"/>
        <w:sz w:val="32"/>
        <w:szCs w:val="3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A318" w14:textId="279EFBC3" w:rsidR="00B61B3C" w:rsidRDefault="00B61B3C">
    <w:pPr>
      <w:pStyle w:val="ae"/>
      <w:jc w:val="right"/>
    </w:pPr>
  </w:p>
  <w:p w14:paraId="33BF8F2F" w14:textId="77777777" w:rsidR="00B61B3C" w:rsidRDefault="00B61B3C">
    <w:pPr>
      <w:pStyle w:val="a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55F6" w14:textId="14FDF74C" w:rsidR="00B0508A" w:rsidRDefault="00B0508A">
    <w:pPr>
      <w:pStyle w:val="ae"/>
      <w:jc w:val="right"/>
    </w:pPr>
  </w:p>
  <w:p w14:paraId="2BF0789D" w14:textId="77777777" w:rsidR="00FD6833" w:rsidRPr="00DC7FA5" w:rsidRDefault="00FD6833">
    <w:pPr>
      <w:pStyle w:val="ae"/>
      <w:jc w:val="right"/>
      <w:rPr>
        <w:rFonts w:ascii="TH SarabunPSK" w:hAnsi="TH SarabunPSK" w:cs="TH SarabunPSK"/>
        <w:sz w:val="32"/>
        <w:szCs w:val="3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123502"/>
      <w:docPartObj>
        <w:docPartGallery w:val="Page Numbers (Top of Page)"/>
        <w:docPartUnique/>
      </w:docPartObj>
    </w:sdtPr>
    <w:sdtContent>
      <w:p w14:paraId="23777E52" w14:textId="4B048EE2" w:rsidR="00761045" w:rsidRDefault="00761045">
        <w:pPr>
          <w:pStyle w:val="ae"/>
          <w:jc w:val="right"/>
        </w:pPr>
        <w:r>
          <w:fldChar w:fldCharType="begin"/>
        </w:r>
        <w:r>
          <w:instrText>PAGE   \* MERGEFORMAT</w:instrText>
        </w:r>
        <w:r>
          <w:fldChar w:fldCharType="separate"/>
        </w:r>
        <w:r>
          <w:rPr>
            <w:lang w:val="th-TH"/>
          </w:rPr>
          <w:t>2</w:t>
        </w:r>
        <w:r>
          <w:fldChar w:fldCharType="end"/>
        </w:r>
      </w:p>
    </w:sdtContent>
  </w:sdt>
  <w:p w14:paraId="31B83D7C" w14:textId="77777777" w:rsidR="007C3C2B" w:rsidRPr="00DC7FA5" w:rsidRDefault="007C3C2B">
    <w:pPr>
      <w:pStyle w:val="ae"/>
      <w:jc w:val="right"/>
      <w:rPr>
        <w:rFonts w:ascii="TH SarabunPSK" w:hAnsi="TH SarabunPSK" w:cs="TH SarabunPSK"/>
        <w:sz w:val="32"/>
        <w:szCs w:val="3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0060" w14:textId="32D07DDF" w:rsidR="007F0E6D" w:rsidRDefault="007F0E6D">
    <w:pPr>
      <w:pStyle w:val="ae"/>
      <w:jc w:val="right"/>
    </w:pPr>
  </w:p>
  <w:p w14:paraId="1ECB2CA1" w14:textId="77777777" w:rsidR="00B034E7" w:rsidRPr="00DC7FA5" w:rsidRDefault="00B034E7">
    <w:pPr>
      <w:pStyle w:val="ae"/>
      <w:jc w:val="right"/>
      <w:rPr>
        <w:rFonts w:ascii="TH SarabunPSK" w:hAnsi="TH SarabunPSK" w:cs="TH SarabunPSK"/>
        <w:sz w:val="32"/>
        <w:szCs w:val="3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092212"/>
      <w:docPartObj>
        <w:docPartGallery w:val="Page Numbers (Top of Page)"/>
        <w:docPartUnique/>
      </w:docPartObj>
    </w:sdtPr>
    <w:sdtEndPr>
      <w:rPr>
        <w:noProof/>
      </w:rPr>
    </w:sdtEndPr>
    <w:sdtContent>
      <w:p w14:paraId="48150C7A" w14:textId="0FDCDF7D" w:rsidR="006360B4" w:rsidRDefault="006360B4">
        <w:pPr>
          <w:pStyle w:val="ae"/>
          <w:jc w:val="right"/>
        </w:pPr>
        <w:r>
          <w:fldChar w:fldCharType="begin"/>
        </w:r>
        <w:r>
          <w:instrText xml:space="preserve"> PAGE   \* MERGEFORMAT </w:instrText>
        </w:r>
        <w:r>
          <w:fldChar w:fldCharType="separate"/>
        </w:r>
        <w:r>
          <w:rPr>
            <w:noProof/>
          </w:rPr>
          <w:t>2</w:t>
        </w:r>
        <w:r>
          <w:rPr>
            <w:noProof/>
          </w:rPr>
          <w:fldChar w:fldCharType="end"/>
        </w:r>
      </w:p>
    </w:sdtContent>
  </w:sdt>
  <w:p w14:paraId="0809957E" w14:textId="77777777" w:rsidR="007B0A16" w:rsidRPr="00DC7FA5" w:rsidRDefault="007B0A16">
    <w:pPr>
      <w:pStyle w:val="ae"/>
      <w:jc w:val="right"/>
      <w:rPr>
        <w:rFonts w:ascii="TH SarabunPSK" w:hAnsi="TH SarabunPSK" w:cs="TH SarabunPSK"/>
        <w:sz w:val="32"/>
        <w:szCs w:val="3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1015" w14:textId="468C7C0B" w:rsidR="00124A03" w:rsidRDefault="00124A03">
    <w:pPr>
      <w:pStyle w:val="ae"/>
      <w:jc w:val="right"/>
    </w:pPr>
  </w:p>
  <w:p w14:paraId="2E212FC2" w14:textId="77777777" w:rsidR="006360B4" w:rsidRPr="00DC7FA5" w:rsidRDefault="006360B4">
    <w:pPr>
      <w:pStyle w:val="ae"/>
      <w:jc w:val="right"/>
      <w:rPr>
        <w:rFonts w:ascii="TH SarabunPSK" w:hAnsi="TH SarabunPSK" w:cs="TH SarabunPSK"/>
        <w:sz w:val="32"/>
        <w:szCs w:val="3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504185"/>
      <w:docPartObj>
        <w:docPartGallery w:val="Page Numbers (Top of Page)"/>
        <w:docPartUnique/>
      </w:docPartObj>
    </w:sdtPr>
    <w:sdtEndPr>
      <w:rPr>
        <w:noProof/>
      </w:rPr>
    </w:sdtEndPr>
    <w:sdtContent>
      <w:p w14:paraId="54160E99" w14:textId="667A9607" w:rsidR="001B7F07" w:rsidRDefault="001B7F07">
        <w:pPr>
          <w:pStyle w:val="ae"/>
          <w:jc w:val="right"/>
        </w:pPr>
        <w:r>
          <w:fldChar w:fldCharType="begin"/>
        </w:r>
        <w:r>
          <w:instrText xml:space="preserve"> PAGE   \* MERGEFORMAT </w:instrText>
        </w:r>
        <w:r>
          <w:fldChar w:fldCharType="separate"/>
        </w:r>
        <w:r>
          <w:rPr>
            <w:noProof/>
          </w:rPr>
          <w:t>2</w:t>
        </w:r>
        <w:r>
          <w:rPr>
            <w:noProof/>
          </w:rPr>
          <w:fldChar w:fldCharType="end"/>
        </w:r>
      </w:p>
    </w:sdtContent>
  </w:sdt>
  <w:p w14:paraId="2AFE4941" w14:textId="77777777" w:rsidR="00DA5E7C" w:rsidRPr="00DC7FA5" w:rsidRDefault="00DA5E7C">
    <w:pPr>
      <w:pStyle w:val="ae"/>
      <w:jc w:val="right"/>
      <w:rPr>
        <w:rFonts w:ascii="TH SarabunPSK" w:hAnsi="TH SarabunPSK" w:cs="TH SarabunPSK"/>
        <w:sz w:val="32"/>
        <w:szCs w:val="3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6E52" w14:textId="16825ECC" w:rsidR="0083049A" w:rsidRDefault="0083049A">
    <w:pPr>
      <w:pStyle w:val="ae"/>
      <w:jc w:val="right"/>
    </w:pPr>
  </w:p>
  <w:p w14:paraId="7F1B7408" w14:textId="77777777" w:rsidR="005864A6" w:rsidRPr="00DC7FA5" w:rsidRDefault="005864A6">
    <w:pPr>
      <w:pStyle w:val="ae"/>
      <w:jc w:val="right"/>
      <w:rPr>
        <w:rFonts w:ascii="TH SarabunPSK" w:hAnsi="TH SarabunPSK" w:cs="TH SarabunPSK"/>
        <w:sz w:val="32"/>
        <w:szCs w:val="3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857017"/>
      <w:docPartObj>
        <w:docPartGallery w:val="Page Numbers (Top of Page)"/>
        <w:docPartUnique/>
      </w:docPartObj>
    </w:sdtPr>
    <w:sdtEndPr>
      <w:rPr>
        <w:noProof/>
      </w:rPr>
    </w:sdtEndPr>
    <w:sdtContent>
      <w:p w14:paraId="30217FD6" w14:textId="77777777" w:rsidR="00F06694" w:rsidRDefault="00F06694">
        <w:pPr>
          <w:pStyle w:val="ae"/>
          <w:jc w:val="right"/>
        </w:pPr>
        <w:r>
          <w:fldChar w:fldCharType="begin"/>
        </w:r>
        <w:r>
          <w:instrText xml:space="preserve"> PAGE   \* MERGEFORMAT </w:instrText>
        </w:r>
        <w:r>
          <w:fldChar w:fldCharType="separate"/>
        </w:r>
        <w:r>
          <w:rPr>
            <w:noProof/>
          </w:rPr>
          <w:t>2</w:t>
        </w:r>
        <w:r>
          <w:rPr>
            <w:noProof/>
          </w:rPr>
          <w:fldChar w:fldCharType="end"/>
        </w:r>
      </w:p>
    </w:sdtContent>
  </w:sdt>
  <w:p w14:paraId="1031F5EF" w14:textId="77777777" w:rsidR="00F06694" w:rsidRPr="00DC7FA5" w:rsidRDefault="00F06694">
    <w:pPr>
      <w:pStyle w:val="ae"/>
      <w:jc w:val="right"/>
      <w:rPr>
        <w:rFonts w:ascii="TH SarabunPSK" w:hAnsi="TH SarabunPSK" w:cs="TH SarabunPSK"/>
        <w:sz w:val="32"/>
        <w:szCs w:val="3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862848"/>
      <w:docPartObj>
        <w:docPartGallery w:val="Page Numbers (Top of Page)"/>
        <w:docPartUnique/>
      </w:docPartObj>
    </w:sdtPr>
    <w:sdtEndPr>
      <w:rPr>
        <w:noProof/>
      </w:rPr>
    </w:sdtEndPr>
    <w:sdtContent>
      <w:p w14:paraId="3B5E04B6" w14:textId="77777777" w:rsidR="00A42211" w:rsidRDefault="00A42211">
        <w:pPr>
          <w:pStyle w:val="ae"/>
          <w:jc w:val="right"/>
        </w:pPr>
        <w:r>
          <w:fldChar w:fldCharType="begin"/>
        </w:r>
        <w:r>
          <w:instrText xml:space="preserve"> PAGE   \* MERGEFORMAT </w:instrText>
        </w:r>
        <w:r>
          <w:fldChar w:fldCharType="separate"/>
        </w:r>
        <w:r>
          <w:rPr>
            <w:noProof/>
          </w:rPr>
          <w:t>2</w:t>
        </w:r>
        <w:r>
          <w:rPr>
            <w:noProof/>
          </w:rPr>
          <w:fldChar w:fldCharType="end"/>
        </w:r>
      </w:p>
    </w:sdtContent>
  </w:sdt>
  <w:p w14:paraId="20E79CCD" w14:textId="77777777" w:rsidR="00A42211" w:rsidRPr="00DC7FA5" w:rsidRDefault="00A42211">
    <w:pPr>
      <w:pStyle w:val="ae"/>
      <w:jc w:val="right"/>
      <w:rPr>
        <w:rFonts w:ascii="TH SarabunPSK" w:hAnsi="TH SarabunPSK" w:cs="TH SarabunPSK"/>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8E2"/>
    <w:multiLevelType w:val="multilevel"/>
    <w:tmpl w:val="CADCEB7C"/>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 w15:restartNumberingAfterBreak="0">
    <w:nsid w:val="00FB561D"/>
    <w:multiLevelType w:val="multilevel"/>
    <w:tmpl w:val="9B86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94FA6"/>
    <w:multiLevelType w:val="multilevel"/>
    <w:tmpl w:val="B6C65F2C"/>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3" w15:restartNumberingAfterBreak="0">
    <w:nsid w:val="05C216CD"/>
    <w:multiLevelType w:val="hybridMultilevel"/>
    <w:tmpl w:val="7B82902E"/>
    <w:lvl w:ilvl="0" w:tplc="B7884F2A">
      <w:start w:val="1"/>
      <w:numFmt w:val="bullet"/>
      <w:lvlText w:val=""/>
      <w:lvlJc w:val="left"/>
      <w:pPr>
        <w:ind w:left="1170" w:hanging="360"/>
      </w:pPr>
      <w:rPr>
        <w:rFonts w:ascii="Symbol" w:hAnsi="Symbol" w:hint="default"/>
        <w:sz w:val="20"/>
        <w:szCs w:val="2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06BA3AD1"/>
    <w:multiLevelType w:val="multilevel"/>
    <w:tmpl w:val="BFF0E57E"/>
    <w:lvl w:ilvl="0">
      <w:start w:val="1"/>
      <w:numFmt w:val="decimal"/>
      <w:lvlText w:val="%1."/>
      <w:lvlJc w:val="left"/>
      <w:pPr>
        <w:tabs>
          <w:tab w:val="num" w:pos="540"/>
        </w:tabs>
        <w:ind w:left="540" w:hanging="360"/>
      </w:pPr>
      <w:rPr>
        <w:lang w:bidi="th-TH"/>
      </w:r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5" w15:restartNumberingAfterBreak="0">
    <w:nsid w:val="0B9345A7"/>
    <w:multiLevelType w:val="multilevel"/>
    <w:tmpl w:val="B880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42288"/>
    <w:multiLevelType w:val="multilevel"/>
    <w:tmpl w:val="54A00CA6"/>
    <w:lvl w:ilvl="0">
      <w:start w:val="1"/>
      <w:numFmt w:val="decimal"/>
      <w:lvlText w:val="%1."/>
      <w:lvlJc w:val="left"/>
      <w:pPr>
        <w:tabs>
          <w:tab w:val="num" w:pos="1080"/>
        </w:tabs>
        <w:ind w:left="1080" w:hanging="360"/>
      </w:pPr>
    </w:lvl>
    <w:lvl w:ilvl="1">
      <w:start w:val="1"/>
      <w:numFmt w:val="bullet"/>
      <w:lvlText w:val=""/>
      <w:lvlJc w:val="left"/>
      <w:pPr>
        <w:ind w:left="126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04E3A38"/>
    <w:multiLevelType w:val="hybridMultilevel"/>
    <w:tmpl w:val="8ECEDCF2"/>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8" w15:restartNumberingAfterBreak="0">
    <w:nsid w:val="11703BEE"/>
    <w:multiLevelType w:val="hybridMultilevel"/>
    <w:tmpl w:val="A6685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8C7A4C"/>
    <w:multiLevelType w:val="multilevel"/>
    <w:tmpl w:val="1F742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47FFA"/>
    <w:multiLevelType w:val="multilevel"/>
    <w:tmpl w:val="D6784D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7E23648"/>
    <w:multiLevelType w:val="hybridMultilevel"/>
    <w:tmpl w:val="4F001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F05590"/>
    <w:multiLevelType w:val="multilevel"/>
    <w:tmpl w:val="59FED8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829692F"/>
    <w:multiLevelType w:val="multilevel"/>
    <w:tmpl w:val="01C687E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4" w15:restartNumberingAfterBreak="0">
    <w:nsid w:val="2C196423"/>
    <w:multiLevelType w:val="multilevel"/>
    <w:tmpl w:val="A8900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1D709F"/>
    <w:multiLevelType w:val="multilevel"/>
    <w:tmpl w:val="8786C9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2ED7C03"/>
    <w:multiLevelType w:val="multilevel"/>
    <w:tmpl w:val="9B58E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526756"/>
    <w:multiLevelType w:val="multilevel"/>
    <w:tmpl w:val="4326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A320E"/>
    <w:multiLevelType w:val="multilevel"/>
    <w:tmpl w:val="E364187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9" w15:restartNumberingAfterBreak="0">
    <w:nsid w:val="35A36CF4"/>
    <w:multiLevelType w:val="multilevel"/>
    <w:tmpl w:val="570CF864"/>
    <w:lvl w:ilvl="0">
      <w:start w:val="1"/>
      <w:numFmt w:val="decimal"/>
      <w:lvlText w:val="%1."/>
      <w:lvlJc w:val="left"/>
      <w:pPr>
        <w:tabs>
          <w:tab w:val="num" w:pos="360"/>
        </w:tabs>
        <w:ind w:left="360" w:hanging="360"/>
      </w:pPr>
      <w:rPr>
        <w:b w:val="0"/>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64247D7"/>
    <w:multiLevelType w:val="multilevel"/>
    <w:tmpl w:val="9AD8E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BB14AD"/>
    <w:multiLevelType w:val="hybridMultilevel"/>
    <w:tmpl w:val="A8343BDA"/>
    <w:lvl w:ilvl="0" w:tplc="04090001">
      <w:start w:val="1"/>
      <w:numFmt w:val="bullet"/>
      <w:lvlText w:val=""/>
      <w:lvlJc w:val="left"/>
      <w:pPr>
        <w:ind w:left="1561" w:hanging="360"/>
      </w:pPr>
      <w:rPr>
        <w:rFonts w:ascii="Symbol" w:hAnsi="Symbol" w:hint="default"/>
      </w:rPr>
    </w:lvl>
    <w:lvl w:ilvl="1" w:tplc="04090003" w:tentative="1">
      <w:start w:val="1"/>
      <w:numFmt w:val="bullet"/>
      <w:lvlText w:val="o"/>
      <w:lvlJc w:val="left"/>
      <w:pPr>
        <w:ind w:left="2281" w:hanging="360"/>
      </w:pPr>
      <w:rPr>
        <w:rFonts w:ascii="Courier New" w:hAnsi="Courier New" w:cs="Courier New" w:hint="default"/>
      </w:rPr>
    </w:lvl>
    <w:lvl w:ilvl="2" w:tplc="04090005" w:tentative="1">
      <w:start w:val="1"/>
      <w:numFmt w:val="bullet"/>
      <w:lvlText w:val=""/>
      <w:lvlJc w:val="left"/>
      <w:pPr>
        <w:ind w:left="3001" w:hanging="360"/>
      </w:pPr>
      <w:rPr>
        <w:rFonts w:ascii="Wingdings" w:hAnsi="Wingdings" w:hint="default"/>
      </w:rPr>
    </w:lvl>
    <w:lvl w:ilvl="3" w:tplc="04090001" w:tentative="1">
      <w:start w:val="1"/>
      <w:numFmt w:val="bullet"/>
      <w:lvlText w:val=""/>
      <w:lvlJc w:val="left"/>
      <w:pPr>
        <w:ind w:left="3721" w:hanging="360"/>
      </w:pPr>
      <w:rPr>
        <w:rFonts w:ascii="Symbol" w:hAnsi="Symbol" w:hint="default"/>
      </w:rPr>
    </w:lvl>
    <w:lvl w:ilvl="4" w:tplc="04090003" w:tentative="1">
      <w:start w:val="1"/>
      <w:numFmt w:val="bullet"/>
      <w:lvlText w:val="o"/>
      <w:lvlJc w:val="left"/>
      <w:pPr>
        <w:ind w:left="4441" w:hanging="360"/>
      </w:pPr>
      <w:rPr>
        <w:rFonts w:ascii="Courier New" w:hAnsi="Courier New" w:cs="Courier New" w:hint="default"/>
      </w:rPr>
    </w:lvl>
    <w:lvl w:ilvl="5" w:tplc="04090005" w:tentative="1">
      <w:start w:val="1"/>
      <w:numFmt w:val="bullet"/>
      <w:lvlText w:val=""/>
      <w:lvlJc w:val="left"/>
      <w:pPr>
        <w:ind w:left="5161" w:hanging="360"/>
      </w:pPr>
      <w:rPr>
        <w:rFonts w:ascii="Wingdings" w:hAnsi="Wingdings" w:hint="default"/>
      </w:rPr>
    </w:lvl>
    <w:lvl w:ilvl="6" w:tplc="04090001" w:tentative="1">
      <w:start w:val="1"/>
      <w:numFmt w:val="bullet"/>
      <w:lvlText w:val=""/>
      <w:lvlJc w:val="left"/>
      <w:pPr>
        <w:ind w:left="5881" w:hanging="360"/>
      </w:pPr>
      <w:rPr>
        <w:rFonts w:ascii="Symbol" w:hAnsi="Symbol" w:hint="default"/>
      </w:rPr>
    </w:lvl>
    <w:lvl w:ilvl="7" w:tplc="04090003" w:tentative="1">
      <w:start w:val="1"/>
      <w:numFmt w:val="bullet"/>
      <w:lvlText w:val="o"/>
      <w:lvlJc w:val="left"/>
      <w:pPr>
        <w:ind w:left="6601" w:hanging="360"/>
      </w:pPr>
      <w:rPr>
        <w:rFonts w:ascii="Courier New" w:hAnsi="Courier New" w:cs="Courier New" w:hint="default"/>
      </w:rPr>
    </w:lvl>
    <w:lvl w:ilvl="8" w:tplc="04090005" w:tentative="1">
      <w:start w:val="1"/>
      <w:numFmt w:val="bullet"/>
      <w:lvlText w:val=""/>
      <w:lvlJc w:val="left"/>
      <w:pPr>
        <w:ind w:left="7321" w:hanging="360"/>
      </w:pPr>
      <w:rPr>
        <w:rFonts w:ascii="Wingdings" w:hAnsi="Wingdings" w:hint="default"/>
      </w:rPr>
    </w:lvl>
  </w:abstractNum>
  <w:abstractNum w:abstractNumId="22" w15:restartNumberingAfterBreak="0">
    <w:nsid w:val="3A6E430E"/>
    <w:multiLevelType w:val="multilevel"/>
    <w:tmpl w:val="48A4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DC5557"/>
    <w:multiLevelType w:val="multilevel"/>
    <w:tmpl w:val="88D4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0E42BC"/>
    <w:multiLevelType w:val="hybridMultilevel"/>
    <w:tmpl w:val="B81A3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B723E69"/>
    <w:multiLevelType w:val="multilevel"/>
    <w:tmpl w:val="08760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0007BF"/>
    <w:multiLevelType w:val="multilevel"/>
    <w:tmpl w:val="A2DC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605E72"/>
    <w:multiLevelType w:val="multilevel"/>
    <w:tmpl w:val="22185D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51F09C7"/>
    <w:multiLevelType w:val="multilevel"/>
    <w:tmpl w:val="768C6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0665C6"/>
    <w:multiLevelType w:val="multilevel"/>
    <w:tmpl w:val="3E048B24"/>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30" w15:restartNumberingAfterBreak="0">
    <w:nsid w:val="47FE1221"/>
    <w:multiLevelType w:val="multilevel"/>
    <w:tmpl w:val="482C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AB5349"/>
    <w:multiLevelType w:val="multilevel"/>
    <w:tmpl w:val="AE58E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C4546E"/>
    <w:multiLevelType w:val="hybridMultilevel"/>
    <w:tmpl w:val="747E8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C55570"/>
    <w:multiLevelType w:val="multilevel"/>
    <w:tmpl w:val="FC6C5B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EDC090E"/>
    <w:multiLevelType w:val="multilevel"/>
    <w:tmpl w:val="66880294"/>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5337260A"/>
    <w:multiLevelType w:val="multilevel"/>
    <w:tmpl w:val="25EC1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D27E8F"/>
    <w:multiLevelType w:val="multilevel"/>
    <w:tmpl w:val="84008CF6"/>
    <w:lvl w:ilvl="0">
      <w:start w:val="1"/>
      <w:numFmt w:val="bullet"/>
      <w:lvlText w:val=""/>
      <w:lvlJc w:val="left"/>
      <w:pPr>
        <w:tabs>
          <w:tab w:val="num" w:pos="630"/>
        </w:tabs>
        <w:ind w:left="630" w:hanging="360"/>
      </w:pPr>
      <w:rPr>
        <w:rFonts w:ascii="Symbol" w:hAnsi="Symbol" w:hint="default"/>
        <w:sz w:val="20"/>
      </w:rPr>
    </w:lvl>
    <w:lvl w:ilvl="1">
      <w:start w:val="1"/>
      <w:numFmt w:val="decimal"/>
      <w:lvlText w:val="%2."/>
      <w:lvlJc w:val="left"/>
      <w:pPr>
        <w:ind w:left="1350" w:hanging="360"/>
      </w:pPr>
      <w:rPr>
        <w:rFonts w:hint="default"/>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7" w15:restartNumberingAfterBreak="0">
    <w:nsid w:val="5ADD2AA6"/>
    <w:multiLevelType w:val="hybridMultilevel"/>
    <w:tmpl w:val="D08AC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CE6F7E"/>
    <w:multiLevelType w:val="hybridMultilevel"/>
    <w:tmpl w:val="E496F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701EB1"/>
    <w:multiLevelType w:val="multilevel"/>
    <w:tmpl w:val="378E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5620A6"/>
    <w:multiLevelType w:val="multilevel"/>
    <w:tmpl w:val="7924D6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5DE37CE"/>
    <w:multiLevelType w:val="multilevel"/>
    <w:tmpl w:val="37FA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875AD7"/>
    <w:multiLevelType w:val="hybridMultilevel"/>
    <w:tmpl w:val="3E92F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9A0380"/>
    <w:multiLevelType w:val="multilevel"/>
    <w:tmpl w:val="DC00A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A24A75"/>
    <w:multiLevelType w:val="hybridMultilevel"/>
    <w:tmpl w:val="720A4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5452EE"/>
    <w:multiLevelType w:val="multilevel"/>
    <w:tmpl w:val="62FCC9C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6" w15:restartNumberingAfterBreak="0">
    <w:nsid w:val="7B984873"/>
    <w:multiLevelType w:val="multilevel"/>
    <w:tmpl w:val="64D2461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7EA83F1E"/>
    <w:multiLevelType w:val="hybridMultilevel"/>
    <w:tmpl w:val="69C2D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286B50"/>
    <w:multiLevelType w:val="multilevel"/>
    <w:tmpl w:val="5BEAA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39020A"/>
    <w:multiLevelType w:val="multilevel"/>
    <w:tmpl w:val="E8B0565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num w:numId="1" w16cid:durableId="1535533257">
    <w:abstractNumId w:val="12"/>
  </w:num>
  <w:num w:numId="2" w16cid:durableId="660350745">
    <w:abstractNumId w:val="33"/>
  </w:num>
  <w:num w:numId="3" w16cid:durableId="302390661">
    <w:abstractNumId w:val="17"/>
  </w:num>
  <w:num w:numId="4" w16cid:durableId="378407451">
    <w:abstractNumId w:val="10"/>
  </w:num>
  <w:num w:numId="5" w16cid:durableId="884371167">
    <w:abstractNumId w:val="40"/>
  </w:num>
  <w:num w:numId="6" w16cid:durableId="1232499317">
    <w:abstractNumId w:val="32"/>
  </w:num>
  <w:num w:numId="7" w16cid:durableId="553077444">
    <w:abstractNumId w:val="44"/>
  </w:num>
  <w:num w:numId="8" w16cid:durableId="894775056">
    <w:abstractNumId w:val="11"/>
  </w:num>
  <w:num w:numId="9" w16cid:durableId="1368338335">
    <w:abstractNumId w:val="7"/>
  </w:num>
  <w:num w:numId="10" w16cid:durableId="1796823629">
    <w:abstractNumId w:val="47"/>
  </w:num>
  <w:num w:numId="11" w16cid:durableId="339814885">
    <w:abstractNumId w:val="42"/>
  </w:num>
  <w:num w:numId="12" w16cid:durableId="1312363850">
    <w:abstractNumId w:val="37"/>
  </w:num>
  <w:num w:numId="13" w16cid:durableId="1937056419">
    <w:abstractNumId w:val="8"/>
  </w:num>
  <w:num w:numId="14" w16cid:durableId="285813107">
    <w:abstractNumId w:val="38"/>
  </w:num>
  <w:num w:numId="15" w16cid:durableId="195966006">
    <w:abstractNumId w:val="27"/>
  </w:num>
  <w:num w:numId="16" w16cid:durableId="482626038">
    <w:abstractNumId w:val="15"/>
  </w:num>
  <w:num w:numId="17" w16cid:durableId="29037546">
    <w:abstractNumId w:val="13"/>
  </w:num>
  <w:num w:numId="18" w16cid:durableId="468326777">
    <w:abstractNumId w:val="18"/>
  </w:num>
  <w:num w:numId="19" w16cid:durableId="1935552344">
    <w:abstractNumId w:val="36"/>
  </w:num>
  <w:num w:numId="20" w16cid:durableId="870874275">
    <w:abstractNumId w:val="49"/>
  </w:num>
  <w:num w:numId="21" w16cid:durableId="1094087933">
    <w:abstractNumId w:val="31"/>
  </w:num>
  <w:num w:numId="22" w16cid:durableId="1140610580">
    <w:abstractNumId w:val="1"/>
  </w:num>
  <w:num w:numId="23" w16cid:durableId="2044019186">
    <w:abstractNumId w:val="5"/>
  </w:num>
  <w:num w:numId="24" w16cid:durableId="1998914916">
    <w:abstractNumId w:val="23"/>
  </w:num>
  <w:num w:numId="25" w16cid:durableId="836652824">
    <w:abstractNumId w:val="30"/>
  </w:num>
  <w:num w:numId="26" w16cid:durableId="1015572750">
    <w:abstractNumId w:val="9"/>
  </w:num>
  <w:num w:numId="27" w16cid:durableId="971713302">
    <w:abstractNumId w:val="28"/>
  </w:num>
  <w:num w:numId="28" w16cid:durableId="1550726746">
    <w:abstractNumId w:val="14"/>
  </w:num>
  <w:num w:numId="29" w16cid:durableId="132798963">
    <w:abstractNumId w:val="41"/>
  </w:num>
  <w:num w:numId="30" w16cid:durableId="1270548534">
    <w:abstractNumId w:val="39"/>
  </w:num>
  <w:num w:numId="31" w16cid:durableId="642318773">
    <w:abstractNumId w:val="26"/>
  </w:num>
  <w:num w:numId="32" w16cid:durableId="656030668">
    <w:abstractNumId w:val="20"/>
  </w:num>
  <w:num w:numId="33" w16cid:durableId="543100972">
    <w:abstractNumId w:val="16"/>
  </w:num>
  <w:num w:numId="34" w16cid:durableId="1710688877">
    <w:abstractNumId w:val="25"/>
  </w:num>
  <w:num w:numId="35" w16cid:durableId="524102450">
    <w:abstractNumId w:val="48"/>
  </w:num>
  <w:num w:numId="36" w16cid:durableId="1243493511">
    <w:abstractNumId w:val="43"/>
  </w:num>
  <w:num w:numId="37" w16cid:durableId="213320575">
    <w:abstractNumId w:val="35"/>
  </w:num>
  <w:num w:numId="38" w16cid:durableId="711198265">
    <w:abstractNumId w:val="6"/>
  </w:num>
  <w:num w:numId="39" w16cid:durableId="1924559639">
    <w:abstractNumId w:val="34"/>
  </w:num>
  <w:num w:numId="40" w16cid:durableId="2074426037">
    <w:abstractNumId w:val="45"/>
  </w:num>
  <w:num w:numId="41" w16cid:durableId="1339195287">
    <w:abstractNumId w:val="0"/>
  </w:num>
  <w:num w:numId="42" w16cid:durableId="566959126">
    <w:abstractNumId w:val="24"/>
  </w:num>
  <w:num w:numId="43" w16cid:durableId="757754885">
    <w:abstractNumId w:val="21"/>
  </w:num>
  <w:num w:numId="44" w16cid:durableId="2066023073">
    <w:abstractNumId w:val="3"/>
  </w:num>
  <w:num w:numId="45" w16cid:durableId="1977906235">
    <w:abstractNumId w:val="19"/>
  </w:num>
  <w:num w:numId="46" w16cid:durableId="1985310866">
    <w:abstractNumId w:val="4"/>
  </w:num>
  <w:num w:numId="47" w16cid:durableId="1016420330">
    <w:abstractNumId w:val="29"/>
  </w:num>
  <w:num w:numId="48" w16cid:durableId="1038968970">
    <w:abstractNumId w:val="46"/>
  </w:num>
  <w:num w:numId="49" w16cid:durableId="251477456">
    <w:abstractNumId w:val="22"/>
  </w:num>
  <w:num w:numId="50" w16cid:durableId="1238982923">
    <w:abstractNumId w:val="2"/>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T">
    <w15:presenceInfo w15:providerId="None" w15:userId="IT"/>
  </w15:person>
  <w15:person w15:author="พานเพชร อนันรัมย์">
    <w15:presenceInfo w15:providerId="AD" w15:userId="S::66011211079@o365.msu.ac.th::c55e7664-e266-4db9-b03d-08d027a137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4ED"/>
    <w:rsid w:val="000003F1"/>
    <w:rsid w:val="00000905"/>
    <w:rsid w:val="00001258"/>
    <w:rsid w:val="0000363E"/>
    <w:rsid w:val="00003A58"/>
    <w:rsid w:val="00005022"/>
    <w:rsid w:val="00006982"/>
    <w:rsid w:val="00006BB8"/>
    <w:rsid w:val="00006BE4"/>
    <w:rsid w:val="000074EA"/>
    <w:rsid w:val="00010A8A"/>
    <w:rsid w:val="00010AC4"/>
    <w:rsid w:val="00011402"/>
    <w:rsid w:val="00012D68"/>
    <w:rsid w:val="0001314F"/>
    <w:rsid w:val="000139D0"/>
    <w:rsid w:val="00013F78"/>
    <w:rsid w:val="00014FF6"/>
    <w:rsid w:val="0001589D"/>
    <w:rsid w:val="00016830"/>
    <w:rsid w:val="00016E7F"/>
    <w:rsid w:val="00016F5F"/>
    <w:rsid w:val="000201C0"/>
    <w:rsid w:val="00020970"/>
    <w:rsid w:val="00020B7F"/>
    <w:rsid w:val="00020EBF"/>
    <w:rsid w:val="00024338"/>
    <w:rsid w:val="00024983"/>
    <w:rsid w:val="00024F19"/>
    <w:rsid w:val="00027669"/>
    <w:rsid w:val="0002783E"/>
    <w:rsid w:val="00030849"/>
    <w:rsid w:val="00030AE6"/>
    <w:rsid w:val="0003154E"/>
    <w:rsid w:val="00032788"/>
    <w:rsid w:val="00033154"/>
    <w:rsid w:val="00033541"/>
    <w:rsid w:val="00033AD0"/>
    <w:rsid w:val="0003479E"/>
    <w:rsid w:val="00034832"/>
    <w:rsid w:val="00034B77"/>
    <w:rsid w:val="00035A2A"/>
    <w:rsid w:val="000361FC"/>
    <w:rsid w:val="000377ED"/>
    <w:rsid w:val="00041020"/>
    <w:rsid w:val="0004109F"/>
    <w:rsid w:val="0004177E"/>
    <w:rsid w:val="00042CA2"/>
    <w:rsid w:val="00043D34"/>
    <w:rsid w:val="0004404A"/>
    <w:rsid w:val="000443C7"/>
    <w:rsid w:val="000445F7"/>
    <w:rsid w:val="00045140"/>
    <w:rsid w:val="00047B6E"/>
    <w:rsid w:val="00047C26"/>
    <w:rsid w:val="00047C5E"/>
    <w:rsid w:val="00047CA6"/>
    <w:rsid w:val="00050B1C"/>
    <w:rsid w:val="00051E70"/>
    <w:rsid w:val="0005285F"/>
    <w:rsid w:val="000539C4"/>
    <w:rsid w:val="00053EE1"/>
    <w:rsid w:val="00054316"/>
    <w:rsid w:val="00054415"/>
    <w:rsid w:val="000545EE"/>
    <w:rsid w:val="00055031"/>
    <w:rsid w:val="00055FBE"/>
    <w:rsid w:val="0005654E"/>
    <w:rsid w:val="00057E7C"/>
    <w:rsid w:val="00061924"/>
    <w:rsid w:val="00061BAA"/>
    <w:rsid w:val="000620E3"/>
    <w:rsid w:val="0006242A"/>
    <w:rsid w:val="00062491"/>
    <w:rsid w:val="000636F1"/>
    <w:rsid w:val="000640C9"/>
    <w:rsid w:val="000640E3"/>
    <w:rsid w:val="00064854"/>
    <w:rsid w:val="00064C79"/>
    <w:rsid w:val="00064D89"/>
    <w:rsid w:val="000653B3"/>
    <w:rsid w:val="00066C60"/>
    <w:rsid w:val="00067440"/>
    <w:rsid w:val="00070358"/>
    <w:rsid w:val="00071FAB"/>
    <w:rsid w:val="00073101"/>
    <w:rsid w:val="00073506"/>
    <w:rsid w:val="00075965"/>
    <w:rsid w:val="00075C8C"/>
    <w:rsid w:val="00075E8D"/>
    <w:rsid w:val="000762BC"/>
    <w:rsid w:val="00076581"/>
    <w:rsid w:val="000769F4"/>
    <w:rsid w:val="00076E1C"/>
    <w:rsid w:val="00076FC9"/>
    <w:rsid w:val="000801AC"/>
    <w:rsid w:val="00080639"/>
    <w:rsid w:val="000808CA"/>
    <w:rsid w:val="000808E8"/>
    <w:rsid w:val="00080FC9"/>
    <w:rsid w:val="00081279"/>
    <w:rsid w:val="00081300"/>
    <w:rsid w:val="0008226E"/>
    <w:rsid w:val="000823E4"/>
    <w:rsid w:val="00082DA1"/>
    <w:rsid w:val="00083D39"/>
    <w:rsid w:val="00084A28"/>
    <w:rsid w:val="00084BAD"/>
    <w:rsid w:val="000850AA"/>
    <w:rsid w:val="00085846"/>
    <w:rsid w:val="00085F31"/>
    <w:rsid w:val="0008614C"/>
    <w:rsid w:val="000861D9"/>
    <w:rsid w:val="00086291"/>
    <w:rsid w:val="00086385"/>
    <w:rsid w:val="00090B29"/>
    <w:rsid w:val="00090B3B"/>
    <w:rsid w:val="0009205F"/>
    <w:rsid w:val="00092746"/>
    <w:rsid w:val="000936C0"/>
    <w:rsid w:val="000940F4"/>
    <w:rsid w:val="0009430B"/>
    <w:rsid w:val="000944B2"/>
    <w:rsid w:val="000944BD"/>
    <w:rsid w:val="000950D6"/>
    <w:rsid w:val="00095DD5"/>
    <w:rsid w:val="000972A0"/>
    <w:rsid w:val="000974F1"/>
    <w:rsid w:val="000975EB"/>
    <w:rsid w:val="0009787C"/>
    <w:rsid w:val="00097F5F"/>
    <w:rsid w:val="000A00FF"/>
    <w:rsid w:val="000A03E3"/>
    <w:rsid w:val="000A09B9"/>
    <w:rsid w:val="000A0DED"/>
    <w:rsid w:val="000A1003"/>
    <w:rsid w:val="000A1007"/>
    <w:rsid w:val="000A2BB2"/>
    <w:rsid w:val="000A3117"/>
    <w:rsid w:val="000A3354"/>
    <w:rsid w:val="000A4E39"/>
    <w:rsid w:val="000A5BF5"/>
    <w:rsid w:val="000A5D43"/>
    <w:rsid w:val="000A6794"/>
    <w:rsid w:val="000A6955"/>
    <w:rsid w:val="000A7774"/>
    <w:rsid w:val="000B01BD"/>
    <w:rsid w:val="000B05E1"/>
    <w:rsid w:val="000B163A"/>
    <w:rsid w:val="000B196B"/>
    <w:rsid w:val="000B2415"/>
    <w:rsid w:val="000B269B"/>
    <w:rsid w:val="000B2BEB"/>
    <w:rsid w:val="000B38FD"/>
    <w:rsid w:val="000B3E16"/>
    <w:rsid w:val="000B53AD"/>
    <w:rsid w:val="000B6322"/>
    <w:rsid w:val="000B79EF"/>
    <w:rsid w:val="000C0065"/>
    <w:rsid w:val="000C06F4"/>
    <w:rsid w:val="000C0A68"/>
    <w:rsid w:val="000C279D"/>
    <w:rsid w:val="000C2F88"/>
    <w:rsid w:val="000C353A"/>
    <w:rsid w:val="000C40F0"/>
    <w:rsid w:val="000C50B8"/>
    <w:rsid w:val="000C6AF4"/>
    <w:rsid w:val="000D00F3"/>
    <w:rsid w:val="000D09DA"/>
    <w:rsid w:val="000D1641"/>
    <w:rsid w:val="000D2254"/>
    <w:rsid w:val="000D269D"/>
    <w:rsid w:val="000D47AC"/>
    <w:rsid w:val="000D49B9"/>
    <w:rsid w:val="000D50FB"/>
    <w:rsid w:val="000D5C59"/>
    <w:rsid w:val="000D69CF"/>
    <w:rsid w:val="000D7F91"/>
    <w:rsid w:val="000E06F2"/>
    <w:rsid w:val="000E07A5"/>
    <w:rsid w:val="000E0D4A"/>
    <w:rsid w:val="000E0EC9"/>
    <w:rsid w:val="000E1DCB"/>
    <w:rsid w:val="000E1F0E"/>
    <w:rsid w:val="000E324B"/>
    <w:rsid w:val="000E339F"/>
    <w:rsid w:val="000E376B"/>
    <w:rsid w:val="000E400D"/>
    <w:rsid w:val="000E461C"/>
    <w:rsid w:val="000E4F6A"/>
    <w:rsid w:val="000E52CF"/>
    <w:rsid w:val="000E5CEB"/>
    <w:rsid w:val="000E5D14"/>
    <w:rsid w:val="000E5E01"/>
    <w:rsid w:val="000E6007"/>
    <w:rsid w:val="000E60D2"/>
    <w:rsid w:val="000E6104"/>
    <w:rsid w:val="000E780A"/>
    <w:rsid w:val="000E7AEB"/>
    <w:rsid w:val="000F0472"/>
    <w:rsid w:val="000F1957"/>
    <w:rsid w:val="000F1CF3"/>
    <w:rsid w:val="000F21C2"/>
    <w:rsid w:val="000F23AD"/>
    <w:rsid w:val="000F2922"/>
    <w:rsid w:val="000F2D2E"/>
    <w:rsid w:val="000F325F"/>
    <w:rsid w:val="000F38BA"/>
    <w:rsid w:val="000F4A04"/>
    <w:rsid w:val="000F50A1"/>
    <w:rsid w:val="000F698E"/>
    <w:rsid w:val="000F73C7"/>
    <w:rsid w:val="000F7624"/>
    <w:rsid w:val="000F7FDD"/>
    <w:rsid w:val="0010008D"/>
    <w:rsid w:val="00100165"/>
    <w:rsid w:val="00101B1F"/>
    <w:rsid w:val="00101BE5"/>
    <w:rsid w:val="0010267C"/>
    <w:rsid w:val="001029FB"/>
    <w:rsid w:val="00102E78"/>
    <w:rsid w:val="00103208"/>
    <w:rsid w:val="00103698"/>
    <w:rsid w:val="00103F65"/>
    <w:rsid w:val="00105DD8"/>
    <w:rsid w:val="00106273"/>
    <w:rsid w:val="0010637F"/>
    <w:rsid w:val="0010656D"/>
    <w:rsid w:val="00106B3C"/>
    <w:rsid w:val="00106E3D"/>
    <w:rsid w:val="00106FD2"/>
    <w:rsid w:val="0010703A"/>
    <w:rsid w:val="001072DC"/>
    <w:rsid w:val="00107DD9"/>
    <w:rsid w:val="00111EFA"/>
    <w:rsid w:val="00112B87"/>
    <w:rsid w:val="00113403"/>
    <w:rsid w:val="00113D35"/>
    <w:rsid w:val="0011530C"/>
    <w:rsid w:val="00115BE6"/>
    <w:rsid w:val="0011656E"/>
    <w:rsid w:val="00116869"/>
    <w:rsid w:val="00116F7A"/>
    <w:rsid w:val="00116FE0"/>
    <w:rsid w:val="00121877"/>
    <w:rsid w:val="00122433"/>
    <w:rsid w:val="00122A5A"/>
    <w:rsid w:val="00122C98"/>
    <w:rsid w:val="00124A03"/>
    <w:rsid w:val="00124CC0"/>
    <w:rsid w:val="00126DC7"/>
    <w:rsid w:val="001272A4"/>
    <w:rsid w:val="00127BF9"/>
    <w:rsid w:val="001303C7"/>
    <w:rsid w:val="0013062F"/>
    <w:rsid w:val="0013175B"/>
    <w:rsid w:val="00132F40"/>
    <w:rsid w:val="0013313E"/>
    <w:rsid w:val="00133614"/>
    <w:rsid w:val="00133B84"/>
    <w:rsid w:val="00133F26"/>
    <w:rsid w:val="0013432C"/>
    <w:rsid w:val="00135737"/>
    <w:rsid w:val="00135B70"/>
    <w:rsid w:val="00135BCA"/>
    <w:rsid w:val="00137220"/>
    <w:rsid w:val="00137611"/>
    <w:rsid w:val="00140549"/>
    <w:rsid w:val="00140ACD"/>
    <w:rsid w:val="00140D44"/>
    <w:rsid w:val="0014168E"/>
    <w:rsid w:val="001427AA"/>
    <w:rsid w:val="00142B0E"/>
    <w:rsid w:val="00142C4C"/>
    <w:rsid w:val="001440B5"/>
    <w:rsid w:val="00144479"/>
    <w:rsid w:val="00144B2B"/>
    <w:rsid w:val="00146349"/>
    <w:rsid w:val="001469F3"/>
    <w:rsid w:val="00151252"/>
    <w:rsid w:val="0015197A"/>
    <w:rsid w:val="00151D3F"/>
    <w:rsid w:val="00151E39"/>
    <w:rsid w:val="00151EEC"/>
    <w:rsid w:val="00152A2D"/>
    <w:rsid w:val="00152B5A"/>
    <w:rsid w:val="001545A5"/>
    <w:rsid w:val="00154F41"/>
    <w:rsid w:val="00155E3A"/>
    <w:rsid w:val="00156583"/>
    <w:rsid w:val="0015725E"/>
    <w:rsid w:val="00157B9E"/>
    <w:rsid w:val="0016083D"/>
    <w:rsid w:val="00160B3F"/>
    <w:rsid w:val="00160D56"/>
    <w:rsid w:val="00161394"/>
    <w:rsid w:val="001616AC"/>
    <w:rsid w:val="00162231"/>
    <w:rsid w:val="00162530"/>
    <w:rsid w:val="00163494"/>
    <w:rsid w:val="0016565C"/>
    <w:rsid w:val="00165A3F"/>
    <w:rsid w:val="00165EA7"/>
    <w:rsid w:val="001660E6"/>
    <w:rsid w:val="00166423"/>
    <w:rsid w:val="00166496"/>
    <w:rsid w:val="0017078C"/>
    <w:rsid w:val="00170B44"/>
    <w:rsid w:val="00171873"/>
    <w:rsid w:val="00171B60"/>
    <w:rsid w:val="001733B6"/>
    <w:rsid w:val="001748DF"/>
    <w:rsid w:val="00174BE1"/>
    <w:rsid w:val="00174C29"/>
    <w:rsid w:val="00175328"/>
    <w:rsid w:val="00175FA3"/>
    <w:rsid w:val="0017639A"/>
    <w:rsid w:val="00177B70"/>
    <w:rsid w:val="00177BAF"/>
    <w:rsid w:val="00177C73"/>
    <w:rsid w:val="00177DB7"/>
    <w:rsid w:val="00180714"/>
    <w:rsid w:val="00182C0F"/>
    <w:rsid w:val="00182E8A"/>
    <w:rsid w:val="00183116"/>
    <w:rsid w:val="00184080"/>
    <w:rsid w:val="00184341"/>
    <w:rsid w:val="001843D1"/>
    <w:rsid w:val="00186CB6"/>
    <w:rsid w:val="00187A27"/>
    <w:rsid w:val="00187CB6"/>
    <w:rsid w:val="00187F78"/>
    <w:rsid w:val="0019210E"/>
    <w:rsid w:val="00192B1B"/>
    <w:rsid w:val="00192CF9"/>
    <w:rsid w:val="00193AE0"/>
    <w:rsid w:val="00193B8D"/>
    <w:rsid w:val="00195CA9"/>
    <w:rsid w:val="00195F5F"/>
    <w:rsid w:val="00196C87"/>
    <w:rsid w:val="001976F2"/>
    <w:rsid w:val="00197D4E"/>
    <w:rsid w:val="00197E81"/>
    <w:rsid w:val="001A0886"/>
    <w:rsid w:val="001A112D"/>
    <w:rsid w:val="001A1F0C"/>
    <w:rsid w:val="001A2097"/>
    <w:rsid w:val="001A34FC"/>
    <w:rsid w:val="001A3567"/>
    <w:rsid w:val="001A50ED"/>
    <w:rsid w:val="001A52B1"/>
    <w:rsid w:val="001A5701"/>
    <w:rsid w:val="001A7EF6"/>
    <w:rsid w:val="001B055D"/>
    <w:rsid w:val="001B2CC9"/>
    <w:rsid w:val="001B3687"/>
    <w:rsid w:val="001B3695"/>
    <w:rsid w:val="001B3E47"/>
    <w:rsid w:val="001B3FB8"/>
    <w:rsid w:val="001B4AA3"/>
    <w:rsid w:val="001B4F36"/>
    <w:rsid w:val="001B5158"/>
    <w:rsid w:val="001B5507"/>
    <w:rsid w:val="001B58C0"/>
    <w:rsid w:val="001B62BD"/>
    <w:rsid w:val="001B6FCB"/>
    <w:rsid w:val="001B7F07"/>
    <w:rsid w:val="001C19F8"/>
    <w:rsid w:val="001C273F"/>
    <w:rsid w:val="001C2761"/>
    <w:rsid w:val="001C30EE"/>
    <w:rsid w:val="001C4028"/>
    <w:rsid w:val="001C43A2"/>
    <w:rsid w:val="001C6047"/>
    <w:rsid w:val="001C62C4"/>
    <w:rsid w:val="001C6D86"/>
    <w:rsid w:val="001C759B"/>
    <w:rsid w:val="001D0047"/>
    <w:rsid w:val="001D1167"/>
    <w:rsid w:val="001D1652"/>
    <w:rsid w:val="001D21D6"/>
    <w:rsid w:val="001D3AE1"/>
    <w:rsid w:val="001D3BF9"/>
    <w:rsid w:val="001D40AD"/>
    <w:rsid w:val="001D4151"/>
    <w:rsid w:val="001D5791"/>
    <w:rsid w:val="001D58CA"/>
    <w:rsid w:val="001D6258"/>
    <w:rsid w:val="001D7014"/>
    <w:rsid w:val="001D78DD"/>
    <w:rsid w:val="001E0898"/>
    <w:rsid w:val="001E0C77"/>
    <w:rsid w:val="001E19B1"/>
    <w:rsid w:val="001E19D7"/>
    <w:rsid w:val="001E2B66"/>
    <w:rsid w:val="001E303F"/>
    <w:rsid w:val="001E42F8"/>
    <w:rsid w:val="001E5DCC"/>
    <w:rsid w:val="001E6433"/>
    <w:rsid w:val="001E65D0"/>
    <w:rsid w:val="001E73F0"/>
    <w:rsid w:val="001E7E9C"/>
    <w:rsid w:val="001E7EEC"/>
    <w:rsid w:val="001F00F5"/>
    <w:rsid w:val="001F011C"/>
    <w:rsid w:val="001F015E"/>
    <w:rsid w:val="001F166E"/>
    <w:rsid w:val="001F1692"/>
    <w:rsid w:val="001F1717"/>
    <w:rsid w:val="001F2AAE"/>
    <w:rsid w:val="001F2C46"/>
    <w:rsid w:val="001F3D51"/>
    <w:rsid w:val="001F462A"/>
    <w:rsid w:val="002005C5"/>
    <w:rsid w:val="00200F1A"/>
    <w:rsid w:val="002017A3"/>
    <w:rsid w:val="00201D2F"/>
    <w:rsid w:val="00201ED6"/>
    <w:rsid w:val="002035EE"/>
    <w:rsid w:val="002039AF"/>
    <w:rsid w:val="00203AA0"/>
    <w:rsid w:val="00203D99"/>
    <w:rsid w:val="00204167"/>
    <w:rsid w:val="0020418F"/>
    <w:rsid w:val="0020429D"/>
    <w:rsid w:val="002054EA"/>
    <w:rsid w:val="0020586C"/>
    <w:rsid w:val="002059AA"/>
    <w:rsid w:val="00205B4C"/>
    <w:rsid w:val="0020630E"/>
    <w:rsid w:val="00206839"/>
    <w:rsid w:val="00206940"/>
    <w:rsid w:val="00211205"/>
    <w:rsid w:val="00211498"/>
    <w:rsid w:val="0021231A"/>
    <w:rsid w:val="0021271B"/>
    <w:rsid w:val="00213D30"/>
    <w:rsid w:val="00213E83"/>
    <w:rsid w:val="00215652"/>
    <w:rsid w:val="00215A1C"/>
    <w:rsid w:val="002171C5"/>
    <w:rsid w:val="00217696"/>
    <w:rsid w:val="0022060B"/>
    <w:rsid w:val="002212F6"/>
    <w:rsid w:val="00221B9B"/>
    <w:rsid w:val="00221EEC"/>
    <w:rsid w:val="00221F16"/>
    <w:rsid w:val="00222AB6"/>
    <w:rsid w:val="0022312D"/>
    <w:rsid w:val="00223DC6"/>
    <w:rsid w:val="00223E53"/>
    <w:rsid w:val="00225B3F"/>
    <w:rsid w:val="00225E03"/>
    <w:rsid w:val="0022622B"/>
    <w:rsid w:val="00226F8F"/>
    <w:rsid w:val="00227458"/>
    <w:rsid w:val="00227B35"/>
    <w:rsid w:val="002309D5"/>
    <w:rsid w:val="00231F87"/>
    <w:rsid w:val="00233AEE"/>
    <w:rsid w:val="00233EEC"/>
    <w:rsid w:val="00234248"/>
    <w:rsid w:val="002346CC"/>
    <w:rsid w:val="00234A3B"/>
    <w:rsid w:val="0023560A"/>
    <w:rsid w:val="00236EEF"/>
    <w:rsid w:val="00236FAA"/>
    <w:rsid w:val="002370D9"/>
    <w:rsid w:val="002377B4"/>
    <w:rsid w:val="00237CBE"/>
    <w:rsid w:val="002407F3"/>
    <w:rsid w:val="00240B0C"/>
    <w:rsid w:val="00240F6D"/>
    <w:rsid w:val="00241736"/>
    <w:rsid w:val="0024227B"/>
    <w:rsid w:val="0024327F"/>
    <w:rsid w:val="002434A8"/>
    <w:rsid w:val="002444F3"/>
    <w:rsid w:val="002455F1"/>
    <w:rsid w:val="00245FA4"/>
    <w:rsid w:val="0024643D"/>
    <w:rsid w:val="0024655F"/>
    <w:rsid w:val="00246847"/>
    <w:rsid w:val="002478D9"/>
    <w:rsid w:val="00250FB3"/>
    <w:rsid w:val="0025106B"/>
    <w:rsid w:val="002514A0"/>
    <w:rsid w:val="00251570"/>
    <w:rsid w:val="00251736"/>
    <w:rsid w:val="00251CB3"/>
    <w:rsid w:val="00253EE8"/>
    <w:rsid w:val="00254C77"/>
    <w:rsid w:val="00254DEA"/>
    <w:rsid w:val="00255CE9"/>
    <w:rsid w:val="00256658"/>
    <w:rsid w:val="00256BB7"/>
    <w:rsid w:val="002573BD"/>
    <w:rsid w:val="00257F9A"/>
    <w:rsid w:val="0026042A"/>
    <w:rsid w:val="002610B0"/>
    <w:rsid w:val="002614B5"/>
    <w:rsid w:val="002618E3"/>
    <w:rsid w:val="00261979"/>
    <w:rsid w:val="00262135"/>
    <w:rsid w:val="00262E3B"/>
    <w:rsid w:val="00263D7C"/>
    <w:rsid w:val="00263EE4"/>
    <w:rsid w:val="00264333"/>
    <w:rsid w:val="00264418"/>
    <w:rsid w:val="00264817"/>
    <w:rsid w:val="00266227"/>
    <w:rsid w:val="00266A07"/>
    <w:rsid w:val="0026765C"/>
    <w:rsid w:val="00267FE7"/>
    <w:rsid w:val="0027079B"/>
    <w:rsid w:val="00270D1E"/>
    <w:rsid w:val="00271344"/>
    <w:rsid w:val="002719AA"/>
    <w:rsid w:val="0027264F"/>
    <w:rsid w:val="00272856"/>
    <w:rsid w:val="00272F10"/>
    <w:rsid w:val="00273966"/>
    <w:rsid w:val="00273A87"/>
    <w:rsid w:val="0027410C"/>
    <w:rsid w:val="00274AFE"/>
    <w:rsid w:val="00274C86"/>
    <w:rsid w:val="00275443"/>
    <w:rsid w:val="002757AD"/>
    <w:rsid w:val="002760C3"/>
    <w:rsid w:val="00276C4B"/>
    <w:rsid w:val="0027711D"/>
    <w:rsid w:val="00277ED7"/>
    <w:rsid w:val="00280008"/>
    <w:rsid w:val="002805DA"/>
    <w:rsid w:val="00280D2C"/>
    <w:rsid w:val="00280E8A"/>
    <w:rsid w:val="0028194C"/>
    <w:rsid w:val="00282893"/>
    <w:rsid w:val="002829B9"/>
    <w:rsid w:val="002829E3"/>
    <w:rsid w:val="002832AB"/>
    <w:rsid w:val="00283839"/>
    <w:rsid w:val="00284993"/>
    <w:rsid w:val="00285B41"/>
    <w:rsid w:val="0028730A"/>
    <w:rsid w:val="00287496"/>
    <w:rsid w:val="00290593"/>
    <w:rsid w:val="002916BF"/>
    <w:rsid w:val="00292967"/>
    <w:rsid w:val="0029324E"/>
    <w:rsid w:val="002933D8"/>
    <w:rsid w:val="0029589F"/>
    <w:rsid w:val="0029618D"/>
    <w:rsid w:val="002978C4"/>
    <w:rsid w:val="002979B7"/>
    <w:rsid w:val="002A0587"/>
    <w:rsid w:val="002A0B9E"/>
    <w:rsid w:val="002A19E4"/>
    <w:rsid w:val="002A1AA7"/>
    <w:rsid w:val="002A1F06"/>
    <w:rsid w:val="002A2265"/>
    <w:rsid w:val="002A293D"/>
    <w:rsid w:val="002A447B"/>
    <w:rsid w:val="002A4633"/>
    <w:rsid w:val="002A496A"/>
    <w:rsid w:val="002A5012"/>
    <w:rsid w:val="002A5B96"/>
    <w:rsid w:val="002A617B"/>
    <w:rsid w:val="002A6582"/>
    <w:rsid w:val="002A6F5F"/>
    <w:rsid w:val="002A73DF"/>
    <w:rsid w:val="002A79BA"/>
    <w:rsid w:val="002A7FAA"/>
    <w:rsid w:val="002B0EE7"/>
    <w:rsid w:val="002B20E6"/>
    <w:rsid w:val="002B351E"/>
    <w:rsid w:val="002B3655"/>
    <w:rsid w:val="002B3C1D"/>
    <w:rsid w:val="002B4CF1"/>
    <w:rsid w:val="002B53CF"/>
    <w:rsid w:val="002B61FE"/>
    <w:rsid w:val="002C0457"/>
    <w:rsid w:val="002C0FE4"/>
    <w:rsid w:val="002C112B"/>
    <w:rsid w:val="002C17E5"/>
    <w:rsid w:val="002C2671"/>
    <w:rsid w:val="002C32F6"/>
    <w:rsid w:val="002C3C08"/>
    <w:rsid w:val="002C5F33"/>
    <w:rsid w:val="002C63F4"/>
    <w:rsid w:val="002C7C56"/>
    <w:rsid w:val="002D02AD"/>
    <w:rsid w:val="002D055F"/>
    <w:rsid w:val="002D1AC1"/>
    <w:rsid w:val="002D21B0"/>
    <w:rsid w:val="002D23FD"/>
    <w:rsid w:val="002D2C62"/>
    <w:rsid w:val="002D31F2"/>
    <w:rsid w:val="002D3BE9"/>
    <w:rsid w:val="002D46FF"/>
    <w:rsid w:val="002D59C5"/>
    <w:rsid w:val="002D649B"/>
    <w:rsid w:val="002E0E76"/>
    <w:rsid w:val="002E1F7A"/>
    <w:rsid w:val="002E2008"/>
    <w:rsid w:val="002E20F6"/>
    <w:rsid w:val="002E22B2"/>
    <w:rsid w:val="002E24AF"/>
    <w:rsid w:val="002E25E1"/>
    <w:rsid w:val="002E32A4"/>
    <w:rsid w:val="002E3513"/>
    <w:rsid w:val="002E3EA2"/>
    <w:rsid w:val="002E41BC"/>
    <w:rsid w:val="002E4567"/>
    <w:rsid w:val="002E4FE3"/>
    <w:rsid w:val="002E565F"/>
    <w:rsid w:val="002E7169"/>
    <w:rsid w:val="002E7B64"/>
    <w:rsid w:val="002F02F8"/>
    <w:rsid w:val="002F12E4"/>
    <w:rsid w:val="002F170A"/>
    <w:rsid w:val="002F1D29"/>
    <w:rsid w:val="002F2EE1"/>
    <w:rsid w:val="002F316E"/>
    <w:rsid w:val="002F4881"/>
    <w:rsid w:val="002F4ACD"/>
    <w:rsid w:val="002F4ADD"/>
    <w:rsid w:val="002F5170"/>
    <w:rsid w:val="002F52D2"/>
    <w:rsid w:val="002F6BD8"/>
    <w:rsid w:val="002F75D0"/>
    <w:rsid w:val="003024B5"/>
    <w:rsid w:val="0030384F"/>
    <w:rsid w:val="00303F2C"/>
    <w:rsid w:val="00304507"/>
    <w:rsid w:val="00304843"/>
    <w:rsid w:val="00304C19"/>
    <w:rsid w:val="00305496"/>
    <w:rsid w:val="00307331"/>
    <w:rsid w:val="003100C8"/>
    <w:rsid w:val="0031160D"/>
    <w:rsid w:val="00311A58"/>
    <w:rsid w:val="00311D99"/>
    <w:rsid w:val="00311F84"/>
    <w:rsid w:val="003126EA"/>
    <w:rsid w:val="003135D6"/>
    <w:rsid w:val="00313A02"/>
    <w:rsid w:val="00314A1D"/>
    <w:rsid w:val="00314BE0"/>
    <w:rsid w:val="00314ED8"/>
    <w:rsid w:val="003155E9"/>
    <w:rsid w:val="0031625F"/>
    <w:rsid w:val="003169EE"/>
    <w:rsid w:val="00316B11"/>
    <w:rsid w:val="00317913"/>
    <w:rsid w:val="00317B30"/>
    <w:rsid w:val="00317B6E"/>
    <w:rsid w:val="00320AE7"/>
    <w:rsid w:val="00321259"/>
    <w:rsid w:val="003224D8"/>
    <w:rsid w:val="00323549"/>
    <w:rsid w:val="0032419A"/>
    <w:rsid w:val="00324C1D"/>
    <w:rsid w:val="0032547C"/>
    <w:rsid w:val="003255F7"/>
    <w:rsid w:val="00325A0B"/>
    <w:rsid w:val="00325BB6"/>
    <w:rsid w:val="00325F4C"/>
    <w:rsid w:val="00326AF7"/>
    <w:rsid w:val="0032768B"/>
    <w:rsid w:val="0033053B"/>
    <w:rsid w:val="00330648"/>
    <w:rsid w:val="00330DA5"/>
    <w:rsid w:val="00330E8C"/>
    <w:rsid w:val="0033127D"/>
    <w:rsid w:val="00331FD6"/>
    <w:rsid w:val="00332674"/>
    <w:rsid w:val="00333279"/>
    <w:rsid w:val="0033395B"/>
    <w:rsid w:val="00333D3F"/>
    <w:rsid w:val="003348F1"/>
    <w:rsid w:val="00334B5B"/>
    <w:rsid w:val="003350B0"/>
    <w:rsid w:val="00335D78"/>
    <w:rsid w:val="003370DF"/>
    <w:rsid w:val="003370F9"/>
    <w:rsid w:val="00337B05"/>
    <w:rsid w:val="0034079C"/>
    <w:rsid w:val="00341397"/>
    <w:rsid w:val="00341EDE"/>
    <w:rsid w:val="00341F0E"/>
    <w:rsid w:val="003420E0"/>
    <w:rsid w:val="00342F54"/>
    <w:rsid w:val="00342F9E"/>
    <w:rsid w:val="0034372F"/>
    <w:rsid w:val="003441B0"/>
    <w:rsid w:val="003443A4"/>
    <w:rsid w:val="00344434"/>
    <w:rsid w:val="0034646C"/>
    <w:rsid w:val="00346BD3"/>
    <w:rsid w:val="0035085F"/>
    <w:rsid w:val="003509BB"/>
    <w:rsid w:val="003511F1"/>
    <w:rsid w:val="0035134B"/>
    <w:rsid w:val="003529BB"/>
    <w:rsid w:val="0035311D"/>
    <w:rsid w:val="00353D5C"/>
    <w:rsid w:val="003551D2"/>
    <w:rsid w:val="003553F6"/>
    <w:rsid w:val="00356BB4"/>
    <w:rsid w:val="00356EC1"/>
    <w:rsid w:val="003572F2"/>
    <w:rsid w:val="0035739C"/>
    <w:rsid w:val="0035782E"/>
    <w:rsid w:val="00357B90"/>
    <w:rsid w:val="00357FE5"/>
    <w:rsid w:val="0036019E"/>
    <w:rsid w:val="0036139F"/>
    <w:rsid w:val="00361F40"/>
    <w:rsid w:val="003623FA"/>
    <w:rsid w:val="0036240E"/>
    <w:rsid w:val="00362470"/>
    <w:rsid w:val="00362D15"/>
    <w:rsid w:val="003640CF"/>
    <w:rsid w:val="003647B7"/>
    <w:rsid w:val="00364F90"/>
    <w:rsid w:val="003654AB"/>
    <w:rsid w:val="0036694D"/>
    <w:rsid w:val="00366AD3"/>
    <w:rsid w:val="003701B7"/>
    <w:rsid w:val="00370D9A"/>
    <w:rsid w:val="00371736"/>
    <w:rsid w:val="00371804"/>
    <w:rsid w:val="00372DE6"/>
    <w:rsid w:val="00373A7C"/>
    <w:rsid w:val="003754EF"/>
    <w:rsid w:val="00375BA9"/>
    <w:rsid w:val="003768BD"/>
    <w:rsid w:val="00376C7A"/>
    <w:rsid w:val="00377114"/>
    <w:rsid w:val="00377256"/>
    <w:rsid w:val="00380D55"/>
    <w:rsid w:val="00383102"/>
    <w:rsid w:val="00383337"/>
    <w:rsid w:val="00383936"/>
    <w:rsid w:val="003849C1"/>
    <w:rsid w:val="003849E8"/>
    <w:rsid w:val="00387863"/>
    <w:rsid w:val="00387952"/>
    <w:rsid w:val="0038798C"/>
    <w:rsid w:val="00387C35"/>
    <w:rsid w:val="0039013F"/>
    <w:rsid w:val="003912A5"/>
    <w:rsid w:val="00391BEA"/>
    <w:rsid w:val="00391F99"/>
    <w:rsid w:val="003924D8"/>
    <w:rsid w:val="00393927"/>
    <w:rsid w:val="00395853"/>
    <w:rsid w:val="00395B2F"/>
    <w:rsid w:val="0039601E"/>
    <w:rsid w:val="00396C3D"/>
    <w:rsid w:val="003A08B0"/>
    <w:rsid w:val="003A09AA"/>
    <w:rsid w:val="003A178C"/>
    <w:rsid w:val="003A3820"/>
    <w:rsid w:val="003A4530"/>
    <w:rsid w:val="003A653C"/>
    <w:rsid w:val="003A678C"/>
    <w:rsid w:val="003A6836"/>
    <w:rsid w:val="003A6850"/>
    <w:rsid w:val="003A7E1E"/>
    <w:rsid w:val="003B0ABD"/>
    <w:rsid w:val="003B1A53"/>
    <w:rsid w:val="003B1FD1"/>
    <w:rsid w:val="003B2BDF"/>
    <w:rsid w:val="003B339C"/>
    <w:rsid w:val="003B3751"/>
    <w:rsid w:val="003B4B10"/>
    <w:rsid w:val="003B4DE9"/>
    <w:rsid w:val="003B75EC"/>
    <w:rsid w:val="003B79CB"/>
    <w:rsid w:val="003B7D72"/>
    <w:rsid w:val="003C01CB"/>
    <w:rsid w:val="003C05A9"/>
    <w:rsid w:val="003C16D9"/>
    <w:rsid w:val="003C206A"/>
    <w:rsid w:val="003C2B06"/>
    <w:rsid w:val="003C2C04"/>
    <w:rsid w:val="003C2DE0"/>
    <w:rsid w:val="003C2F09"/>
    <w:rsid w:val="003C3151"/>
    <w:rsid w:val="003C31A2"/>
    <w:rsid w:val="003C3477"/>
    <w:rsid w:val="003C3BD8"/>
    <w:rsid w:val="003C50F8"/>
    <w:rsid w:val="003C5AFE"/>
    <w:rsid w:val="003C6973"/>
    <w:rsid w:val="003C70C9"/>
    <w:rsid w:val="003C7804"/>
    <w:rsid w:val="003D0244"/>
    <w:rsid w:val="003D0811"/>
    <w:rsid w:val="003D1BE2"/>
    <w:rsid w:val="003D1E20"/>
    <w:rsid w:val="003D25E6"/>
    <w:rsid w:val="003D3268"/>
    <w:rsid w:val="003D37C4"/>
    <w:rsid w:val="003D37FF"/>
    <w:rsid w:val="003D38EE"/>
    <w:rsid w:val="003D38EF"/>
    <w:rsid w:val="003D43AF"/>
    <w:rsid w:val="003D5B91"/>
    <w:rsid w:val="003D5C88"/>
    <w:rsid w:val="003D637F"/>
    <w:rsid w:val="003E0E96"/>
    <w:rsid w:val="003E1737"/>
    <w:rsid w:val="003E1B4B"/>
    <w:rsid w:val="003E2EC5"/>
    <w:rsid w:val="003E44A5"/>
    <w:rsid w:val="003E459C"/>
    <w:rsid w:val="003E5902"/>
    <w:rsid w:val="003E6BE3"/>
    <w:rsid w:val="003E6CFA"/>
    <w:rsid w:val="003E792D"/>
    <w:rsid w:val="003E79A3"/>
    <w:rsid w:val="003F00FD"/>
    <w:rsid w:val="003F1166"/>
    <w:rsid w:val="003F1551"/>
    <w:rsid w:val="003F1570"/>
    <w:rsid w:val="003F1BB5"/>
    <w:rsid w:val="003F2486"/>
    <w:rsid w:val="003F2E57"/>
    <w:rsid w:val="003F31C9"/>
    <w:rsid w:val="003F41C8"/>
    <w:rsid w:val="003F489F"/>
    <w:rsid w:val="003F4F5A"/>
    <w:rsid w:val="003F5D13"/>
    <w:rsid w:val="003F6E89"/>
    <w:rsid w:val="003F7555"/>
    <w:rsid w:val="003F77E8"/>
    <w:rsid w:val="003F7E22"/>
    <w:rsid w:val="004001B6"/>
    <w:rsid w:val="0040098D"/>
    <w:rsid w:val="00400CE7"/>
    <w:rsid w:val="0040223A"/>
    <w:rsid w:val="00403251"/>
    <w:rsid w:val="0040395C"/>
    <w:rsid w:val="00403E3A"/>
    <w:rsid w:val="00404DCE"/>
    <w:rsid w:val="00405D69"/>
    <w:rsid w:val="00405D6D"/>
    <w:rsid w:val="0040657E"/>
    <w:rsid w:val="0040759C"/>
    <w:rsid w:val="00407A90"/>
    <w:rsid w:val="00407D45"/>
    <w:rsid w:val="0041059D"/>
    <w:rsid w:val="00410FFF"/>
    <w:rsid w:val="004119A2"/>
    <w:rsid w:val="00412A97"/>
    <w:rsid w:val="00412C94"/>
    <w:rsid w:val="00413B05"/>
    <w:rsid w:val="00414112"/>
    <w:rsid w:val="00414A72"/>
    <w:rsid w:val="00415DC0"/>
    <w:rsid w:val="00416296"/>
    <w:rsid w:val="00416C6A"/>
    <w:rsid w:val="00417379"/>
    <w:rsid w:val="00417933"/>
    <w:rsid w:val="00420DCD"/>
    <w:rsid w:val="0042139E"/>
    <w:rsid w:val="0042145F"/>
    <w:rsid w:val="004226D7"/>
    <w:rsid w:val="0042321F"/>
    <w:rsid w:val="004234DB"/>
    <w:rsid w:val="00423B43"/>
    <w:rsid w:val="004245D4"/>
    <w:rsid w:val="00425035"/>
    <w:rsid w:val="00425BE6"/>
    <w:rsid w:val="00426094"/>
    <w:rsid w:val="00427AB8"/>
    <w:rsid w:val="004302C1"/>
    <w:rsid w:val="00430DD6"/>
    <w:rsid w:val="00431E61"/>
    <w:rsid w:val="0043204A"/>
    <w:rsid w:val="00433ED8"/>
    <w:rsid w:val="004343FE"/>
    <w:rsid w:val="00436086"/>
    <w:rsid w:val="00436175"/>
    <w:rsid w:val="00437ED2"/>
    <w:rsid w:val="004408EF"/>
    <w:rsid w:val="00440E5D"/>
    <w:rsid w:val="00441103"/>
    <w:rsid w:val="004414AA"/>
    <w:rsid w:val="004418A6"/>
    <w:rsid w:val="00441C7C"/>
    <w:rsid w:val="00442629"/>
    <w:rsid w:val="004428F7"/>
    <w:rsid w:val="00443C56"/>
    <w:rsid w:val="00443D8F"/>
    <w:rsid w:val="00444634"/>
    <w:rsid w:val="004448FB"/>
    <w:rsid w:val="00445F75"/>
    <w:rsid w:val="00446481"/>
    <w:rsid w:val="004466A8"/>
    <w:rsid w:val="00446B6D"/>
    <w:rsid w:val="00446FBD"/>
    <w:rsid w:val="00451936"/>
    <w:rsid w:val="00451D56"/>
    <w:rsid w:val="0045316D"/>
    <w:rsid w:val="00453439"/>
    <w:rsid w:val="004547E2"/>
    <w:rsid w:val="00455907"/>
    <w:rsid w:val="00456807"/>
    <w:rsid w:val="00456E9C"/>
    <w:rsid w:val="00460AFA"/>
    <w:rsid w:val="00461346"/>
    <w:rsid w:val="00461DA4"/>
    <w:rsid w:val="00462688"/>
    <w:rsid w:val="00463673"/>
    <w:rsid w:val="00464A70"/>
    <w:rsid w:val="004656F4"/>
    <w:rsid w:val="00465BAF"/>
    <w:rsid w:val="0046639E"/>
    <w:rsid w:val="00466ED0"/>
    <w:rsid w:val="00467059"/>
    <w:rsid w:val="00467915"/>
    <w:rsid w:val="00467DF8"/>
    <w:rsid w:val="00470004"/>
    <w:rsid w:val="004708CE"/>
    <w:rsid w:val="00470E30"/>
    <w:rsid w:val="00471257"/>
    <w:rsid w:val="00472427"/>
    <w:rsid w:val="004724A9"/>
    <w:rsid w:val="00472DF3"/>
    <w:rsid w:val="004735CD"/>
    <w:rsid w:val="00473B67"/>
    <w:rsid w:val="00473CB0"/>
    <w:rsid w:val="00473D17"/>
    <w:rsid w:val="0047481D"/>
    <w:rsid w:val="0047497A"/>
    <w:rsid w:val="00474C21"/>
    <w:rsid w:val="0047589A"/>
    <w:rsid w:val="0047630D"/>
    <w:rsid w:val="00476363"/>
    <w:rsid w:val="00476665"/>
    <w:rsid w:val="00476B02"/>
    <w:rsid w:val="00477740"/>
    <w:rsid w:val="00480114"/>
    <w:rsid w:val="00480CC7"/>
    <w:rsid w:val="00481B42"/>
    <w:rsid w:val="00481D02"/>
    <w:rsid w:val="004825F6"/>
    <w:rsid w:val="00482938"/>
    <w:rsid w:val="0048401C"/>
    <w:rsid w:val="00484DCA"/>
    <w:rsid w:val="004850E3"/>
    <w:rsid w:val="004853C4"/>
    <w:rsid w:val="00486046"/>
    <w:rsid w:val="00486FDD"/>
    <w:rsid w:val="00490098"/>
    <w:rsid w:val="00490C05"/>
    <w:rsid w:val="00493191"/>
    <w:rsid w:val="00494794"/>
    <w:rsid w:val="00495096"/>
    <w:rsid w:val="004959DD"/>
    <w:rsid w:val="00495B70"/>
    <w:rsid w:val="00496BBC"/>
    <w:rsid w:val="004973E6"/>
    <w:rsid w:val="00497AE9"/>
    <w:rsid w:val="00497E49"/>
    <w:rsid w:val="004A00CE"/>
    <w:rsid w:val="004A084F"/>
    <w:rsid w:val="004A0A05"/>
    <w:rsid w:val="004A0E17"/>
    <w:rsid w:val="004A139B"/>
    <w:rsid w:val="004A185F"/>
    <w:rsid w:val="004A29B0"/>
    <w:rsid w:val="004A2F76"/>
    <w:rsid w:val="004A3051"/>
    <w:rsid w:val="004A32A6"/>
    <w:rsid w:val="004A3BC7"/>
    <w:rsid w:val="004A41FE"/>
    <w:rsid w:val="004A4277"/>
    <w:rsid w:val="004A69AD"/>
    <w:rsid w:val="004A6B83"/>
    <w:rsid w:val="004A7137"/>
    <w:rsid w:val="004A7972"/>
    <w:rsid w:val="004A7C69"/>
    <w:rsid w:val="004B0111"/>
    <w:rsid w:val="004B0450"/>
    <w:rsid w:val="004B25F1"/>
    <w:rsid w:val="004B272D"/>
    <w:rsid w:val="004B327B"/>
    <w:rsid w:val="004B32C5"/>
    <w:rsid w:val="004B3441"/>
    <w:rsid w:val="004B3476"/>
    <w:rsid w:val="004B3907"/>
    <w:rsid w:val="004B408A"/>
    <w:rsid w:val="004B4774"/>
    <w:rsid w:val="004B4C31"/>
    <w:rsid w:val="004B5247"/>
    <w:rsid w:val="004B562E"/>
    <w:rsid w:val="004B5714"/>
    <w:rsid w:val="004B5CFC"/>
    <w:rsid w:val="004B5F64"/>
    <w:rsid w:val="004B5F8F"/>
    <w:rsid w:val="004B68A0"/>
    <w:rsid w:val="004C24B5"/>
    <w:rsid w:val="004C3110"/>
    <w:rsid w:val="004C5FCA"/>
    <w:rsid w:val="004C61BA"/>
    <w:rsid w:val="004C66F5"/>
    <w:rsid w:val="004C6D2C"/>
    <w:rsid w:val="004C78F0"/>
    <w:rsid w:val="004D03FE"/>
    <w:rsid w:val="004D1981"/>
    <w:rsid w:val="004D1B6A"/>
    <w:rsid w:val="004D1F71"/>
    <w:rsid w:val="004D27C6"/>
    <w:rsid w:val="004D2A46"/>
    <w:rsid w:val="004D2B35"/>
    <w:rsid w:val="004D385F"/>
    <w:rsid w:val="004D496D"/>
    <w:rsid w:val="004D50E4"/>
    <w:rsid w:val="004D55FD"/>
    <w:rsid w:val="004E0391"/>
    <w:rsid w:val="004E091D"/>
    <w:rsid w:val="004E2ADF"/>
    <w:rsid w:val="004E32FE"/>
    <w:rsid w:val="004E3797"/>
    <w:rsid w:val="004E4BBC"/>
    <w:rsid w:val="004E4BDE"/>
    <w:rsid w:val="004E5CA3"/>
    <w:rsid w:val="004E6273"/>
    <w:rsid w:val="004E6410"/>
    <w:rsid w:val="004E7019"/>
    <w:rsid w:val="004E71F1"/>
    <w:rsid w:val="004E7213"/>
    <w:rsid w:val="004F2107"/>
    <w:rsid w:val="004F3235"/>
    <w:rsid w:val="004F33CC"/>
    <w:rsid w:val="004F36C2"/>
    <w:rsid w:val="004F3756"/>
    <w:rsid w:val="004F3EB4"/>
    <w:rsid w:val="004F4564"/>
    <w:rsid w:val="004F48A4"/>
    <w:rsid w:val="004F4F54"/>
    <w:rsid w:val="004F4FEE"/>
    <w:rsid w:val="004F5C05"/>
    <w:rsid w:val="004F63AF"/>
    <w:rsid w:val="004F6D4B"/>
    <w:rsid w:val="004F7534"/>
    <w:rsid w:val="00500863"/>
    <w:rsid w:val="00500C3E"/>
    <w:rsid w:val="00501D49"/>
    <w:rsid w:val="00503676"/>
    <w:rsid w:val="0050690F"/>
    <w:rsid w:val="00506996"/>
    <w:rsid w:val="00507822"/>
    <w:rsid w:val="0051024F"/>
    <w:rsid w:val="00510C23"/>
    <w:rsid w:val="00510CC6"/>
    <w:rsid w:val="0051251C"/>
    <w:rsid w:val="005126E4"/>
    <w:rsid w:val="00512A71"/>
    <w:rsid w:val="00513558"/>
    <w:rsid w:val="005139C9"/>
    <w:rsid w:val="00513AC3"/>
    <w:rsid w:val="0051472A"/>
    <w:rsid w:val="00514E90"/>
    <w:rsid w:val="00515902"/>
    <w:rsid w:val="00515DAA"/>
    <w:rsid w:val="00516751"/>
    <w:rsid w:val="00517691"/>
    <w:rsid w:val="00521223"/>
    <w:rsid w:val="005213DC"/>
    <w:rsid w:val="00522230"/>
    <w:rsid w:val="00523204"/>
    <w:rsid w:val="005253CA"/>
    <w:rsid w:val="00525573"/>
    <w:rsid w:val="00525B9E"/>
    <w:rsid w:val="005262C2"/>
    <w:rsid w:val="00526B3C"/>
    <w:rsid w:val="00530914"/>
    <w:rsid w:val="00530B38"/>
    <w:rsid w:val="005310AE"/>
    <w:rsid w:val="005316F8"/>
    <w:rsid w:val="00531E9B"/>
    <w:rsid w:val="0053374E"/>
    <w:rsid w:val="005404D1"/>
    <w:rsid w:val="00540858"/>
    <w:rsid w:val="00541515"/>
    <w:rsid w:val="00541A1C"/>
    <w:rsid w:val="005420C9"/>
    <w:rsid w:val="005424F9"/>
    <w:rsid w:val="0054251B"/>
    <w:rsid w:val="00543188"/>
    <w:rsid w:val="0054321A"/>
    <w:rsid w:val="00543EE0"/>
    <w:rsid w:val="00544298"/>
    <w:rsid w:val="005442B7"/>
    <w:rsid w:val="00544A32"/>
    <w:rsid w:val="0054527F"/>
    <w:rsid w:val="00545A7C"/>
    <w:rsid w:val="00545D67"/>
    <w:rsid w:val="0054761B"/>
    <w:rsid w:val="00550554"/>
    <w:rsid w:val="005519B9"/>
    <w:rsid w:val="0055274B"/>
    <w:rsid w:val="00552D42"/>
    <w:rsid w:val="005544E7"/>
    <w:rsid w:val="0055477D"/>
    <w:rsid w:val="00554B7B"/>
    <w:rsid w:val="0055527A"/>
    <w:rsid w:val="0055533E"/>
    <w:rsid w:val="0055539A"/>
    <w:rsid w:val="00557D71"/>
    <w:rsid w:val="005603D8"/>
    <w:rsid w:val="00560A35"/>
    <w:rsid w:val="005614C6"/>
    <w:rsid w:val="00561867"/>
    <w:rsid w:val="00562677"/>
    <w:rsid w:val="00562B7E"/>
    <w:rsid w:val="00563A0A"/>
    <w:rsid w:val="00563ECC"/>
    <w:rsid w:val="00563F2C"/>
    <w:rsid w:val="005640B6"/>
    <w:rsid w:val="00564825"/>
    <w:rsid w:val="005650E6"/>
    <w:rsid w:val="00570093"/>
    <w:rsid w:val="00572050"/>
    <w:rsid w:val="00572323"/>
    <w:rsid w:val="0057234B"/>
    <w:rsid w:val="00572ABD"/>
    <w:rsid w:val="00573CF1"/>
    <w:rsid w:val="00574441"/>
    <w:rsid w:val="00574A16"/>
    <w:rsid w:val="00574AA1"/>
    <w:rsid w:val="00575D2A"/>
    <w:rsid w:val="00576E71"/>
    <w:rsid w:val="00577708"/>
    <w:rsid w:val="0057791E"/>
    <w:rsid w:val="005806AC"/>
    <w:rsid w:val="00581430"/>
    <w:rsid w:val="00582937"/>
    <w:rsid w:val="00582E28"/>
    <w:rsid w:val="00582E68"/>
    <w:rsid w:val="005833EB"/>
    <w:rsid w:val="0058375F"/>
    <w:rsid w:val="00584247"/>
    <w:rsid w:val="00584635"/>
    <w:rsid w:val="00584765"/>
    <w:rsid w:val="00584CF9"/>
    <w:rsid w:val="00585A54"/>
    <w:rsid w:val="00585BF1"/>
    <w:rsid w:val="00586206"/>
    <w:rsid w:val="005862E4"/>
    <w:rsid w:val="00586406"/>
    <w:rsid w:val="005864A6"/>
    <w:rsid w:val="00587BBA"/>
    <w:rsid w:val="00590797"/>
    <w:rsid w:val="00590C91"/>
    <w:rsid w:val="00590E28"/>
    <w:rsid w:val="005914C8"/>
    <w:rsid w:val="005915AE"/>
    <w:rsid w:val="00591E5A"/>
    <w:rsid w:val="00591F60"/>
    <w:rsid w:val="00591FC9"/>
    <w:rsid w:val="0059214F"/>
    <w:rsid w:val="00592414"/>
    <w:rsid w:val="00592DA8"/>
    <w:rsid w:val="00593A73"/>
    <w:rsid w:val="0059448F"/>
    <w:rsid w:val="00595CF1"/>
    <w:rsid w:val="005965E9"/>
    <w:rsid w:val="005A009F"/>
    <w:rsid w:val="005A1764"/>
    <w:rsid w:val="005A1CE6"/>
    <w:rsid w:val="005A1FE8"/>
    <w:rsid w:val="005A280E"/>
    <w:rsid w:val="005A2D83"/>
    <w:rsid w:val="005A336E"/>
    <w:rsid w:val="005A33EB"/>
    <w:rsid w:val="005A3C3C"/>
    <w:rsid w:val="005A3CB0"/>
    <w:rsid w:val="005A4590"/>
    <w:rsid w:val="005A489C"/>
    <w:rsid w:val="005A4B74"/>
    <w:rsid w:val="005A4E5E"/>
    <w:rsid w:val="005A5FB9"/>
    <w:rsid w:val="005A70AF"/>
    <w:rsid w:val="005A7989"/>
    <w:rsid w:val="005B17FD"/>
    <w:rsid w:val="005B284F"/>
    <w:rsid w:val="005B50AD"/>
    <w:rsid w:val="005B6856"/>
    <w:rsid w:val="005C04DE"/>
    <w:rsid w:val="005C0D7C"/>
    <w:rsid w:val="005C15DC"/>
    <w:rsid w:val="005C2C70"/>
    <w:rsid w:val="005C41F6"/>
    <w:rsid w:val="005C47B5"/>
    <w:rsid w:val="005C4C59"/>
    <w:rsid w:val="005C551C"/>
    <w:rsid w:val="005C56BE"/>
    <w:rsid w:val="005C60C6"/>
    <w:rsid w:val="005C7801"/>
    <w:rsid w:val="005C7B3C"/>
    <w:rsid w:val="005D0036"/>
    <w:rsid w:val="005D1607"/>
    <w:rsid w:val="005D27E5"/>
    <w:rsid w:val="005D3887"/>
    <w:rsid w:val="005D39E3"/>
    <w:rsid w:val="005D40BD"/>
    <w:rsid w:val="005D42DB"/>
    <w:rsid w:val="005D4DDC"/>
    <w:rsid w:val="005D534E"/>
    <w:rsid w:val="005D5D74"/>
    <w:rsid w:val="005D6778"/>
    <w:rsid w:val="005D7926"/>
    <w:rsid w:val="005E097B"/>
    <w:rsid w:val="005E23C8"/>
    <w:rsid w:val="005E24B1"/>
    <w:rsid w:val="005E28D9"/>
    <w:rsid w:val="005E354B"/>
    <w:rsid w:val="005E3928"/>
    <w:rsid w:val="005E423B"/>
    <w:rsid w:val="005E42D3"/>
    <w:rsid w:val="005E475A"/>
    <w:rsid w:val="005E4CDF"/>
    <w:rsid w:val="005E54FF"/>
    <w:rsid w:val="005E6437"/>
    <w:rsid w:val="005E650E"/>
    <w:rsid w:val="005E69A3"/>
    <w:rsid w:val="005E701C"/>
    <w:rsid w:val="005E7A28"/>
    <w:rsid w:val="005E7B81"/>
    <w:rsid w:val="005E7F3E"/>
    <w:rsid w:val="005F0780"/>
    <w:rsid w:val="005F0E0C"/>
    <w:rsid w:val="005F10F3"/>
    <w:rsid w:val="005F24BA"/>
    <w:rsid w:val="005F295D"/>
    <w:rsid w:val="005F2EC6"/>
    <w:rsid w:val="005F3965"/>
    <w:rsid w:val="005F4306"/>
    <w:rsid w:val="005F767A"/>
    <w:rsid w:val="005F7E21"/>
    <w:rsid w:val="0060002D"/>
    <w:rsid w:val="00600751"/>
    <w:rsid w:val="00600780"/>
    <w:rsid w:val="00600834"/>
    <w:rsid w:val="0060232D"/>
    <w:rsid w:val="00602630"/>
    <w:rsid w:val="006027DF"/>
    <w:rsid w:val="00602E10"/>
    <w:rsid w:val="0060396C"/>
    <w:rsid w:val="00603DB3"/>
    <w:rsid w:val="006046FF"/>
    <w:rsid w:val="00604F78"/>
    <w:rsid w:val="00605487"/>
    <w:rsid w:val="00605A49"/>
    <w:rsid w:val="0060692B"/>
    <w:rsid w:val="00606F1F"/>
    <w:rsid w:val="00607613"/>
    <w:rsid w:val="00607D97"/>
    <w:rsid w:val="006105C2"/>
    <w:rsid w:val="006107EB"/>
    <w:rsid w:val="006111E5"/>
    <w:rsid w:val="00611314"/>
    <w:rsid w:val="006113AA"/>
    <w:rsid w:val="006119D6"/>
    <w:rsid w:val="00612C1A"/>
    <w:rsid w:val="00613911"/>
    <w:rsid w:val="00613B17"/>
    <w:rsid w:val="0061457B"/>
    <w:rsid w:val="00614A97"/>
    <w:rsid w:val="00617267"/>
    <w:rsid w:val="00617B63"/>
    <w:rsid w:val="00620936"/>
    <w:rsid w:val="006213DE"/>
    <w:rsid w:val="0062176D"/>
    <w:rsid w:val="00623298"/>
    <w:rsid w:val="0062340B"/>
    <w:rsid w:val="006237E8"/>
    <w:rsid w:val="0062493F"/>
    <w:rsid w:val="00626138"/>
    <w:rsid w:val="00626AF5"/>
    <w:rsid w:val="0063028A"/>
    <w:rsid w:val="00630FDD"/>
    <w:rsid w:val="006330C7"/>
    <w:rsid w:val="00633BB4"/>
    <w:rsid w:val="00634943"/>
    <w:rsid w:val="00634CF3"/>
    <w:rsid w:val="00635376"/>
    <w:rsid w:val="00635C41"/>
    <w:rsid w:val="006360B4"/>
    <w:rsid w:val="006360CE"/>
    <w:rsid w:val="00636114"/>
    <w:rsid w:val="00636A42"/>
    <w:rsid w:val="00636AD1"/>
    <w:rsid w:val="00636AF3"/>
    <w:rsid w:val="00636B4D"/>
    <w:rsid w:val="00640A53"/>
    <w:rsid w:val="00640BCC"/>
    <w:rsid w:val="00640BFD"/>
    <w:rsid w:val="00643918"/>
    <w:rsid w:val="0064429F"/>
    <w:rsid w:val="0064490D"/>
    <w:rsid w:val="00645345"/>
    <w:rsid w:val="00645804"/>
    <w:rsid w:val="00645C0C"/>
    <w:rsid w:val="00645F85"/>
    <w:rsid w:val="00646DC7"/>
    <w:rsid w:val="006475C9"/>
    <w:rsid w:val="006477BD"/>
    <w:rsid w:val="00647A01"/>
    <w:rsid w:val="006509FA"/>
    <w:rsid w:val="0065148A"/>
    <w:rsid w:val="00651A67"/>
    <w:rsid w:val="00652B55"/>
    <w:rsid w:val="00652D49"/>
    <w:rsid w:val="006535BB"/>
    <w:rsid w:val="00653CB7"/>
    <w:rsid w:val="0065400F"/>
    <w:rsid w:val="00656C36"/>
    <w:rsid w:val="00656F93"/>
    <w:rsid w:val="00657EA3"/>
    <w:rsid w:val="00657F3F"/>
    <w:rsid w:val="0066049D"/>
    <w:rsid w:val="006615FE"/>
    <w:rsid w:val="00661782"/>
    <w:rsid w:val="00662108"/>
    <w:rsid w:val="0066334B"/>
    <w:rsid w:val="00664704"/>
    <w:rsid w:val="006650FB"/>
    <w:rsid w:val="006657C2"/>
    <w:rsid w:val="006658CF"/>
    <w:rsid w:val="00667196"/>
    <w:rsid w:val="006674BC"/>
    <w:rsid w:val="00667BC6"/>
    <w:rsid w:val="006701BB"/>
    <w:rsid w:val="0067026C"/>
    <w:rsid w:val="0067087B"/>
    <w:rsid w:val="00670BDA"/>
    <w:rsid w:val="00670C9B"/>
    <w:rsid w:val="00671653"/>
    <w:rsid w:val="00671D1D"/>
    <w:rsid w:val="00673624"/>
    <w:rsid w:val="00673B8F"/>
    <w:rsid w:val="00673E9F"/>
    <w:rsid w:val="00674434"/>
    <w:rsid w:val="0067627D"/>
    <w:rsid w:val="0067642A"/>
    <w:rsid w:val="0067667C"/>
    <w:rsid w:val="00677203"/>
    <w:rsid w:val="00677D03"/>
    <w:rsid w:val="00677EC7"/>
    <w:rsid w:val="00680DEB"/>
    <w:rsid w:val="00681672"/>
    <w:rsid w:val="006819E1"/>
    <w:rsid w:val="00682186"/>
    <w:rsid w:val="006821EF"/>
    <w:rsid w:val="006824A8"/>
    <w:rsid w:val="006837AA"/>
    <w:rsid w:val="006842EB"/>
    <w:rsid w:val="00685DE1"/>
    <w:rsid w:val="0068607D"/>
    <w:rsid w:val="006864D4"/>
    <w:rsid w:val="00686D20"/>
    <w:rsid w:val="0069064A"/>
    <w:rsid w:val="00690691"/>
    <w:rsid w:val="006914C9"/>
    <w:rsid w:val="00691C77"/>
    <w:rsid w:val="0069273E"/>
    <w:rsid w:val="00692927"/>
    <w:rsid w:val="00693072"/>
    <w:rsid w:val="00695322"/>
    <w:rsid w:val="00696359"/>
    <w:rsid w:val="0069640B"/>
    <w:rsid w:val="00696984"/>
    <w:rsid w:val="00696E9C"/>
    <w:rsid w:val="00697292"/>
    <w:rsid w:val="006A074B"/>
    <w:rsid w:val="006A0F22"/>
    <w:rsid w:val="006A1BEC"/>
    <w:rsid w:val="006A1DB5"/>
    <w:rsid w:val="006A254E"/>
    <w:rsid w:val="006A4D3A"/>
    <w:rsid w:val="006A6780"/>
    <w:rsid w:val="006A6B8A"/>
    <w:rsid w:val="006A6FAC"/>
    <w:rsid w:val="006A7823"/>
    <w:rsid w:val="006A79E5"/>
    <w:rsid w:val="006A7BF9"/>
    <w:rsid w:val="006B0C20"/>
    <w:rsid w:val="006B0C84"/>
    <w:rsid w:val="006B19EC"/>
    <w:rsid w:val="006B28B1"/>
    <w:rsid w:val="006B3795"/>
    <w:rsid w:val="006B3A66"/>
    <w:rsid w:val="006B4A6C"/>
    <w:rsid w:val="006B5C38"/>
    <w:rsid w:val="006B5F30"/>
    <w:rsid w:val="006B60AF"/>
    <w:rsid w:val="006B654C"/>
    <w:rsid w:val="006B6EF4"/>
    <w:rsid w:val="006C00E8"/>
    <w:rsid w:val="006C06B9"/>
    <w:rsid w:val="006C0E71"/>
    <w:rsid w:val="006C120E"/>
    <w:rsid w:val="006C1799"/>
    <w:rsid w:val="006C182E"/>
    <w:rsid w:val="006C2403"/>
    <w:rsid w:val="006C2415"/>
    <w:rsid w:val="006C2521"/>
    <w:rsid w:val="006C268A"/>
    <w:rsid w:val="006C3317"/>
    <w:rsid w:val="006C3C5D"/>
    <w:rsid w:val="006C3E29"/>
    <w:rsid w:val="006C432E"/>
    <w:rsid w:val="006C46AC"/>
    <w:rsid w:val="006C48A5"/>
    <w:rsid w:val="006C4B2F"/>
    <w:rsid w:val="006C4FF8"/>
    <w:rsid w:val="006C5971"/>
    <w:rsid w:val="006C5983"/>
    <w:rsid w:val="006C5EBE"/>
    <w:rsid w:val="006C5F8B"/>
    <w:rsid w:val="006C6263"/>
    <w:rsid w:val="006C7B58"/>
    <w:rsid w:val="006C7EDD"/>
    <w:rsid w:val="006D0000"/>
    <w:rsid w:val="006D0125"/>
    <w:rsid w:val="006D0BE4"/>
    <w:rsid w:val="006D185C"/>
    <w:rsid w:val="006D2213"/>
    <w:rsid w:val="006D3FB8"/>
    <w:rsid w:val="006D401E"/>
    <w:rsid w:val="006D4027"/>
    <w:rsid w:val="006D4A63"/>
    <w:rsid w:val="006D6BEE"/>
    <w:rsid w:val="006D78F2"/>
    <w:rsid w:val="006E0209"/>
    <w:rsid w:val="006E1ECC"/>
    <w:rsid w:val="006E1F0D"/>
    <w:rsid w:val="006E20CB"/>
    <w:rsid w:val="006E21CB"/>
    <w:rsid w:val="006E24D3"/>
    <w:rsid w:val="006E2791"/>
    <w:rsid w:val="006E299D"/>
    <w:rsid w:val="006E312F"/>
    <w:rsid w:val="006E3331"/>
    <w:rsid w:val="006E35F1"/>
    <w:rsid w:val="006E4DC5"/>
    <w:rsid w:val="006E5300"/>
    <w:rsid w:val="006E54E4"/>
    <w:rsid w:val="006E561E"/>
    <w:rsid w:val="006E58AC"/>
    <w:rsid w:val="006E6E57"/>
    <w:rsid w:val="006E757B"/>
    <w:rsid w:val="006F1629"/>
    <w:rsid w:val="006F22CE"/>
    <w:rsid w:val="006F23B2"/>
    <w:rsid w:val="006F3B91"/>
    <w:rsid w:val="006F3DBC"/>
    <w:rsid w:val="006F3E13"/>
    <w:rsid w:val="006F449F"/>
    <w:rsid w:val="006F49E6"/>
    <w:rsid w:val="006F4C0B"/>
    <w:rsid w:val="006F507D"/>
    <w:rsid w:val="006F5672"/>
    <w:rsid w:val="006F5A3F"/>
    <w:rsid w:val="006F5D72"/>
    <w:rsid w:val="006F787E"/>
    <w:rsid w:val="006F7C2B"/>
    <w:rsid w:val="00700C1B"/>
    <w:rsid w:val="007019EE"/>
    <w:rsid w:val="007029F5"/>
    <w:rsid w:val="00703971"/>
    <w:rsid w:val="00703C85"/>
    <w:rsid w:val="00703DE9"/>
    <w:rsid w:val="00703EA4"/>
    <w:rsid w:val="00704A6B"/>
    <w:rsid w:val="00705D42"/>
    <w:rsid w:val="00706109"/>
    <w:rsid w:val="00706B21"/>
    <w:rsid w:val="00706C0F"/>
    <w:rsid w:val="0070783A"/>
    <w:rsid w:val="0070787D"/>
    <w:rsid w:val="00707ABC"/>
    <w:rsid w:val="00707AE3"/>
    <w:rsid w:val="00710552"/>
    <w:rsid w:val="007106D7"/>
    <w:rsid w:val="00710C67"/>
    <w:rsid w:val="00711658"/>
    <w:rsid w:val="007123D5"/>
    <w:rsid w:val="00712736"/>
    <w:rsid w:val="00714892"/>
    <w:rsid w:val="00714DD9"/>
    <w:rsid w:val="0071541D"/>
    <w:rsid w:val="00716566"/>
    <w:rsid w:val="00716883"/>
    <w:rsid w:val="00716967"/>
    <w:rsid w:val="0071721E"/>
    <w:rsid w:val="00717EDD"/>
    <w:rsid w:val="00720715"/>
    <w:rsid w:val="00720B7D"/>
    <w:rsid w:val="00720D5A"/>
    <w:rsid w:val="007244A3"/>
    <w:rsid w:val="0072521C"/>
    <w:rsid w:val="00725726"/>
    <w:rsid w:val="0072692B"/>
    <w:rsid w:val="00727C3D"/>
    <w:rsid w:val="00727CB0"/>
    <w:rsid w:val="00730FFD"/>
    <w:rsid w:val="00731BED"/>
    <w:rsid w:val="00731F23"/>
    <w:rsid w:val="00732165"/>
    <w:rsid w:val="00732387"/>
    <w:rsid w:val="00732539"/>
    <w:rsid w:val="0073356F"/>
    <w:rsid w:val="00733A08"/>
    <w:rsid w:val="00734217"/>
    <w:rsid w:val="00734348"/>
    <w:rsid w:val="00734657"/>
    <w:rsid w:val="00734EBE"/>
    <w:rsid w:val="00735226"/>
    <w:rsid w:val="00735749"/>
    <w:rsid w:val="00735B34"/>
    <w:rsid w:val="00735D53"/>
    <w:rsid w:val="00736504"/>
    <w:rsid w:val="007369E4"/>
    <w:rsid w:val="0073711C"/>
    <w:rsid w:val="00740C79"/>
    <w:rsid w:val="00740F29"/>
    <w:rsid w:val="007414D9"/>
    <w:rsid w:val="007428EC"/>
    <w:rsid w:val="007433BE"/>
    <w:rsid w:val="00743B0C"/>
    <w:rsid w:val="0074475D"/>
    <w:rsid w:val="00744BA4"/>
    <w:rsid w:val="00745A70"/>
    <w:rsid w:val="00745CD2"/>
    <w:rsid w:val="00745D26"/>
    <w:rsid w:val="00746B46"/>
    <w:rsid w:val="00747178"/>
    <w:rsid w:val="00747CB4"/>
    <w:rsid w:val="00747DEC"/>
    <w:rsid w:val="00750493"/>
    <w:rsid w:val="00750595"/>
    <w:rsid w:val="00750AA8"/>
    <w:rsid w:val="0075117B"/>
    <w:rsid w:val="007519E7"/>
    <w:rsid w:val="00751D40"/>
    <w:rsid w:val="0075218B"/>
    <w:rsid w:val="007530B2"/>
    <w:rsid w:val="007530E9"/>
    <w:rsid w:val="007530F2"/>
    <w:rsid w:val="00753739"/>
    <w:rsid w:val="00753C24"/>
    <w:rsid w:val="00754140"/>
    <w:rsid w:val="00754FE5"/>
    <w:rsid w:val="00755279"/>
    <w:rsid w:val="00755E7B"/>
    <w:rsid w:val="0075608F"/>
    <w:rsid w:val="00757FD8"/>
    <w:rsid w:val="00760CD7"/>
    <w:rsid w:val="00761045"/>
    <w:rsid w:val="0076118E"/>
    <w:rsid w:val="00761BA6"/>
    <w:rsid w:val="007634A9"/>
    <w:rsid w:val="00763901"/>
    <w:rsid w:val="00764772"/>
    <w:rsid w:val="0076481C"/>
    <w:rsid w:val="00765000"/>
    <w:rsid w:val="0076657D"/>
    <w:rsid w:val="00766896"/>
    <w:rsid w:val="00766B26"/>
    <w:rsid w:val="00767969"/>
    <w:rsid w:val="0077006D"/>
    <w:rsid w:val="00770579"/>
    <w:rsid w:val="00770902"/>
    <w:rsid w:val="00770C37"/>
    <w:rsid w:val="00770D68"/>
    <w:rsid w:val="007758CD"/>
    <w:rsid w:val="00775AC6"/>
    <w:rsid w:val="007766E6"/>
    <w:rsid w:val="00776D32"/>
    <w:rsid w:val="00776EE6"/>
    <w:rsid w:val="00777C00"/>
    <w:rsid w:val="007815D5"/>
    <w:rsid w:val="007822DD"/>
    <w:rsid w:val="00782382"/>
    <w:rsid w:val="0078273B"/>
    <w:rsid w:val="0078353E"/>
    <w:rsid w:val="007837A3"/>
    <w:rsid w:val="007853B6"/>
    <w:rsid w:val="0078559B"/>
    <w:rsid w:val="00786243"/>
    <w:rsid w:val="00790FF9"/>
    <w:rsid w:val="00791BFB"/>
    <w:rsid w:val="00791F62"/>
    <w:rsid w:val="00791FB3"/>
    <w:rsid w:val="00792211"/>
    <w:rsid w:val="007923E6"/>
    <w:rsid w:val="007924A0"/>
    <w:rsid w:val="0079278D"/>
    <w:rsid w:val="00792BA5"/>
    <w:rsid w:val="00794712"/>
    <w:rsid w:val="00796384"/>
    <w:rsid w:val="0079708D"/>
    <w:rsid w:val="007A1303"/>
    <w:rsid w:val="007A20F7"/>
    <w:rsid w:val="007A20FC"/>
    <w:rsid w:val="007A21BC"/>
    <w:rsid w:val="007A2482"/>
    <w:rsid w:val="007A29AE"/>
    <w:rsid w:val="007A34CE"/>
    <w:rsid w:val="007A3AE3"/>
    <w:rsid w:val="007A4260"/>
    <w:rsid w:val="007A466F"/>
    <w:rsid w:val="007A7A2A"/>
    <w:rsid w:val="007A7AB8"/>
    <w:rsid w:val="007A7E77"/>
    <w:rsid w:val="007B08DE"/>
    <w:rsid w:val="007B0A16"/>
    <w:rsid w:val="007B0DAF"/>
    <w:rsid w:val="007B14FF"/>
    <w:rsid w:val="007B1CE8"/>
    <w:rsid w:val="007B2ED5"/>
    <w:rsid w:val="007B39D2"/>
    <w:rsid w:val="007B5978"/>
    <w:rsid w:val="007B5C50"/>
    <w:rsid w:val="007B5E87"/>
    <w:rsid w:val="007B6592"/>
    <w:rsid w:val="007B6AA6"/>
    <w:rsid w:val="007B6B22"/>
    <w:rsid w:val="007B6E25"/>
    <w:rsid w:val="007B734C"/>
    <w:rsid w:val="007B76AE"/>
    <w:rsid w:val="007C063F"/>
    <w:rsid w:val="007C0ED7"/>
    <w:rsid w:val="007C1168"/>
    <w:rsid w:val="007C1ADE"/>
    <w:rsid w:val="007C1C8A"/>
    <w:rsid w:val="007C1FFF"/>
    <w:rsid w:val="007C289D"/>
    <w:rsid w:val="007C37DD"/>
    <w:rsid w:val="007C3C2B"/>
    <w:rsid w:val="007C4368"/>
    <w:rsid w:val="007C4F4A"/>
    <w:rsid w:val="007C5294"/>
    <w:rsid w:val="007C5470"/>
    <w:rsid w:val="007C606E"/>
    <w:rsid w:val="007C683F"/>
    <w:rsid w:val="007C7E14"/>
    <w:rsid w:val="007C7EB6"/>
    <w:rsid w:val="007D0D51"/>
    <w:rsid w:val="007D125D"/>
    <w:rsid w:val="007D142E"/>
    <w:rsid w:val="007D2602"/>
    <w:rsid w:val="007D27EA"/>
    <w:rsid w:val="007D29BC"/>
    <w:rsid w:val="007D2FFB"/>
    <w:rsid w:val="007D3BBF"/>
    <w:rsid w:val="007D41D2"/>
    <w:rsid w:val="007D42BD"/>
    <w:rsid w:val="007D4771"/>
    <w:rsid w:val="007D75D8"/>
    <w:rsid w:val="007D7E50"/>
    <w:rsid w:val="007E02F0"/>
    <w:rsid w:val="007E0621"/>
    <w:rsid w:val="007E080A"/>
    <w:rsid w:val="007E0DD6"/>
    <w:rsid w:val="007E0FD4"/>
    <w:rsid w:val="007E1EB5"/>
    <w:rsid w:val="007E2241"/>
    <w:rsid w:val="007E2CAE"/>
    <w:rsid w:val="007E3031"/>
    <w:rsid w:val="007E3371"/>
    <w:rsid w:val="007E3503"/>
    <w:rsid w:val="007E3C1C"/>
    <w:rsid w:val="007E49F7"/>
    <w:rsid w:val="007E4DC8"/>
    <w:rsid w:val="007E53F4"/>
    <w:rsid w:val="007E7976"/>
    <w:rsid w:val="007F0B3B"/>
    <w:rsid w:val="007F0E6D"/>
    <w:rsid w:val="007F21BF"/>
    <w:rsid w:val="007F246B"/>
    <w:rsid w:val="007F2E73"/>
    <w:rsid w:val="007F317D"/>
    <w:rsid w:val="007F3A6A"/>
    <w:rsid w:val="007F3CDD"/>
    <w:rsid w:val="007F42E5"/>
    <w:rsid w:val="007F476E"/>
    <w:rsid w:val="007F4FBD"/>
    <w:rsid w:val="007F50E0"/>
    <w:rsid w:val="007F6B60"/>
    <w:rsid w:val="007F7F8E"/>
    <w:rsid w:val="00800DF2"/>
    <w:rsid w:val="0080175D"/>
    <w:rsid w:val="0080187A"/>
    <w:rsid w:val="00802827"/>
    <w:rsid w:val="008041CE"/>
    <w:rsid w:val="00804BC2"/>
    <w:rsid w:val="00804E92"/>
    <w:rsid w:val="00806339"/>
    <w:rsid w:val="008075A5"/>
    <w:rsid w:val="00807922"/>
    <w:rsid w:val="00810115"/>
    <w:rsid w:val="00810221"/>
    <w:rsid w:val="008103BD"/>
    <w:rsid w:val="008106AB"/>
    <w:rsid w:val="00810F7A"/>
    <w:rsid w:val="00811176"/>
    <w:rsid w:val="00811B72"/>
    <w:rsid w:val="0081255B"/>
    <w:rsid w:val="0081397B"/>
    <w:rsid w:val="00813D1A"/>
    <w:rsid w:val="008152A5"/>
    <w:rsid w:val="00815580"/>
    <w:rsid w:val="00816091"/>
    <w:rsid w:val="0081751B"/>
    <w:rsid w:val="008175E2"/>
    <w:rsid w:val="008179DD"/>
    <w:rsid w:val="008214D7"/>
    <w:rsid w:val="008220F4"/>
    <w:rsid w:val="0082251C"/>
    <w:rsid w:val="00823F2C"/>
    <w:rsid w:val="00824068"/>
    <w:rsid w:val="00824114"/>
    <w:rsid w:val="0082477A"/>
    <w:rsid w:val="008247D4"/>
    <w:rsid w:val="0082531B"/>
    <w:rsid w:val="0082589F"/>
    <w:rsid w:val="008258A5"/>
    <w:rsid w:val="00827A0D"/>
    <w:rsid w:val="00827E44"/>
    <w:rsid w:val="0083049A"/>
    <w:rsid w:val="008309B2"/>
    <w:rsid w:val="00830E2B"/>
    <w:rsid w:val="008315C8"/>
    <w:rsid w:val="0083188E"/>
    <w:rsid w:val="0083197E"/>
    <w:rsid w:val="00832824"/>
    <w:rsid w:val="00832F58"/>
    <w:rsid w:val="00833486"/>
    <w:rsid w:val="008341CA"/>
    <w:rsid w:val="00834C2B"/>
    <w:rsid w:val="00835BEE"/>
    <w:rsid w:val="008370BD"/>
    <w:rsid w:val="0083726C"/>
    <w:rsid w:val="00837BB8"/>
    <w:rsid w:val="00840313"/>
    <w:rsid w:val="00840937"/>
    <w:rsid w:val="00841188"/>
    <w:rsid w:val="008420AB"/>
    <w:rsid w:val="008424C6"/>
    <w:rsid w:val="00843112"/>
    <w:rsid w:val="0084322C"/>
    <w:rsid w:val="0084390F"/>
    <w:rsid w:val="00843CB9"/>
    <w:rsid w:val="00844A1F"/>
    <w:rsid w:val="00844AD6"/>
    <w:rsid w:val="008454B0"/>
    <w:rsid w:val="0084578B"/>
    <w:rsid w:val="00845B7C"/>
    <w:rsid w:val="00846211"/>
    <w:rsid w:val="008467A5"/>
    <w:rsid w:val="00846C1F"/>
    <w:rsid w:val="00847045"/>
    <w:rsid w:val="00847E81"/>
    <w:rsid w:val="008501AC"/>
    <w:rsid w:val="008507D2"/>
    <w:rsid w:val="00851874"/>
    <w:rsid w:val="00851B29"/>
    <w:rsid w:val="008524FA"/>
    <w:rsid w:val="008525EA"/>
    <w:rsid w:val="0085293E"/>
    <w:rsid w:val="00852E30"/>
    <w:rsid w:val="00852EBB"/>
    <w:rsid w:val="008534BF"/>
    <w:rsid w:val="00853835"/>
    <w:rsid w:val="008557DB"/>
    <w:rsid w:val="008558AF"/>
    <w:rsid w:val="00856E65"/>
    <w:rsid w:val="0085785F"/>
    <w:rsid w:val="008640F0"/>
    <w:rsid w:val="00864B9B"/>
    <w:rsid w:val="00865634"/>
    <w:rsid w:val="008656F7"/>
    <w:rsid w:val="00865872"/>
    <w:rsid w:val="0086596A"/>
    <w:rsid w:val="008662CA"/>
    <w:rsid w:val="008706AB"/>
    <w:rsid w:val="0087083D"/>
    <w:rsid w:val="00871274"/>
    <w:rsid w:val="00874CBC"/>
    <w:rsid w:val="00874FBB"/>
    <w:rsid w:val="00875494"/>
    <w:rsid w:val="00876036"/>
    <w:rsid w:val="008770D2"/>
    <w:rsid w:val="00877237"/>
    <w:rsid w:val="008772AF"/>
    <w:rsid w:val="00877824"/>
    <w:rsid w:val="00880457"/>
    <w:rsid w:val="008823A3"/>
    <w:rsid w:val="008839A8"/>
    <w:rsid w:val="00884674"/>
    <w:rsid w:val="0088627F"/>
    <w:rsid w:val="008873B7"/>
    <w:rsid w:val="008875A4"/>
    <w:rsid w:val="0088768C"/>
    <w:rsid w:val="00890128"/>
    <w:rsid w:val="00890197"/>
    <w:rsid w:val="00890345"/>
    <w:rsid w:val="008911DC"/>
    <w:rsid w:val="00891757"/>
    <w:rsid w:val="00892193"/>
    <w:rsid w:val="0089277F"/>
    <w:rsid w:val="00892A4A"/>
    <w:rsid w:val="008936BA"/>
    <w:rsid w:val="00893E1D"/>
    <w:rsid w:val="008944DB"/>
    <w:rsid w:val="00894598"/>
    <w:rsid w:val="00894EA9"/>
    <w:rsid w:val="00895364"/>
    <w:rsid w:val="00895FC8"/>
    <w:rsid w:val="00896690"/>
    <w:rsid w:val="0089748A"/>
    <w:rsid w:val="008978BF"/>
    <w:rsid w:val="008A18CD"/>
    <w:rsid w:val="008A20A4"/>
    <w:rsid w:val="008A213C"/>
    <w:rsid w:val="008A25F5"/>
    <w:rsid w:val="008A3070"/>
    <w:rsid w:val="008A432D"/>
    <w:rsid w:val="008A475B"/>
    <w:rsid w:val="008A515A"/>
    <w:rsid w:val="008A564A"/>
    <w:rsid w:val="008A5EC6"/>
    <w:rsid w:val="008A6357"/>
    <w:rsid w:val="008A6E9D"/>
    <w:rsid w:val="008A6F91"/>
    <w:rsid w:val="008B0008"/>
    <w:rsid w:val="008B220B"/>
    <w:rsid w:val="008B2233"/>
    <w:rsid w:val="008B29D0"/>
    <w:rsid w:val="008B2C84"/>
    <w:rsid w:val="008B35B8"/>
    <w:rsid w:val="008B4CAC"/>
    <w:rsid w:val="008B51EA"/>
    <w:rsid w:val="008B53BB"/>
    <w:rsid w:val="008B5E45"/>
    <w:rsid w:val="008B5EC6"/>
    <w:rsid w:val="008C07D6"/>
    <w:rsid w:val="008C0F16"/>
    <w:rsid w:val="008C161E"/>
    <w:rsid w:val="008C1DA8"/>
    <w:rsid w:val="008C3465"/>
    <w:rsid w:val="008C363B"/>
    <w:rsid w:val="008C3641"/>
    <w:rsid w:val="008C374D"/>
    <w:rsid w:val="008C4B7C"/>
    <w:rsid w:val="008C52C3"/>
    <w:rsid w:val="008C5807"/>
    <w:rsid w:val="008C597E"/>
    <w:rsid w:val="008C70DF"/>
    <w:rsid w:val="008C766C"/>
    <w:rsid w:val="008D13B1"/>
    <w:rsid w:val="008D13E3"/>
    <w:rsid w:val="008D147A"/>
    <w:rsid w:val="008D1E61"/>
    <w:rsid w:val="008D237D"/>
    <w:rsid w:val="008D2DDA"/>
    <w:rsid w:val="008D3330"/>
    <w:rsid w:val="008D514A"/>
    <w:rsid w:val="008D5167"/>
    <w:rsid w:val="008D51E4"/>
    <w:rsid w:val="008D535C"/>
    <w:rsid w:val="008D5E6A"/>
    <w:rsid w:val="008D6F47"/>
    <w:rsid w:val="008D72A1"/>
    <w:rsid w:val="008E09BA"/>
    <w:rsid w:val="008E0C04"/>
    <w:rsid w:val="008E346A"/>
    <w:rsid w:val="008E45C6"/>
    <w:rsid w:val="008E4DD8"/>
    <w:rsid w:val="008E4F1A"/>
    <w:rsid w:val="008E63E0"/>
    <w:rsid w:val="008E718A"/>
    <w:rsid w:val="008E7252"/>
    <w:rsid w:val="008E7659"/>
    <w:rsid w:val="008E7B0D"/>
    <w:rsid w:val="008E7D49"/>
    <w:rsid w:val="008F0F83"/>
    <w:rsid w:val="008F11B1"/>
    <w:rsid w:val="008F2110"/>
    <w:rsid w:val="008F2589"/>
    <w:rsid w:val="008F2681"/>
    <w:rsid w:val="008F2ABD"/>
    <w:rsid w:val="008F2AC3"/>
    <w:rsid w:val="008F2BC7"/>
    <w:rsid w:val="008F46AD"/>
    <w:rsid w:val="008F513F"/>
    <w:rsid w:val="008F5530"/>
    <w:rsid w:val="008F5831"/>
    <w:rsid w:val="008F6101"/>
    <w:rsid w:val="009002C4"/>
    <w:rsid w:val="00900555"/>
    <w:rsid w:val="00901062"/>
    <w:rsid w:val="00901141"/>
    <w:rsid w:val="00901262"/>
    <w:rsid w:val="00902E99"/>
    <w:rsid w:val="00903779"/>
    <w:rsid w:val="00903BA4"/>
    <w:rsid w:val="00904340"/>
    <w:rsid w:val="009044DB"/>
    <w:rsid w:val="009048E2"/>
    <w:rsid w:val="00906137"/>
    <w:rsid w:val="0090643F"/>
    <w:rsid w:val="009065F1"/>
    <w:rsid w:val="00907411"/>
    <w:rsid w:val="00907604"/>
    <w:rsid w:val="00907C1C"/>
    <w:rsid w:val="00907F87"/>
    <w:rsid w:val="00910429"/>
    <w:rsid w:val="00910B73"/>
    <w:rsid w:val="00912337"/>
    <w:rsid w:val="00912761"/>
    <w:rsid w:val="009129EA"/>
    <w:rsid w:val="00913079"/>
    <w:rsid w:val="0091381A"/>
    <w:rsid w:val="009139C9"/>
    <w:rsid w:val="00913A53"/>
    <w:rsid w:val="00913FC9"/>
    <w:rsid w:val="009145A4"/>
    <w:rsid w:val="00914FE2"/>
    <w:rsid w:val="00915320"/>
    <w:rsid w:val="00915499"/>
    <w:rsid w:val="009154B0"/>
    <w:rsid w:val="0091563A"/>
    <w:rsid w:val="0091569D"/>
    <w:rsid w:val="00915A73"/>
    <w:rsid w:val="00915CC0"/>
    <w:rsid w:val="009168D0"/>
    <w:rsid w:val="00917577"/>
    <w:rsid w:val="00921339"/>
    <w:rsid w:val="009216C2"/>
    <w:rsid w:val="00921716"/>
    <w:rsid w:val="0092180A"/>
    <w:rsid w:val="00921E72"/>
    <w:rsid w:val="00922314"/>
    <w:rsid w:val="009231A1"/>
    <w:rsid w:val="009231C1"/>
    <w:rsid w:val="009231D3"/>
    <w:rsid w:val="00923345"/>
    <w:rsid w:val="00924D11"/>
    <w:rsid w:val="00925C70"/>
    <w:rsid w:val="00925EDE"/>
    <w:rsid w:val="009264D6"/>
    <w:rsid w:val="009265C4"/>
    <w:rsid w:val="009266F4"/>
    <w:rsid w:val="0092690C"/>
    <w:rsid w:val="009275ED"/>
    <w:rsid w:val="00931593"/>
    <w:rsid w:val="009317AC"/>
    <w:rsid w:val="0093240A"/>
    <w:rsid w:val="0093262E"/>
    <w:rsid w:val="009343AB"/>
    <w:rsid w:val="00935358"/>
    <w:rsid w:val="009363C0"/>
    <w:rsid w:val="0093742A"/>
    <w:rsid w:val="0093771C"/>
    <w:rsid w:val="00940978"/>
    <w:rsid w:val="00941036"/>
    <w:rsid w:val="00941854"/>
    <w:rsid w:val="00941ABE"/>
    <w:rsid w:val="00942C9B"/>
    <w:rsid w:val="00943C26"/>
    <w:rsid w:val="009443E8"/>
    <w:rsid w:val="00944570"/>
    <w:rsid w:val="00945874"/>
    <w:rsid w:val="00946A54"/>
    <w:rsid w:val="00946E76"/>
    <w:rsid w:val="009473CA"/>
    <w:rsid w:val="00951A6C"/>
    <w:rsid w:val="00951AF5"/>
    <w:rsid w:val="00952498"/>
    <w:rsid w:val="009524FA"/>
    <w:rsid w:val="00952931"/>
    <w:rsid w:val="00952D54"/>
    <w:rsid w:val="009539E5"/>
    <w:rsid w:val="009542FD"/>
    <w:rsid w:val="00954468"/>
    <w:rsid w:val="00954984"/>
    <w:rsid w:val="00955456"/>
    <w:rsid w:val="00956CC3"/>
    <w:rsid w:val="009607B9"/>
    <w:rsid w:val="00960D58"/>
    <w:rsid w:val="009615FA"/>
    <w:rsid w:val="00961D8F"/>
    <w:rsid w:val="00962924"/>
    <w:rsid w:val="00962953"/>
    <w:rsid w:val="0096360F"/>
    <w:rsid w:val="00963E9A"/>
    <w:rsid w:val="00964517"/>
    <w:rsid w:val="009648F8"/>
    <w:rsid w:val="00965A31"/>
    <w:rsid w:val="00966071"/>
    <w:rsid w:val="00966452"/>
    <w:rsid w:val="00967497"/>
    <w:rsid w:val="00970039"/>
    <w:rsid w:val="00970D1B"/>
    <w:rsid w:val="009719A6"/>
    <w:rsid w:val="00973D2D"/>
    <w:rsid w:val="00974DFC"/>
    <w:rsid w:val="00975297"/>
    <w:rsid w:val="00976B3C"/>
    <w:rsid w:val="00981895"/>
    <w:rsid w:val="009819B3"/>
    <w:rsid w:val="009828AF"/>
    <w:rsid w:val="00982F20"/>
    <w:rsid w:val="00983D20"/>
    <w:rsid w:val="009847B7"/>
    <w:rsid w:val="009849E3"/>
    <w:rsid w:val="00985515"/>
    <w:rsid w:val="00985EA3"/>
    <w:rsid w:val="009862A2"/>
    <w:rsid w:val="00986854"/>
    <w:rsid w:val="00986887"/>
    <w:rsid w:val="00987722"/>
    <w:rsid w:val="009879CA"/>
    <w:rsid w:val="00991245"/>
    <w:rsid w:val="009916E8"/>
    <w:rsid w:val="009944F0"/>
    <w:rsid w:val="009946F6"/>
    <w:rsid w:val="009948FE"/>
    <w:rsid w:val="009949B3"/>
    <w:rsid w:val="00994CF3"/>
    <w:rsid w:val="00994DA0"/>
    <w:rsid w:val="00995345"/>
    <w:rsid w:val="009962BF"/>
    <w:rsid w:val="00996D40"/>
    <w:rsid w:val="00997022"/>
    <w:rsid w:val="0099788E"/>
    <w:rsid w:val="009A00EF"/>
    <w:rsid w:val="009A0D94"/>
    <w:rsid w:val="009A38E9"/>
    <w:rsid w:val="009A3E61"/>
    <w:rsid w:val="009A4582"/>
    <w:rsid w:val="009A503D"/>
    <w:rsid w:val="009A54A9"/>
    <w:rsid w:val="009B0C46"/>
    <w:rsid w:val="009B0ECE"/>
    <w:rsid w:val="009B1F68"/>
    <w:rsid w:val="009B3491"/>
    <w:rsid w:val="009B36BE"/>
    <w:rsid w:val="009B372E"/>
    <w:rsid w:val="009B3A5D"/>
    <w:rsid w:val="009B4E0B"/>
    <w:rsid w:val="009B5B43"/>
    <w:rsid w:val="009B5C71"/>
    <w:rsid w:val="009B68E6"/>
    <w:rsid w:val="009B6C17"/>
    <w:rsid w:val="009B71CD"/>
    <w:rsid w:val="009B7E56"/>
    <w:rsid w:val="009C03B1"/>
    <w:rsid w:val="009C051F"/>
    <w:rsid w:val="009C0642"/>
    <w:rsid w:val="009C067C"/>
    <w:rsid w:val="009C1E50"/>
    <w:rsid w:val="009C2AF1"/>
    <w:rsid w:val="009C2FD7"/>
    <w:rsid w:val="009C3D77"/>
    <w:rsid w:val="009C5211"/>
    <w:rsid w:val="009C6737"/>
    <w:rsid w:val="009C70A9"/>
    <w:rsid w:val="009C7B78"/>
    <w:rsid w:val="009C7B8B"/>
    <w:rsid w:val="009C7DDB"/>
    <w:rsid w:val="009D1036"/>
    <w:rsid w:val="009D17F1"/>
    <w:rsid w:val="009D2501"/>
    <w:rsid w:val="009D2D67"/>
    <w:rsid w:val="009D3E5C"/>
    <w:rsid w:val="009D447E"/>
    <w:rsid w:val="009D47AB"/>
    <w:rsid w:val="009D5E5B"/>
    <w:rsid w:val="009D7751"/>
    <w:rsid w:val="009E06D3"/>
    <w:rsid w:val="009E0779"/>
    <w:rsid w:val="009E2BBC"/>
    <w:rsid w:val="009E3728"/>
    <w:rsid w:val="009E41BD"/>
    <w:rsid w:val="009E467B"/>
    <w:rsid w:val="009E4B47"/>
    <w:rsid w:val="009E73B9"/>
    <w:rsid w:val="009E7BA0"/>
    <w:rsid w:val="009F068D"/>
    <w:rsid w:val="009F0EE9"/>
    <w:rsid w:val="009F162C"/>
    <w:rsid w:val="009F2E55"/>
    <w:rsid w:val="009F3261"/>
    <w:rsid w:val="009F32D1"/>
    <w:rsid w:val="009F33DB"/>
    <w:rsid w:val="009F35E4"/>
    <w:rsid w:val="009F548D"/>
    <w:rsid w:val="009F58C8"/>
    <w:rsid w:val="009F64D1"/>
    <w:rsid w:val="009F6973"/>
    <w:rsid w:val="009F6F01"/>
    <w:rsid w:val="009F6FC4"/>
    <w:rsid w:val="009F70EA"/>
    <w:rsid w:val="009F792D"/>
    <w:rsid w:val="009F7AC5"/>
    <w:rsid w:val="00A00214"/>
    <w:rsid w:val="00A017E4"/>
    <w:rsid w:val="00A01D3B"/>
    <w:rsid w:val="00A0262C"/>
    <w:rsid w:val="00A02959"/>
    <w:rsid w:val="00A03EB8"/>
    <w:rsid w:val="00A04721"/>
    <w:rsid w:val="00A04F42"/>
    <w:rsid w:val="00A057B1"/>
    <w:rsid w:val="00A06205"/>
    <w:rsid w:val="00A067AC"/>
    <w:rsid w:val="00A067CB"/>
    <w:rsid w:val="00A07B56"/>
    <w:rsid w:val="00A07E3C"/>
    <w:rsid w:val="00A10D49"/>
    <w:rsid w:val="00A11FA9"/>
    <w:rsid w:val="00A12260"/>
    <w:rsid w:val="00A12887"/>
    <w:rsid w:val="00A12F70"/>
    <w:rsid w:val="00A131F5"/>
    <w:rsid w:val="00A14F2A"/>
    <w:rsid w:val="00A150BA"/>
    <w:rsid w:val="00A154ED"/>
    <w:rsid w:val="00A15E35"/>
    <w:rsid w:val="00A17B28"/>
    <w:rsid w:val="00A20839"/>
    <w:rsid w:val="00A20EB6"/>
    <w:rsid w:val="00A213B7"/>
    <w:rsid w:val="00A22168"/>
    <w:rsid w:val="00A23B69"/>
    <w:rsid w:val="00A244AA"/>
    <w:rsid w:val="00A261A6"/>
    <w:rsid w:val="00A2682C"/>
    <w:rsid w:val="00A275FD"/>
    <w:rsid w:val="00A323C3"/>
    <w:rsid w:val="00A3280F"/>
    <w:rsid w:val="00A33221"/>
    <w:rsid w:val="00A341FC"/>
    <w:rsid w:val="00A34DFF"/>
    <w:rsid w:val="00A353B0"/>
    <w:rsid w:val="00A35DE8"/>
    <w:rsid w:val="00A36A24"/>
    <w:rsid w:val="00A3796B"/>
    <w:rsid w:val="00A37A90"/>
    <w:rsid w:val="00A40375"/>
    <w:rsid w:val="00A414AB"/>
    <w:rsid w:val="00A41DBC"/>
    <w:rsid w:val="00A41E45"/>
    <w:rsid w:val="00A42211"/>
    <w:rsid w:val="00A42437"/>
    <w:rsid w:val="00A42FDD"/>
    <w:rsid w:val="00A44119"/>
    <w:rsid w:val="00A447B9"/>
    <w:rsid w:val="00A44B74"/>
    <w:rsid w:val="00A45849"/>
    <w:rsid w:val="00A4737B"/>
    <w:rsid w:val="00A504C0"/>
    <w:rsid w:val="00A5112A"/>
    <w:rsid w:val="00A51430"/>
    <w:rsid w:val="00A514C8"/>
    <w:rsid w:val="00A517CA"/>
    <w:rsid w:val="00A52B77"/>
    <w:rsid w:val="00A534E3"/>
    <w:rsid w:val="00A545CB"/>
    <w:rsid w:val="00A548ED"/>
    <w:rsid w:val="00A54EE1"/>
    <w:rsid w:val="00A561DD"/>
    <w:rsid w:val="00A568E2"/>
    <w:rsid w:val="00A56B27"/>
    <w:rsid w:val="00A56CE9"/>
    <w:rsid w:val="00A571A7"/>
    <w:rsid w:val="00A577C9"/>
    <w:rsid w:val="00A57A2B"/>
    <w:rsid w:val="00A57AF7"/>
    <w:rsid w:val="00A57FD5"/>
    <w:rsid w:val="00A6083E"/>
    <w:rsid w:val="00A60BD0"/>
    <w:rsid w:val="00A624B4"/>
    <w:rsid w:val="00A63340"/>
    <w:rsid w:val="00A6415E"/>
    <w:rsid w:val="00A641E8"/>
    <w:rsid w:val="00A64BF2"/>
    <w:rsid w:val="00A64E13"/>
    <w:rsid w:val="00A65879"/>
    <w:rsid w:val="00A66252"/>
    <w:rsid w:val="00A67C6F"/>
    <w:rsid w:val="00A67E21"/>
    <w:rsid w:val="00A70E67"/>
    <w:rsid w:val="00A70F75"/>
    <w:rsid w:val="00A72201"/>
    <w:rsid w:val="00A7221D"/>
    <w:rsid w:val="00A72C16"/>
    <w:rsid w:val="00A72C22"/>
    <w:rsid w:val="00A72C45"/>
    <w:rsid w:val="00A72CCA"/>
    <w:rsid w:val="00A73666"/>
    <w:rsid w:val="00A73AC8"/>
    <w:rsid w:val="00A74317"/>
    <w:rsid w:val="00A7697C"/>
    <w:rsid w:val="00A774B0"/>
    <w:rsid w:val="00A777B4"/>
    <w:rsid w:val="00A77836"/>
    <w:rsid w:val="00A7784A"/>
    <w:rsid w:val="00A77D84"/>
    <w:rsid w:val="00A80CFC"/>
    <w:rsid w:val="00A8102E"/>
    <w:rsid w:val="00A82F4F"/>
    <w:rsid w:val="00A83991"/>
    <w:rsid w:val="00A83E7A"/>
    <w:rsid w:val="00A841BC"/>
    <w:rsid w:val="00A84D00"/>
    <w:rsid w:val="00A85A3C"/>
    <w:rsid w:val="00A861C3"/>
    <w:rsid w:val="00A877FF"/>
    <w:rsid w:val="00A878C0"/>
    <w:rsid w:val="00A90D00"/>
    <w:rsid w:val="00A91575"/>
    <w:rsid w:val="00A91E1A"/>
    <w:rsid w:val="00A92095"/>
    <w:rsid w:val="00A92308"/>
    <w:rsid w:val="00A92C4F"/>
    <w:rsid w:val="00A92D76"/>
    <w:rsid w:val="00A9379F"/>
    <w:rsid w:val="00A93E79"/>
    <w:rsid w:val="00A96530"/>
    <w:rsid w:val="00A96680"/>
    <w:rsid w:val="00A9692D"/>
    <w:rsid w:val="00A975B2"/>
    <w:rsid w:val="00AA0647"/>
    <w:rsid w:val="00AA08AD"/>
    <w:rsid w:val="00AA0DBB"/>
    <w:rsid w:val="00AA3F86"/>
    <w:rsid w:val="00AA4C17"/>
    <w:rsid w:val="00AA5142"/>
    <w:rsid w:val="00AA5CC3"/>
    <w:rsid w:val="00AA5E71"/>
    <w:rsid w:val="00AA5EC6"/>
    <w:rsid w:val="00AA626F"/>
    <w:rsid w:val="00AA65C9"/>
    <w:rsid w:val="00AA7276"/>
    <w:rsid w:val="00AB03D9"/>
    <w:rsid w:val="00AB2A0D"/>
    <w:rsid w:val="00AB3B8B"/>
    <w:rsid w:val="00AB3FC6"/>
    <w:rsid w:val="00AB4F84"/>
    <w:rsid w:val="00AB5CBD"/>
    <w:rsid w:val="00AB5F3A"/>
    <w:rsid w:val="00AB621E"/>
    <w:rsid w:val="00AB6433"/>
    <w:rsid w:val="00AB6922"/>
    <w:rsid w:val="00AB6D85"/>
    <w:rsid w:val="00AC073B"/>
    <w:rsid w:val="00AC0E2A"/>
    <w:rsid w:val="00AC1AC5"/>
    <w:rsid w:val="00AC20DA"/>
    <w:rsid w:val="00AC2283"/>
    <w:rsid w:val="00AC2842"/>
    <w:rsid w:val="00AC33E4"/>
    <w:rsid w:val="00AC34A4"/>
    <w:rsid w:val="00AC50DF"/>
    <w:rsid w:val="00AC565F"/>
    <w:rsid w:val="00AC60D8"/>
    <w:rsid w:val="00AC6EAD"/>
    <w:rsid w:val="00AC7A74"/>
    <w:rsid w:val="00AC7D89"/>
    <w:rsid w:val="00AD0273"/>
    <w:rsid w:val="00AD0A3C"/>
    <w:rsid w:val="00AD0C53"/>
    <w:rsid w:val="00AD108B"/>
    <w:rsid w:val="00AD15B2"/>
    <w:rsid w:val="00AD1778"/>
    <w:rsid w:val="00AD1C44"/>
    <w:rsid w:val="00AD2F2C"/>
    <w:rsid w:val="00AD33F2"/>
    <w:rsid w:val="00AD4E7F"/>
    <w:rsid w:val="00AD5331"/>
    <w:rsid w:val="00AD62E5"/>
    <w:rsid w:val="00AD65AD"/>
    <w:rsid w:val="00AD7110"/>
    <w:rsid w:val="00AE01B4"/>
    <w:rsid w:val="00AE047C"/>
    <w:rsid w:val="00AE0B6A"/>
    <w:rsid w:val="00AE1959"/>
    <w:rsid w:val="00AE1D8A"/>
    <w:rsid w:val="00AE253E"/>
    <w:rsid w:val="00AE2CAC"/>
    <w:rsid w:val="00AE2D3B"/>
    <w:rsid w:val="00AE2DBE"/>
    <w:rsid w:val="00AE392F"/>
    <w:rsid w:val="00AE4058"/>
    <w:rsid w:val="00AE4167"/>
    <w:rsid w:val="00AE42CF"/>
    <w:rsid w:val="00AE4BF1"/>
    <w:rsid w:val="00AE5563"/>
    <w:rsid w:val="00AE586D"/>
    <w:rsid w:val="00AE5D48"/>
    <w:rsid w:val="00AE6248"/>
    <w:rsid w:val="00AE6273"/>
    <w:rsid w:val="00AE6412"/>
    <w:rsid w:val="00AF0C0B"/>
    <w:rsid w:val="00AF0C20"/>
    <w:rsid w:val="00AF146B"/>
    <w:rsid w:val="00AF1EFB"/>
    <w:rsid w:val="00AF2385"/>
    <w:rsid w:val="00AF3AAF"/>
    <w:rsid w:val="00AF432C"/>
    <w:rsid w:val="00AF5426"/>
    <w:rsid w:val="00AF5B79"/>
    <w:rsid w:val="00AF7521"/>
    <w:rsid w:val="00B00605"/>
    <w:rsid w:val="00B008B6"/>
    <w:rsid w:val="00B01352"/>
    <w:rsid w:val="00B034E7"/>
    <w:rsid w:val="00B0474A"/>
    <w:rsid w:val="00B0508A"/>
    <w:rsid w:val="00B0665B"/>
    <w:rsid w:val="00B06A2D"/>
    <w:rsid w:val="00B06F5C"/>
    <w:rsid w:val="00B07DA7"/>
    <w:rsid w:val="00B10BE6"/>
    <w:rsid w:val="00B11695"/>
    <w:rsid w:val="00B116FE"/>
    <w:rsid w:val="00B11EF5"/>
    <w:rsid w:val="00B12A7D"/>
    <w:rsid w:val="00B12CEE"/>
    <w:rsid w:val="00B12F81"/>
    <w:rsid w:val="00B1397A"/>
    <w:rsid w:val="00B13DFD"/>
    <w:rsid w:val="00B145CB"/>
    <w:rsid w:val="00B146FA"/>
    <w:rsid w:val="00B14725"/>
    <w:rsid w:val="00B14C9C"/>
    <w:rsid w:val="00B14D3D"/>
    <w:rsid w:val="00B15B0B"/>
    <w:rsid w:val="00B169D6"/>
    <w:rsid w:val="00B16B35"/>
    <w:rsid w:val="00B1716A"/>
    <w:rsid w:val="00B21BD2"/>
    <w:rsid w:val="00B21E4B"/>
    <w:rsid w:val="00B235BA"/>
    <w:rsid w:val="00B23E7D"/>
    <w:rsid w:val="00B26410"/>
    <w:rsid w:val="00B264CF"/>
    <w:rsid w:val="00B26EB1"/>
    <w:rsid w:val="00B301C6"/>
    <w:rsid w:val="00B30C1A"/>
    <w:rsid w:val="00B30C65"/>
    <w:rsid w:val="00B30D39"/>
    <w:rsid w:val="00B327F6"/>
    <w:rsid w:val="00B32922"/>
    <w:rsid w:val="00B32A9C"/>
    <w:rsid w:val="00B32D27"/>
    <w:rsid w:val="00B34AEE"/>
    <w:rsid w:val="00B3502A"/>
    <w:rsid w:val="00B364F8"/>
    <w:rsid w:val="00B36689"/>
    <w:rsid w:val="00B3796F"/>
    <w:rsid w:val="00B40628"/>
    <w:rsid w:val="00B41928"/>
    <w:rsid w:val="00B42224"/>
    <w:rsid w:val="00B42234"/>
    <w:rsid w:val="00B42FDE"/>
    <w:rsid w:val="00B432AA"/>
    <w:rsid w:val="00B448CA"/>
    <w:rsid w:val="00B46DCF"/>
    <w:rsid w:val="00B470C3"/>
    <w:rsid w:val="00B4754B"/>
    <w:rsid w:val="00B47A73"/>
    <w:rsid w:val="00B503E1"/>
    <w:rsid w:val="00B51216"/>
    <w:rsid w:val="00B52247"/>
    <w:rsid w:val="00B52805"/>
    <w:rsid w:val="00B52854"/>
    <w:rsid w:val="00B535FA"/>
    <w:rsid w:val="00B53985"/>
    <w:rsid w:val="00B544DE"/>
    <w:rsid w:val="00B5530E"/>
    <w:rsid w:val="00B5603E"/>
    <w:rsid w:val="00B56A13"/>
    <w:rsid w:val="00B5733B"/>
    <w:rsid w:val="00B60108"/>
    <w:rsid w:val="00B60244"/>
    <w:rsid w:val="00B603C0"/>
    <w:rsid w:val="00B6114E"/>
    <w:rsid w:val="00B61B3C"/>
    <w:rsid w:val="00B61B45"/>
    <w:rsid w:val="00B63762"/>
    <w:rsid w:val="00B63B54"/>
    <w:rsid w:val="00B641DD"/>
    <w:rsid w:val="00B647F6"/>
    <w:rsid w:val="00B64B1D"/>
    <w:rsid w:val="00B64CC8"/>
    <w:rsid w:val="00B66B72"/>
    <w:rsid w:val="00B66E2A"/>
    <w:rsid w:val="00B67143"/>
    <w:rsid w:val="00B6769F"/>
    <w:rsid w:val="00B67D5D"/>
    <w:rsid w:val="00B70853"/>
    <w:rsid w:val="00B71C3D"/>
    <w:rsid w:val="00B725B8"/>
    <w:rsid w:val="00B73C0E"/>
    <w:rsid w:val="00B7439D"/>
    <w:rsid w:val="00B74730"/>
    <w:rsid w:val="00B74B5A"/>
    <w:rsid w:val="00B74ECE"/>
    <w:rsid w:val="00B75521"/>
    <w:rsid w:val="00B75B0D"/>
    <w:rsid w:val="00B75F66"/>
    <w:rsid w:val="00B76B9E"/>
    <w:rsid w:val="00B80F36"/>
    <w:rsid w:val="00B814CF"/>
    <w:rsid w:val="00B81965"/>
    <w:rsid w:val="00B820C5"/>
    <w:rsid w:val="00B8220F"/>
    <w:rsid w:val="00B82C0C"/>
    <w:rsid w:val="00B83857"/>
    <w:rsid w:val="00B8424F"/>
    <w:rsid w:val="00B846F4"/>
    <w:rsid w:val="00B86584"/>
    <w:rsid w:val="00B86DAC"/>
    <w:rsid w:val="00B87025"/>
    <w:rsid w:val="00B877F8"/>
    <w:rsid w:val="00B9150D"/>
    <w:rsid w:val="00B917E9"/>
    <w:rsid w:val="00B92209"/>
    <w:rsid w:val="00B9398A"/>
    <w:rsid w:val="00B93FFE"/>
    <w:rsid w:val="00B94360"/>
    <w:rsid w:val="00B9499E"/>
    <w:rsid w:val="00B94A07"/>
    <w:rsid w:val="00B94AD2"/>
    <w:rsid w:val="00B94E80"/>
    <w:rsid w:val="00B95207"/>
    <w:rsid w:val="00B95731"/>
    <w:rsid w:val="00B96487"/>
    <w:rsid w:val="00B96672"/>
    <w:rsid w:val="00B970A3"/>
    <w:rsid w:val="00B97F3A"/>
    <w:rsid w:val="00BA07DE"/>
    <w:rsid w:val="00BA0BF5"/>
    <w:rsid w:val="00BA0FB1"/>
    <w:rsid w:val="00BA30B5"/>
    <w:rsid w:val="00BA30BA"/>
    <w:rsid w:val="00BA3188"/>
    <w:rsid w:val="00BA3307"/>
    <w:rsid w:val="00BA3B10"/>
    <w:rsid w:val="00BA44C7"/>
    <w:rsid w:val="00BA5C87"/>
    <w:rsid w:val="00BA628C"/>
    <w:rsid w:val="00BA634E"/>
    <w:rsid w:val="00BA6B6A"/>
    <w:rsid w:val="00BA7079"/>
    <w:rsid w:val="00BA77A6"/>
    <w:rsid w:val="00BB0673"/>
    <w:rsid w:val="00BB0ED1"/>
    <w:rsid w:val="00BB1155"/>
    <w:rsid w:val="00BB1614"/>
    <w:rsid w:val="00BB3EA7"/>
    <w:rsid w:val="00BB3F8F"/>
    <w:rsid w:val="00BB459B"/>
    <w:rsid w:val="00BB474E"/>
    <w:rsid w:val="00BB50A8"/>
    <w:rsid w:val="00BB56CA"/>
    <w:rsid w:val="00BB5B55"/>
    <w:rsid w:val="00BB65F0"/>
    <w:rsid w:val="00BB6E0C"/>
    <w:rsid w:val="00BB7BA7"/>
    <w:rsid w:val="00BB7EA4"/>
    <w:rsid w:val="00BC0104"/>
    <w:rsid w:val="00BC0146"/>
    <w:rsid w:val="00BC0D57"/>
    <w:rsid w:val="00BC0D65"/>
    <w:rsid w:val="00BC1030"/>
    <w:rsid w:val="00BC18CE"/>
    <w:rsid w:val="00BC1B93"/>
    <w:rsid w:val="00BC242E"/>
    <w:rsid w:val="00BC24E3"/>
    <w:rsid w:val="00BC271D"/>
    <w:rsid w:val="00BC2912"/>
    <w:rsid w:val="00BC2F2B"/>
    <w:rsid w:val="00BC3FDA"/>
    <w:rsid w:val="00BC469F"/>
    <w:rsid w:val="00BC4E24"/>
    <w:rsid w:val="00BC5B6A"/>
    <w:rsid w:val="00BC5D1F"/>
    <w:rsid w:val="00BC63E0"/>
    <w:rsid w:val="00BC6B27"/>
    <w:rsid w:val="00BC7776"/>
    <w:rsid w:val="00BC7DCE"/>
    <w:rsid w:val="00BD1534"/>
    <w:rsid w:val="00BD18F3"/>
    <w:rsid w:val="00BD2612"/>
    <w:rsid w:val="00BD3A8B"/>
    <w:rsid w:val="00BD3D18"/>
    <w:rsid w:val="00BD3FE8"/>
    <w:rsid w:val="00BD55E4"/>
    <w:rsid w:val="00BE0904"/>
    <w:rsid w:val="00BE0CEA"/>
    <w:rsid w:val="00BE140E"/>
    <w:rsid w:val="00BE1D23"/>
    <w:rsid w:val="00BE202C"/>
    <w:rsid w:val="00BE20F0"/>
    <w:rsid w:val="00BE24CF"/>
    <w:rsid w:val="00BE2501"/>
    <w:rsid w:val="00BE25E8"/>
    <w:rsid w:val="00BE260E"/>
    <w:rsid w:val="00BE34EF"/>
    <w:rsid w:val="00BE48AC"/>
    <w:rsid w:val="00BE4E30"/>
    <w:rsid w:val="00BE7C3B"/>
    <w:rsid w:val="00BF048D"/>
    <w:rsid w:val="00BF0B71"/>
    <w:rsid w:val="00BF0C3D"/>
    <w:rsid w:val="00BF0CE1"/>
    <w:rsid w:val="00BF174C"/>
    <w:rsid w:val="00BF1B18"/>
    <w:rsid w:val="00BF1ECB"/>
    <w:rsid w:val="00BF3833"/>
    <w:rsid w:val="00BF3869"/>
    <w:rsid w:val="00BF3B34"/>
    <w:rsid w:val="00BF3E97"/>
    <w:rsid w:val="00BF4DC9"/>
    <w:rsid w:val="00BF573A"/>
    <w:rsid w:val="00BF5879"/>
    <w:rsid w:val="00BF5B09"/>
    <w:rsid w:val="00BF692E"/>
    <w:rsid w:val="00BF69EE"/>
    <w:rsid w:val="00BF7AD3"/>
    <w:rsid w:val="00BF7B24"/>
    <w:rsid w:val="00C007D8"/>
    <w:rsid w:val="00C03F81"/>
    <w:rsid w:val="00C04247"/>
    <w:rsid w:val="00C0431A"/>
    <w:rsid w:val="00C0539B"/>
    <w:rsid w:val="00C06079"/>
    <w:rsid w:val="00C06B33"/>
    <w:rsid w:val="00C06D0D"/>
    <w:rsid w:val="00C06EDA"/>
    <w:rsid w:val="00C07288"/>
    <w:rsid w:val="00C10392"/>
    <w:rsid w:val="00C11629"/>
    <w:rsid w:val="00C117FD"/>
    <w:rsid w:val="00C11B08"/>
    <w:rsid w:val="00C11B80"/>
    <w:rsid w:val="00C11C01"/>
    <w:rsid w:val="00C12DD0"/>
    <w:rsid w:val="00C14299"/>
    <w:rsid w:val="00C142C8"/>
    <w:rsid w:val="00C14C92"/>
    <w:rsid w:val="00C1513C"/>
    <w:rsid w:val="00C156F8"/>
    <w:rsid w:val="00C16762"/>
    <w:rsid w:val="00C2070D"/>
    <w:rsid w:val="00C20873"/>
    <w:rsid w:val="00C20C60"/>
    <w:rsid w:val="00C211CD"/>
    <w:rsid w:val="00C21255"/>
    <w:rsid w:val="00C221F8"/>
    <w:rsid w:val="00C2266D"/>
    <w:rsid w:val="00C234CC"/>
    <w:rsid w:val="00C23557"/>
    <w:rsid w:val="00C24159"/>
    <w:rsid w:val="00C25109"/>
    <w:rsid w:val="00C25283"/>
    <w:rsid w:val="00C25C51"/>
    <w:rsid w:val="00C26E02"/>
    <w:rsid w:val="00C30388"/>
    <w:rsid w:val="00C30ECE"/>
    <w:rsid w:val="00C31943"/>
    <w:rsid w:val="00C329C9"/>
    <w:rsid w:val="00C330DB"/>
    <w:rsid w:val="00C33DC2"/>
    <w:rsid w:val="00C3554F"/>
    <w:rsid w:val="00C358A2"/>
    <w:rsid w:val="00C376AB"/>
    <w:rsid w:val="00C37804"/>
    <w:rsid w:val="00C3791E"/>
    <w:rsid w:val="00C4156A"/>
    <w:rsid w:val="00C41783"/>
    <w:rsid w:val="00C41D41"/>
    <w:rsid w:val="00C420B0"/>
    <w:rsid w:val="00C4249E"/>
    <w:rsid w:val="00C42E20"/>
    <w:rsid w:val="00C43A5C"/>
    <w:rsid w:val="00C44AE2"/>
    <w:rsid w:val="00C4502E"/>
    <w:rsid w:val="00C451C2"/>
    <w:rsid w:val="00C4520C"/>
    <w:rsid w:val="00C4529F"/>
    <w:rsid w:val="00C45E6B"/>
    <w:rsid w:val="00C464BB"/>
    <w:rsid w:val="00C47324"/>
    <w:rsid w:val="00C47733"/>
    <w:rsid w:val="00C50026"/>
    <w:rsid w:val="00C5037C"/>
    <w:rsid w:val="00C50B18"/>
    <w:rsid w:val="00C50E63"/>
    <w:rsid w:val="00C50EB5"/>
    <w:rsid w:val="00C52F81"/>
    <w:rsid w:val="00C538BD"/>
    <w:rsid w:val="00C55BBE"/>
    <w:rsid w:val="00C56287"/>
    <w:rsid w:val="00C566AD"/>
    <w:rsid w:val="00C56756"/>
    <w:rsid w:val="00C57F45"/>
    <w:rsid w:val="00C60AAD"/>
    <w:rsid w:val="00C60ACA"/>
    <w:rsid w:val="00C60EFF"/>
    <w:rsid w:val="00C624D0"/>
    <w:rsid w:val="00C62E49"/>
    <w:rsid w:val="00C63879"/>
    <w:rsid w:val="00C63889"/>
    <w:rsid w:val="00C641BB"/>
    <w:rsid w:val="00C646D2"/>
    <w:rsid w:val="00C65380"/>
    <w:rsid w:val="00C661A6"/>
    <w:rsid w:val="00C663F7"/>
    <w:rsid w:val="00C667B4"/>
    <w:rsid w:val="00C66C3D"/>
    <w:rsid w:val="00C671AC"/>
    <w:rsid w:val="00C705AF"/>
    <w:rsid w:val="00C70E76"/>
    <w:rsid w:val="00C70F38"/>
    <w:rsid w:val="00C71AC4"/>
    <w:rsid w:val="00C72EC6"/>
    <w:rsid w:val="00C730F5"/>
    <w:rsid w:val="00C74200"/>
    <w:rsid w:val="00C74262"/>
    <w:rsid w:val="00C7576F"/>
    <w:rsid w:val="00C75A1E"/>
    <w:rsid w:val="00C75DF7"/>
    <w:rsid w:val="00C75EF4"/>
    <w:rsid w:val="00C7635C"/>
    <w:rsid w:val="00C76408"/>
    <w:rsid w:val="00C775C8"/>
    <w:rsid w:val="00C80487"/>
    <w:rsid w:val="00C810F1"/>
    <w:rsid w:val="00C813C1"/>
    <w:rsid w:val="00C81548"/>
    <w:rsid w:val="00C81E3D"/>
    <w:rsid w:val="00C821B7"/>
    <w:rsid w:val="00C8262C"/>
    <w:rsid w:val="00C841E5"/>
    <w:rsid w:val="00C84CA9"/>
    <w:rsid w:val="00C8514F"/>
    <w:rsid w:val="00C87571"/>
    <w:rsid w:val="00C879C5"/>
    <w:rsid w:val="00C87DAA"/>
    <w:rsid w:val="00C87F34"/>
    <w:rsid w:val="00C87F94"/>
    <w:rsid w:val="00C90B51"/>
    <w:rsid w:val="00C90D18"/>
    <w:rsid w:val="00C90F65"/>
    <w:rsid w:val="00C922FE"/>
    <w:rsid w:val="00C93920"/>
    <w:rsid w:val="00C94939"/>
    <w:rsid w:val="00C95281"/>
    <w:rsid w:val="00C969D6"/>
    <w:rsid w:val="00C96C0B"/>
    <w:rsid w:val="00C96F4D"/>
    <w:rsid w:val="00CA0299"/>
    <w:rsid w:val="00CA09A3"/>
    <w:rsid w:val="00CA14EA"/>
    <w:rsid w:val="00CA2707"/>
    <w:rsid w:val="00CA2954"/>
    <w:rsid w:val="00CA4AF0"/>
    <w:rsid w:val="00CA5ACE"/>
    <w:rsid w:val="00CA670C"/>
    <w:rsid w:val="00CA739B"/>
    <w:rsid w:val="00CA7BF5"/>
    <w:rsid w:val="00CB0729"/>
    <w:rsid w:val="00CB07AE"/>
    <w:rsid w:val="00CB0882"/>
    <w:rsid w:val="00CB17D7"/>
    <w:rsid w:val="00CB1EBA"/>
    <w:rsid w:val="00CB21EC"/>
    <w:rsid w:val="00CB43C4"/>
    <w:rsid w:val="00CB50E4"/>
    <w:rsid w:val="00CB568C"/>
    <w:rsid w:val="00CB60C9"/>
    <w:rsid w:val="00CB61E2"/>
    <w:rsid w:val="00CB628E"/>
    <w:rsid w:val="00CB648D"/>
    <w:rsid w:val="00CB7473"/>
    <w:rsid w:val="00CC0BB3"/>
    <w:rsid w:val="00CC28C4"/>
    <w:rsid w:val="00CC3413"/>
    <w:rsid w:val="00CC3DF1"/>
    <w:rsid w:val="00CC4432"/>
    <w:rsid w:val="00CC571F"/>
    <w:rsid w:val="00CC62F4"/>
    <w:rsid w:val="00CC6689"/>
    <w:rsid w:val="00CC705F"/>
    <w:rsid w:val="00CC7745"/>
    <w:rsid w:val="00CC7B05"/>
    <w:rsid w:val="00CD153C"/>
    <w:rsid w:val="00CD270C"/>
    <w:rsid w:val="00CD2EFD"/>
    <w:rsid w:val="00CD3698"/>
    <w:rsid w:val="00CD47D1"/>
    <w:rsid w:val="00CD54D9"/>
    <w:rsid w:val="00CD66D2"/>
    <w:rsid w:val="00CD6B2F"/>
    <w:rsid w:val="00CD75BD"/>
    <w:rsid w:val="00CE1AB1"/>
    <w:rsid w:val="00CE1AD6"/>
    <w:rsid w:val="00CE21CC"/>
    <w:rsid w:val="00CE2B15"/>
    <w:rsid w:val="00CE2C80"/>
    <w:rsid w:val="00CE3187"/>
    <w:rsid w:val="00CE4151"/>
    <w:rsid w:val="00CE4342"/>
    <w:rsid w:val="00CE43F0"/>
    <w:rsid w:val="00CE557B"/>
    <w:rsid w:val="00CE5864"/>
    <w:rsid w:val="00CE6450"/>
    <w:rsid w:val="00CE6C7B"/>
    <w:rsid w:val="00CE7A27"/>
    <w:rsid w:val="00CE7C9D"/>
    <w:rsid w:val="00CF026F"/>
    <w:rsid w:val="00CF071D"/>
    <w:rsid w:val="00CF07E8"/>
    <w:rsid w:val="00CF0A08"/>
    <w:rsid w:val="00CF1DA7"/>
    <w:rsid w:val="00CF232D"/>
    <w:rsid w:val="00CF2D26"/>
    <w:rsid w:val="00CF2E52"/>
    <w:rsid w:val="00CF2EBD"/>
    <w:rsid w:val="00CF34D9"/>
    <w:rsid w:val="00CF3F24"/>
    <w:rsid w:val="00CF4132"/>
    <w:rsid w:val="00CF49C9"/>
    <w:rsid w:val="00CF5081"/>
    <w:rsid w:val="00CF5295"/>
    <w:rsid w:val="00CF5B93"/>
    <w:rsid w:val="00CF7017"/>
    <w:rsid w:val="00D03016"/>
    <w:rsid w:val="00D038E3"/>
    <w:rsid w:val="00D04A3B"/>
    <w:rsid w:val="00D0510A"/>
    <w:rsid w:val="00D053DC"/>
    <w:rsid w:val="00D05EC4"/>
    <w:rsid w:val="00D0636F"/>
    <w:rsid w:val="00D06F07"/>
    <w:rsid w:val="00D0790D"/>
    <w:rsid w:val="00D102BC"/>
    <w:rsid w:val="00D105F8"/>
    <w:rsid w:val="00D1126C"/>
    <w:rsid w:val="00D1303D"/>
    <w:rsid w:val="00D13642"/>
    <w:rsid w:val="00D13926"/>
    <w:rsid w:val="00D141D6"/>
    <w:rsid w:val="00D2057C"/>
    <w:rsid w:val="00D20C7F"/>
    <w:rsid w:val="00D216E8"/>
    <w:rsid w:val="00D255F2"/>
    <w:rsid w:val="00D2629C"/>
    <w:rsid w:val="00D26635"/>
    <w:rsid w:val="00D2734F"/>
    <w:rsid w:val="00D27877"/>
    <w:rsid w:val="00D27A31"/>
    <w:rsid w:val="00D303B7"/>
    <w:rsid w:val="00D3136C"/>
    <w:rsid w:val="00D331D9"/>
    <w:rsid w:val="00D334C4"/>
    <w:rsid w:val="00D3419E"/>
    <w:rsid w:val="00D34519"/>
    <w:rsid w:val="00D369C9"/>
    <w:rsid w:val="00D378A1"/>
    <w:rsid w:val="00D40240"/>
    <w:rsid w:val="00D40317"/>
    <w:rsid w:val="00D40CEF"/>
    <w:rsid w:val="00D41D59"/>
    <w:rsid w:val="00D42090"/>
    <w:rsid w:val="00D42754"/>
    <w:rsid w:val="00D429AD"/>
    <w:rsid w:val="00D42CEC"/>
    <w:rsid w:val="00D43077"/>
    <w:rsid w:val="00D436B8"/>
    <w:rsid w:val="00D43952"/>
    <w:rsid w:val="00D43A9D"/>
    <w:rsid w:val="00D4449A"/>
    <w:rsid w:val="00D45036"/>
    <w:rsid w:val="00D4585E"/>
    <w:rsid w:val="00D46AA1"/>
    <w:rsid w:val="00D46DCC"/>
    <w:rsid w:val="00D516B8"/>
    <w:rsid w:val="00D522EF"/>
    <w:rsid w:val="00D53810"/>
    <w:rsid w:val="00D53E11"/>
    <w:rsid w:val="00D53E87"/>
    <w:rsid w:val="00D544C8"/>
    <w:rsid w:val="00D54E3B"/>
    <w:rsid w:val="00D55313"/>
    <w:rsid w:val="00D55736"/>
    <w:rsid w:val="00D56361"/>
    <w:rsid w:val="00D5787B"/>
    <w:rsid w:val="00D60B6A"/>
    <w:rsid w:val="00D61249"/>
    <w:rsid w:val="00D613A3"/>
    <w:rsid w:val="00D61C3A"/>
    <w:rsid w:val="00D62A38"/>
    <w:rsid w:val="00D634B3"/>
    <w:rsid w:val="00D63789"/>
    <w:rsid w:val="00D63931"/>
    <w:rsid w:val="00D645F6"/>
    <w:rsid w:val="00D6491D"/>
    <w:rsid w:val="00D64C40"/>
    <w:rsid w:val="00D65581"/>
    <w:rsid w:val="00D662A0"/>
    <w:rsid w:val="00D66849"/>
    <w:rsid w:val="00D66921"/>
    <w:rsid w:val="00D67499"/>
    <w:rsid w:val="00D700C8"/>
    <w:rsid w:val="00D70461"/>
    <w:rsid w:val="00D70987"/>
    <w:rsid w:val="00D71CBB"/>
    <w:rsid w:val="00D72288"/>
    <w:rsid w:val="00D72389"/>
    <w:rsid w:val="00D726BF"/>
    <w:rsid w:val="00D72CE3"/>
    <w:rsid w:val="00D748B1"/>
    <w:rsid w:val="00D750A9"/>
    <w:rsid w:val="00D751EB"/>
    <w:rsid w:val="00D7558B"/>
    <w:rsid w:val="00D76AF3"/>
    <w:rsid w:val="00D77126"/>
    <w:rsid w:val="00D8039D"/>
    <w:rsid w:val="00D80608"/>
    <w:rsid w:val="00D810AA"/>
    <w:rsid w:val="00D814C9"/>
    <w:rsid w:val="00D8158B"/>
    <w:rsid w:val="00D81BD6"/>
    <w:rsid w:val="00D82511"/>
    <w:rsid w:val="00D82C7E"/>
    <w:rsid w:val="00D832E9"/>
    <w:rsid w:val="00D83434"/>
    <w:rsid w:val="00D83803"/>
    <w:rsid w:val="00D83AD5"/>
    <w:rsid w:val="00D83E51"/>
    <w:rsid w:val="00D84925"/>
    <w:rsid w:val="00D856E2"/>
    <w:rsid w:val="00D86375"/>
    <w:rsid w:val="00D86730"/>
    <w:rsid w:val="00D86A57"/>
    <w:rsid w:val="00D86BD1"/>
    <w:rsid w:val="00D9003E"/>
    <w:rsid w:val="00D9004C"/>
    <w:rsid w:val="00D90611"/>
    <w:rsid w:val="00D90900"/>
    <w:rsid w:val="00D9286C"/>
    <w:rsid w:val="00D9307B"/>
    <w:rsid w:val="00D945D8"/>
    <w:rsid w:val="00D95D8C"/>
    <w:rsid w:val="00D95F32"/>
    <w:rsid w:val="00D961DD"/>
    <w:rsid w:val="00D969E6"/>
    <w:rsid w:val="00D96EF5"/>
    <w:rsid w:val="00DA06F9"/>
    <w:rsid w:val="00DA0B6C"/>
    <w:rsid w:val="00DA0E28"/>
    <w:rsid w:val="00DA15D3"/>
    <w:rsid w:val="00DA1736"/>
    <w:rsid w:val="00DA30F4"/>
    <w:rsid w:val="00DA3347"/>
    <w:rsid w:val="00DA35B5"/>
    <w:rsid w:val="00DA36A7"/>
    <w:rsid w:val="00DA3E9B"/>
    <w:rsid w:val="00DA5E7C"/>
    <w:rsid w:val="00DA5FBC"/>
    <w:rsid w:val="00DA6155"/>
    <w:rsid w:val="00DA664B"/>
    <w:rsid w:val="00DA71BB"/>
    <w:rsid w:val="00DA75F6"/>
    <w:rsid w:val="00DB0756"/>
    <w:rsid w:val="00DB077C"/>
    <w:rsid w:val="00DB1147"/>
    <w:rsid w:val="00DB2BDA"/>
    <w:rsid w:val="00DB2CB8"/>
    <w:rsid w:val="00DB33CC"/>
    <w:rsid w:val="00DB4A51"/>
    <w:rsid w:val="00DB6F54"/>
    <w:rsid w:val="00DB73C8"/>
    <w:rsid w:val="00DB7ABA"/>
    <w:rsid w:val="00DC04C2"/>
    <w:rsid w:val="00DC0E0F"/>
    <w:rsid w:val="00DC2BC3"/>
    <w:rsid w:val="00DC2E2F"/>
    <w:rsid w:val="00DC4151"/>
    <w:rsid w:val="00DC4E1C"/>
    <w:rsid w:val="00DC574B"/>
    <w:rsid w:val="00DC661B"/>
    <w:rsid w:val="00DC6C5C"/>
    <w:rsid w:val="00DC6C7B"/>
    <w:rsid w:val="00DC710D"/>
    <w:rsid w:val="00DC73A0"/>
    <w:rsid w:val="00DD08A5"/>
    <w:rsid w:val="00DD106B"/>
    <w:rsid w:val="00DD12E5"/>
    <w:rsid w:val="00DD261D"/>
    <w:rsid w:val="00DD32C7"/>
    <w:rsid w:val="00DD3948"/>
    <w:rsid w:val="00DD5300"/>
    <w:rsid w:val="00DD5704"/>
    <w:rsid w:val="00DD672F"/>
    <w:rsid w:val="00DD714F"/>
    <w:rsid w:val="00DE08F5"/>
    <w:rsid w:val="00DE0BDA"/>
    <w:rsid w:val="00DE1EB9"/>
    <w:rsid w:val="00DE28D4"/>
    <w:rsid w:val="00DE291A"/>
    <w:rsid w:val="00DE2933"/>
    <w:rsid w:val="00DE2CDF"/>
    <w:rsid w:val="00DE30F0"/>
    <w:rsid w:val="00DE33D3"/>
    <w:rsid w:val="00DE3532"/>
    <w:rsid w:val="00DE447F"/>
    <w:rsid w:val="00DE4FC4"/>
    <w:rsid w:val="00DE5471"/>
    <w:rsid w:val="00DE5A0B"/>
    <w:rsid w:val="00DE5D99"/>
    <w:rsid w:val="00DE5F46"/>
    <w:rsid w:val="00DE6D95"/>
    <w:rsid w:val="00DE6E1B"/>
    <w:rsid w:val="00DE72FC"/>
    <w:rsid w:val="00DE75DE"/>
    <w:rsid w:val="00DE7B5A"/>
    <w:rsid w:val="00DE7E5D"/>
    <w:rsid w:val="00DF0382"/>
    <w:rsid w:val="00DF072A"/>
    <w:rsid w:val="00DF0A50"/>
    <w:rsid w:val="00DF0B5B"/>
    <w:rsid w:val="00DF0C52"/>
    <w:rsid w:val="00DF2011"/>
    <w:rsid w:val="00DF23A2"/>
    <w:rsid w:val="00DF24B0"/>
    <w:rsid w:val="00DF259A"/>
    <w:rsid w:val="00DF2E06"/>
    <w:rsid w:val="00DF2FFB"/>
    <w:rsid w:val="00DF3669"/>
    <w:rsid w:val="00DF4CBC"/>
    <w:rsid w:val="00DF6634"/>
    <w:rsid w:val="00DF66A8"/>
    <w:rsid w:val="00DF6BDD"/>
    <w:rsid w:val="00DF6D74"/>
    <w:rsid w:val="00DF6F2A"/>
    <w:rsid w:val="00DF7746"/>
    <w:rsid w:val="00DF794A"/>
    <w:rsid w:val="00DF79C7"/>
    <w:rsid w:val="00DF7C84"/>
    <w:rsid w:val="00E00807"/>
    <w:rsid w:val="00E00E12"/>
    <w:rsid w:val="00E00F1F"/>
    <w:rsid w:val="00E015C9"/>
    <w:rsid w:val="00E01C48"/>
    <w:rsid w:val="00E01E28"/>
    <w:rsid w:val="00E02090"/>
    <w:rsid w:val="00E02C44"/>
    <w:rsid w:val="00E040F7"/>
    <w:rsid w:val="00E04606"/>
    <w:rsid w:val="00E046B6"/>
    <w:rsid w:val="00E05201"/>
    <w:rsid w:val="00E05517"/>
    <w:rsid w:val="00E07371"/>
    <w:rsid w:val="00E074E9"/>
    <w:rsid w:val="00E077A3"/>
    <w:rsid w:val="00E10012"/>
    <w:rsid w:val="00E12DF0"/>
    <w:rsid w:val="00E13BAE"/>
    <w:rsid w:val="00E14D7B"/>
    <w:rsid w:val="00E14E72"/>
    <w:rsid w:val="00E15A32"/>
    <w:rsid w:val="00E15F66"/>
    <w:rsid w:val="00E2119B"/>
    <w:rsid w:val="00E21469"/>
    <w:rsid w:val="00E2310B"/>
    <w:rsid w:val="00E24329"/>
    <w:rsid w:val="00E255C2"/>
    <w:rsid w:val="00E25F37"/>
    <w:rsid w:val="00E26367"/>
    <w:rsid w:val="00E2645D"/>
    <w:rsid w:val="00E26782"/>
    <w:rsid w:val="00E27142"/>
    <w:rsid w:val="00E27AFB"/>
    <w:rsid w:val="00E301E5"/>
    <w:rsid w:val="00E3025E"/>
    <w:rsid w:val="00E30B26"/>
    <w:rsid w:val="00E30C8B"/>
    <w:rsid w:val="00E3137D"/>
    <w:rsid w:val="00E3153D"/>
    <w:rsid w:val="00E32D7B"/>
    <w:rsid w:val="00E338D3"/>
    <w:rsid w:val="00E34231"/>
    <w:rsid w:val="00E348C5"/>
    <w:rsid w:val="00E35481"/>
    <w:rsid w:val="00E36A10"/>
    <w:rsid w:val="00E3708F"/>
    <w:rsid w:val="00E37E16"/>
    <w:rsid w:val="00E4001E"/>
    <w:rsid w:val="00E4198F"/>
    <w:rsid w:val="00E41F92"/>
    <w:rsid w:val="00E42B5A"/>
    <w:rsid w:val="00E42DDA"/>
    <w:rsid w:val="00E430E9"/>
    <w:rsid w:val="00E432D7"/>
    <w:rsid w:val="00E43CFC"/>
    <w:rsid w:val="00E43D9C"/>
    <w:rsid w:val="00E449B9"/>
    <w:rsid w:val="00E45A0E"/>
    <w:rsid w:val="00E45AA4"/>
    <w:rsid w:val="00E47422"/>
    <w:rsid w:val="00E4757C"/>
    <w:rsid w:val="00E51010"/>
    <w:rsid w:val="00E518DC"/>
    <w:rsid w:val="00E51928"/>
    <w:rsid w:val="00E52B69"/>
    <w:rsid w:val="00E52FC0"/>
    <w:rsid w:val="00E5352F"/>
    <w:rsid w:val="00E536EC"/>
    <w:rsid w:val="00E53DF7"/>
    <w:rsid w:val="00E546B9"/>
    <w:rsid w:val="00E56104"/>
    <w:rsid w:val="00E57564"/>
    <w:rsid w:val="00E57F20"/>
    <w:rsid w:val="00E57F35"/>
    <w:rsid w:val="00E6133B"/>
    <w:rsid w:val="00E61B8E"/>
    <w:rsid w:val="00E61DE2"/>
    <w:rsid w:val="00E633BA"/>
    <w:rsid w:val="00E6479F"/>
    <w:rsid w:val="00E6566B"/>
    <w:rsid w:val="00E66D5A"/>
    <w:rsid w:val="00E67601"/>
    <w:rsid w:val="00E67EB2"/>
    <w:rsid w:val="00E67FCD"/>
    <w:rsid w:val="00E70279"/>
    <w:rsid w:val="00E702D8"/>
    <w:rsid w:val="00E70608"/>
    <w:rsid w:val="00E71101"/>
    <w:rsid w:val="00E71D0C"/>
    <w:rsid w:val="00E72231"/>
    <w:rsid w:val="00E737EE"/>
    <w:rsid w:val="00E73BA2"/>
    <w:rsid w:val="00E73C73"/>
    <w:rsid w:val="00E73EA9"/>
    <w:rsid w:val="00E74390"/>
    <w:rsid w:val="00E74C5B"/>
    <w:rsid w:val="00E75282"/>
    <w:rsid w:val="00E75578"/>
    <w:rsid w:val="00E76DAD"/>
    <w:rsid w:val="00E825BF"/>
    <w:rsid w:val="00E82806"/>
    <w:rsid w:val="00E8282A"/>
    <w:rsid w:val="00E82D11"/>
    <w:rsid w:val="00E82DE8"/>
    <w:rsid w:val="00E833A5"/>
    <w:rsid w:val="00E834DA"/>
    <w:rsid w:val="00E8374F"/>
    <w:rsid w:val="00E837A3"/>
    <w:rsid w:val="00E85319"/>
    <w:rsid w:val="00E85576"/>
    <w:rsid w:val="00E8574D"/>
    <w:rsid w:val="00E87CE7"/>
    <w:rsid w:val="00E91717"/>
    <w:rsid w:val="00E91751"/>
    <w:rsid w:val="00E91930"/>
    <w:rsid w:val="00E92980"/>
    <w:rsid w:val="00E929D4"/>
    <w:rsid w:val="00E92CA1"/>
    <w:rsid w:val="00E94D92"/>
    <w:rsid w:val="00E95021"/>
    <w:rsid w:val="00E96D14"/>
    <w:rsid w:val="00E971F2"/>
    <w:rsid w:val="00E97918"/>
    <w:rsid w:val="00EA01D2"/>
    <w:rsid w:val="00EA0436"/>
    <w:rsid w:val="00EA1615"/>
    <w:rsid w:val="00EA19AA"/>
    <w:rsid w:val="00EA2653"/>
    <w:rsid w:val="00EA2748"/>
    <w:rsid w:val="00EA2F27"/>
    <w:rsid w:val="00EA3130"/>
    <w:rsid w:val="00EA31A8"/>
    <w:rsid w:val="00EA356F"/>
    <w:rsid w:val="00EA3AB6"/>
    <w:rsid w:val="00EA510B"/>
    <w:rsid w:val="00EA55D4"/>
    <w:rsid w:val="00EA5A9B"/>
    <w:rsid w:val="00EA7EAA"/>
    <w:rsid w:val="00EB01E6"/>
    <w:rsid w:val="00EB18E1"/>
    <w:rsid w:val="00EB320B"/>
    <w:rsid w:val="00EB39F4"/>
    <w:rsid w:val="00EB3C62"/>
    <w:rsid w:val="00EB41EC"/>
    <w:rsid w:val="00EB4ECD"/>
    <w:rsid w:val="00EB54DC"/>
    <w:rsid w:val="00EB5D67"/>
    <w:rsid w:val="00EB6AC0"/>
    <w:rsid w:val="00EB7685"/>
    <w:rsid w:val="00EB7700"/>
    <w:rsid w:val="00EC038D"/>
    <w:rsid w:val="00EC1F83"/>
    <w:rsid w:val="00EC28B5"/>
    <w:rsid w:val="00EC2CD1"/>
    <w:rsid w:val="00EC3098"/>
    <w:rsid w:val="00EC314F"/>
    <w:rsid w:val="00EC5ADF"/>
    <w:rsid w:val="00EC7693"/>
    <w:rsid w:val="00ED1299"/>
    <w:rsid w:val="00ED1544"/>
    <w:rsid w:val="00ED18D9"/>
    <w:rsid w:val="00ED389B"/>
    <w:rsid w:val="00ED38C1"/>
    <w:rsid w:val="00ED44BE"/>
    <w:rsid w:val="00ED5188"/>
    <w:rsid w:val="00ED5409"/>
    <w:rsid w:val="00ED546D"/>
    <w:rsid w:val="00ED5475"/>
    <w:rsid w:val="00ED5927"/>
    <w:rsid w:val="00ED5B75"/>
    <w:rsid w:val="00ED6110"/>
    <w:rsid w:val="00ED6B74"/>
    <w:rsid w:val="00ED6D17"/>
    <w:rsid w:val="00ED6E69"/>
    <w:rsid w:val="00EE13E7"/>
    <w:rsid w:val="00EE25C4"/>
    <w:rsid w:val="00EE396B"/>
    <w:rsid w:val="00EE4218"/>
    <w:rsid w:val="00EE504D"/>
    <w:rsid w:val="00EE5748"/>
    <w:rsid w:val="00EE614D"/>
    <w:rsid w:val="00EE621C"/>
    <w:rsid w:val="00EE634C"/>
    <w:rsid w:val="00EE6363"/>
    <w:rsid w:val="00EE65B8"/>
    <w:rsid w:val="00EE6829"/>
    <w:rsid w:val="00EE6B55"/>
    <w:rsid w:val="00EE76D1"/>
    <w:rsid w:val="00EE7CAD"/>
    <w:rsid w:val="00EF0235"/>
    <w:rsid w:val="00EF0357"/>
    <w:rsid w:val="00EF1560"/>
    <w:rsid w:val="00EF1881"/>
    <w:rsid w:val="00EF19F7"/>
    <w:rsid w:val="00EF252F"/>
    <w:rsid w:val="00EF270C"/>
    <w:rsid w:val="00EF2E05"/>
    <w:rsid w:val="00EF34D9"/>
    <w:rsid w:val="00EF3E5B"/>
    <w:rsid w:val="00EF4518"/>
    <w:rsid w:val="00EF50EA"/>
    <w:rsid w:val="00EF52FD"/>
    <w:rsid w:val="00EF5E01"/>
    <w:rsid w:val="00EF61DE"/>
    <w:rsid w:val="00EF7715"/>
    <w:rsid w:val="00EF7BAB"/>
    <w:rsid w:val="00F00048"/>
    <w:rsid w:val="00F008AD"/>
    <w:rsid w:val="00F00D8B"/>
    <w:rsid w:val="00F0233F"/>
    <w:rsid w:val="00F02C8D"/>
    <w:rsid w:val="00F02C8E"/>
    <w:rsid w:val="00F04A86"/>
    <w:rsid w:val="00F05F13"/>
    <w:rsid w:val="00F05F6F"/>
    <w:rsid w:val="00F06280"/>
    <w:rsid w:val="00F06694"/>
    <w:rsid w:val="00F06B40"/>
    <w:rsid w:val="00F06BED"/>
    <w:rsid w:val="00F07BD1"/>
    <w:rsid w:val="00F10740"/>
    <w:rsid w:val="00F10758"/>
    <w:rsid w:val="00F1144F"/>
    <w:rsid w:val="00F11542"/>
    <w:rsid w:val="00F11AD7"/>
    <w:rsid w:val="00F11C60"/>
    <w:rsid w:val="00F127B4"/>
    <w:rsid w:val="00F130CC"/>
    <w:rsid w:val="00F1352B"/>
    <w:rsid w:val="00F13990"/>
    <w:rsid w:val="00F1408D"/>
    <w:rsid w:val="00F14576"/>
    <w:rsid w:val="00F15628"/>
    <w:rsid w:val="00F16229"/>
    <w:rsid w:val="00F17295"/>
    <w:rsid w:val="00F20668"/>
    <w:rsid w:val="00F207B0"/>
    <w:rsid w:val="00F20B0A"/>
    <w:rsid w:val="00F20C45"/>
    <w:rsid w:val="00F20E6F"/>
    <w:rsid w:val="00F20E73"/>
    <w:rsid w:val="00F21045"/>
    <w:rsid w:val="00F22802"/>
    <w:rsid w:val="00F22C2F"/>
    <w:rsid w:val="00F23947"/>
    <w:rsid w:val="00F243B3"/>
    <w:rsid w:val="00F247BB"/>
    <w:rsid w:val="00F25568"/>
    <w:rsid w:val="00F25BD6"/>
    <w:rsid w:val="00F25CCB"/>
    <w:rsid w:val="00F268B1"/>
    <w:rsid w:val="00F27151"/>
    <w:rsid w:val="00F3130D"/>
    <w:rsid w:val="00F339BD"/>
    <w:rsid w:val="00F35C2C"/>
    <w:rsid w:val="00F37510"/>
    <w:rsid w:val="00F4041B"/>
    <w:rsid w:val="00F4133A"/>
    <w:rsid w:val="00F41B6F"/>
    <w:rsid w:val="00F429CD"/>
    <w:rsid w:val="00F43E05"/>
    <w:rsid w:val="00F44617"/>
    <w:rsid w:val="00F44B17"/>
    <w:rsid w:val="00F44CE8"/>
    <w:rsid w:val="00F45E9C"/>
    <w:rsid w:val="00F46A50"/>
    <w:rsid w:val="00F4739E"/>
    <w:rsid w:val="00F475C1"/>
    <w:rsid w:val="00F50F6E"/>
    <w:rsid w:val="00F51E04"/>
    <w:rsid w:val="00F51EB6"/>
    <w:rsid w:val="00F52DB5"/>
    <w:rsid w:val="00F52DE9"/>
    <w:rsid w:val="00F5311A"/>
    <w:rsid w:val="00F5375D"/>
    <w:rsid w:val="00F53F2D"/>
    <w:rsid w:val="00F5548A"/>
    <w:rsid w:val="00F560B5"/>
    <w:rsid w:val="00F57CEE"/>
    <w:rsid w:val="00F57F88"/>
    <w:rsid w:val="00F603D8"/>
    <w:rsid w:val="00F6087B"/>
    <w:rsid w:val="00F60F5B"/>
    <w:rsid w:val="00F61018"/>
    <w:rsid w:val="00F614E9"/>
    <w:rsid w:val="00F618F1"/>
    <w:rsid w:val="00F624F7"/>
    <w:rsid w:val="00F62D3C"/>
    <w:rsid w:val="00F6368D"/>
    <w:rsid w:val="00F63ADE"/>
    <w:rsid w:val="00F64797"/>
    <w:rsid w:val="00F6705C"/>
    <w:rsid w:val="00F67A31"/>
    <w:rsid w:val="00F67ED9"/>
    <w:rsid w:val="00F7066F"/>
    <w:rsid w:val="00F71C0B"/>
    <w:rsid w:val="00F72A49"/>
    <w:rsid w:val="00F72DCC"/>
    <w:rsid w:val="00F73524"/>
    <w:rsid w:val="00F73E14"/>
    <w:rsid w:val="00F75270"/>
    <w:rsid w:val="00F75879"/>
    <w:rsid w:val="00F76828"/>
    <w:rsid w:val="00F76C8A"/>
    <w:rsid w:val="00F77D77"/>
    <w:rsid w:val="00F77F4A"/>
    <w:rsid w:val="00F81571"/>
    <w:rsid w:val="00F81F29"/>
    <w:rsid w:val="00F82DD2"/>
    <w:rsid w:val="00F82EA7"/>
    <w:rsid w:val="00F847E0"/>
    <w:rsid w:val="00F85479"/>
    <w:rsid w:val="00F86BEC"/>
    <w:rsid w:val="00F878FB"/>
    <w:rsid w:val="00F87ED5"/>
    <w:rsid w:val="00F91011"/>
    <w:rsid w:val="00F914DB"/>
    <w:rsid w:val="00F92288"/>
    <w:rsid w:val="00F927FE"/>
    <w:rsid w:val="00F93205"/>
    <w:rsid w:val="00F93547"/>
    <w:rsid w:val="00F94BE9"/>
    <w:rsid w:val="00F94DBB"/>
    <w:rsid w:val="00F95F18"/>
    <w:rsid w:val="00F96018"/>
    <w:rsid w:val="00F97FBE"/>
    <w:rsid w:val="00FA0931"/>
    <w:rsid w:val="00FA0977"/>
    <w:rsid w:val="00FA0DD3"/>
    <w:rsid w:val="00FA0F4B"/>
    <w:rsid w:val="00FA0FD8"/>
    <w:rsid w:val="00FA1E67"/>
    <w:rsid w:val="00FA2365"/>
    <w:rsid w:val="00FA3742"/>
    <w:rsid w:val="00FA5288"/>
    <w:rsid w:val="00FA56B6"/>
    <w:rsid w:val="00FA5C02"/>
    <w:rsid w:val="00FA686A"/>
    <w:rsid w:val="00FA6CF6"/>
    <w:rsid w:val="00FB0F96"/>
    <w:rsid w:val="00FB0FDF"/>
    <w:rsid w:val="00FB0FF7"/>
    <w:rsid w:val="00FB1419"/>
    <w:rsid w:val="00FB2111"/>
    <w:rsid w:val="00FB251E"/>
    <w:rsid w:val="00FB2D86"/>
    <w:rsid w:val="00FB41EB"/>
    <w:rsid w:val="00FB45D4"/>
    <w:rsid w:val="00FB4C7B"/>
    <w:rsid w:val="00FB7B5A"/>
    <w:rsid w:val="00FB7D21"/>
    <w:rsid w:val="00FC0D52"/>
    <w:rsid w:val="00FC112B"/>
    <w:rsid w:val="00FC1F71"/>
    <w:rsid w:val="00FC274E"/>
    <w:rsid w:val="00FC28A0"/>
    <w:rsid w:val="00FC3237"/>
    <w:rsid w:val="00FC32EF"/>
    <w:rsid w:val="00FC3391"/>
    <w:rsid w:val="00FC4701"/>
    <w:rsid w:val="00FC4965"/>
    <w:rsid w:val="00FC5316"/>
    <w:rsid w:val="00FC569F"/>
    <w:rsid w:val="00FC56B2"/>
    <w:rsid w:val="00FC612F"/>
    <w:rsid w:val="00FC625F"/>
    <w:rsid w:val="00FC65FA"/>
    <w:rsid w:val="00FC6969"/>
    <w:rsid w:val="00FC73CF"/>
    <w:rsid w:val="00FC79E8"/>
    <w:rsid w:val="00FD04A4"/>
    <w:rsid w:val="00FD04F5"/>
    <w:rsid w:val="00FD0AC5"/>
    <w:rsid w:val="00FD12E3"/>
    <w:rsid w:val="00FD1D8D"/>
    <w:rsid w:val="00FD2350"/>
    <w:rsid w:val="00FD2921"/>
    <w:rsid w:val="00FD32B2"/>
    <w:rsid w:val="00FD3D19"/>
    <w:rsid w:val="00FD473A"/>
    <w:rsid w:val="00FD524B"/>
    <w:rsid w:val="00FD5336"/>
    <w:rsid w:val="00FD5A08"/>
    <w:rsid w:val="00FD5DAB"/>
    <w:rsid w:val="00FD63E7"/>
    <w:rsid w:val="00FD6833"/>
    <w:rsid w:val="00FD71BC"/>
    <w:rsid w:val="00FD75F2"/>
    <w:rsid w:val="00FD77B4"/>
    <w:rsid w:val="00FD7A11"/>
    <w:rsid w:val="00FE02E4"/>
    <w:rsid w:val="00FE097E"/>
    <w:rsid w:val="00FE0A42"/>
    <w:rsid w:val="00FE0A96"/>
    <w:rsid w:val="00FE170A"/>
    <w:rsid w:val="00FE17CD"/>
    <w:rsid w:val="00FE2315"/>
    <w:rsid w:val="00FE2532"/>
    <w:rsid w:val="00FE26A4"/>
    <w:rsid w:val="00FE307B"/>
    <w:rsid w:val="00FE3A5D"/>
    <w:rsid w:val="00FE4400"/>
    <w:rsid w:val="00FE4634"/>
    <w:rsid w:val="00FE4AD2"/>
    <w:rsid w:val="00FE5DFB"/>
    <w:rsid w:val="00FE5FE2"/>
    <w:rsid w:val="00FE623E"/>
    <w:rsid w:val="00FE6D73"/>
    <w:rsid w:val="00FE7921"/>
    <w:rsid w:val="00FE79BB"/>
    <w:rsid w:val="00FE7CF6"/>
    <w:rsid w:val="00FF28E2"/>
    <w:rsid w:val="00FF5A30"/>
    <w:rsid w:val="00FF5E18"/>
    <w:rsid w:val="00FF5E27"/>
    <w:rsid w:val="00FF5E7D"/>
    <w:rsid w:val="00FF6DAD"/>
    <w:rsid w:val="00FF730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C125E"/>
  <w15:chartTrackingRefBased/>
  <w15:docId w15:val="{2DBA56A7-9232-445C-9806-3E1F7224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2231"/>
    <w:pPr>
      <w:spacing w:after="200" w:line="276" w:lineRule="auto"/>
    </w:pPr>
    <w:rPr>
      <w:kern w:val="0"/>
      <w:sz w:val="22"/>
      <w:szCs w:val="28"/>
      <w14:ligatures w14:val="none"/>
    </w:rPr>
  </w:style>
  <w:style w:type="paragraph" w:styleId="1">
    <w:name w:val="heading 1"/>
    <w:basedOn w:val="a"/>
    <w:next w:val="a"/>
    <w:link w:val="10"/>
    <w:uiPriority w:val="9"/>
    <w:qFormat/>
    <w:rsid w:val="00A154ED"/>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unhideWhenUsed/>
    <w:qFormat/>
    <w:rsid w:val="00A154ED"/>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unhideWhenUsed/>
    <w:qFormat/>
    <w:rsid w:val="00A154ED"/>
    <w:pPr>
      <w:keepNext/>
      <w:keepLines/>
      <w:spacing w:before="120" w:after="4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A154E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154E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54E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54E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54E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54E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A154ED"/>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rsid w:val="00A154ED"/>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rsid w:val="00A154ED"/>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A154ED"/>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A154ED"/>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A154ED"/>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A154ED"/>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A154ED"/>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A154ED"/>
    <w:rPr>
      <w:rFonts w:eastAsiaTheme="majorEastAsia" w:cstheme="majorBidi"/>
      <w:color w:val="272727" w:themeColor="text1" w:themeTint="D8"/>
    </w:rPr>
  </w:style>
  <w:style w:type="paragraph" w:styleId="a3">
    <w:name w:val="Title"/>
    <w:basedOn w:val="a"/>
    <w:next w:val="a"/>
    <w:link w:val="a4"/>
    <w:uiPriority w:val="10"/>
    <w:qFormat/>
    <w:rsid w:val="00A154ED"/>
    <w:pPr>
      <w:spacing w:after="40"/>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A154ED"/>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A154ED"/>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A154ED"/>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A154ED"/>
    <w:pPr>
      <w:spacing w:before="160"/>
      <w:jc w:val="center"/>
    </w:pPr>
    <w:rPr>
      <w:i/>
      <w:iCs/>
      <w:color w:val="404040" w:themeColor="text1" w:themeTint="BF"/>
    </w:rPr>
  </w:style>
  <w:style w:type="character" w:customStyle="1" w:styleId="a8">
    <w:name w:val="คำอ้างอิง อักขระ"/>
    <w:basedOn w:val="a0"/>
    <w:link w:val="a7"/>
    <w:uiPriority w:val="29"/>
    <w:rsid w:val="00A154ED"/>
    <w:rPr>
      <w:i/>
      <w:iCs/>
      <w:color w:val="404040" w:themeColor="text1" w:themeTint="BF"/>
    </w:rPr>
  </w:style>
  <w:style w:type="paragraph" w:styleId="a9">
    <w:name w:val="List Paragraph"/>
    <w:basedOn w:val="a"/>
    <w:uiPriority w:val="34"/>
    <w:qFormat/>
    <w:rsid w:val="00A154ED"/>
    <w:pPr>
      <w:ind w:left="720"/>
      <w:contextualSpacing/>
    </w:pPr>
  </w:style>
  <w:style w:type="character" w:styleId="aa">
    <w:name w:val="Intense Emphasis"/>
    <w:basedOn w:val="a0"/>
    <w:uiPriority w:val="21"/>
    <w:qFormat/>
    <w:rsid w:val="00A154ED"/>
    <w:rPr>
      <w:i/>
      <w:iCs/>
      <w:color w:val="0F4761" w:themeColor="accent1" w:themeShade="BF"/>
    </w:rPr>
  </w:style>
  <w:style w:type="paragraph" w:styleId="ab">
    <w:name w:val="Intense Quote"/>
    <w:basedOn w:val="a"/>
    <w:next w:val="a"/>
    <w:link w:val="ac"/>
    <w:uiPriority w:val="30"/>
    <w:qFormat/>
    <w:rsid w:val="00A15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A154ED"/>
    <w:rPr>
      <w:i/>
      <w:iCs/>
      <w:color w:val="0F4761" w:themeColor="accent1" w:themeShade="BF"/>
    </w:rPr>
  </w:style>
  <w:style w:type="character" w:styleId="ad">
    <w:name w:val="Intense Reference"/>
    <w:basedOn w:val="a0"/>
    <w:uiPriority w:val="32"/>
    <w:qFormat/>
    <w:rsid w:val="00A154ED"/>
    <w:rPr>
      <w:b/>
      <w:bCs/>
      <w:smallCaps/>
      <w:color w:val="0F4761" w:themeColor="accent1" w:themeShade="BF"/>
      <w:spacing w:val="5"/>
    </w:rPr>
  </w:style>
  <w:style w:type="paragraph" w:styleId="ae">
    <w:name w:val="header"/>
    <w:basedOn w:val="a"/>
    <w:link w:val="af"/>
    <w:uiPriority w:val="99"/>
    <w:unhideWhenUsed/>
    <w:rsid w:val="00192B1B"/>
    <w:pPr>
      <w:tabs>
        <w:tab w:val="center" w:pos="4513"/>
        <w:tab w:val="right" w:pos="9026"/>
      </w:tabs>
      <w:spacing w:after="0" w:line="240" w:lineRule="auto"/>
    </w:pPr>
  </w:style>
  <w:style w:type="character" w:customStyle="1" w:styleId="af">
    <w:name w:val="หัวกระดาษ อักขระ"/>
    <w:basedOn w:val="a0"/>
    <w:link w:val="ae"/>
    <w:uiPriority w:val="99"/>
    <w:rsid w:val="00192B1B"/>
    <w:rPr>
      <w:kern w:val="0"/>
      <w:sz w:val="22"/>
      <w:szCs w:val="28"/>
      <w14:ligatures w14:val="none"/>
    </w:rPr>
  </w:style>
  <w:style w:type="paragraph" w:styleId="af0">
    <w:name w:val="Normal (Web)"/>
    <w:basedOn w:val="a"/>
    <w:uiPriority w:val="99"/>
    <w:semiHidden/>
    <w:unhideWhenUsed/>
    <w:rsid w:val="00B34AEE"/>
    <w:rPr>
      <w:rFonts w:ascii="Times New Roman" w:hAnsi="Times New Roman" w:cs="Angsana New"/>
      <w:sz w:val="24"/>
      <w:szCs w:val="30"/>
    </w:rPr>
  </w:style>
  <w:style w:type="paragraph" w:styleId="af1">
    <w:name w:val="footer"/>
    <w:basedOn w:val="a"/>
    <w:link w:val="af2"/>
    <w:uiPriority w:val="99"/>
    <w:unhideWhenUsed/>
    <w:rsid w:val="00954984"/>
    <w:pPr>
      <w:tabs>
        <w:tab w:val="center" w:pos="4513"/>
        <w:tab w:val="right" w:pos="9026"/>
      </w:tabs>
      <w:spacing w:after="0" w:line="240" w:lineRule="auto"/>
    </w:pPr>
  </w:style>
  <w:style w:type="character" w:customStyle="1" w:styleId="af2">
    <w:name w:val="ท้ายกระดาษ อักขระ"/>
    <w:basedOn w:val="a0"/>
    <w:link w:val="af1"/>
    <w:uiPriority w:val="99"/>
    <w:rsid w:val="00954984"/>
    <w:rPr>
      <w:kern w:val="0"/>
      <w:sz w:val="22"/>
      <w:szCs w:val="28"/>
      <w14:ligatures w14:val="none"/>
    </w:rPr>
  </w:style>
  <w:style w:type="paragraph" w:styleId="af3">
    <w:name w:val="caption"/>
    <w:basedOn w:val="a"/>
    <w:next w:val="a"/>
    <w:uiPriority w:val="35"/>
    <w:unhideWhenUsed/>
    <w:qFormat/>
    <w:rsid w:val="001616AC"/>
    <w:pPr>
      <w:spacing w:line="240" w:lineRule="auto"/>
    </w:pPr>
    <w:rPr>
      <w:i/>
      <w:iCs/>
      <w:color w:val="0E2841" w:themeColor="text2"/>
      <w:sz w:val="18"/>
      <w:szCs w:val="22"/>
    </w:rPr>
  </w:style>
  <w:style w:type="table" w:styleId="af4">
    <w:name w:val="Table Grid"/>
    <w:basedOn w:val="a1"/>
    <w:uiPriority w:val="59"/>
    <w:rsid w:val="00DD32C7"/>
    <w:pPr>
      <w:spacing w:after="0"/>
    </w:pPr>
    <w:rPr>
      <w:kern w:val="0"/>
      <w:sz w:val="22"/>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rsid w:val="002B351E"/>
    <w:rPr>
      <w:color w:val="467886" w:themeColor="hyperlink"/>
      <w:u w:val="single"/>
    </w:rPr>
  </w:style>
  <w:style w:type="character" w:styleId="af6">
    <w:name w:val="Unresolved Mention"/>
    <w:basedOn w:val="a0"/>
    <w:uiPriority w:val="99"/>
    <w:semiHidden/>
    <w:unhideWhenUsed/>
    <w:rsid w:val="002B351E"/>
    <w:rPr>
      <w:color w:val="605E5C"/>
      <w:shd w:val="clear" w:color="auto" w:fill="E1DFDD"/>
    </w:rPr>
  </w:style>
  <w:style w:type="character" w:styleId="af7">
    <w:name w:val="FollowedHyperlink"/>
    <w:basedOn w:val="a0"/>
    <w:uiPriority w:val="99"/>
    <w:semiHidden/>
    <w:unhideWhenUsed/>
    <w:rsid w:val="002B351E"/>
    <w:rPr>
      <w:color w:val="96607D" w:themeColor="followedHyperlink"/>
      <w:u w:val="single"/>
    </w:rPr>
  </w:style>
  <w:style w:type="paragraph" w:styleId="af8">
    <w:name w:val="TOC Heading"/>
    <w:basedOn w:val="af3"/>
    <w:next w:val="a"/>
    <w:uiPriority w:val="39"/>
    <w:unhideWhenUsed/>
    <w:qFormat/>
    <w:rsid w:val="00AE0B6A"/>
    <w:rPr>
      <w:rFonts w:ascii="TH SarabunPSK" w:hAnsi="TH SarabunPSK" w:cs="TH SarabunPSK"/>
      <w:b/>
      <w:bCs/>
      <w:i w:val="0"/>
      <w:iCs w:val="0"/>
      <w:sz w:val="32"/>
      <w:szCs w:val="32"/>
    </w:rPr>
  </w:style>
  <w:style w:type="paragraph" w:styleId="11">
    <w:name w:val="toc 1"/>
    <w:basedOn w:val="a"/>
    <w:next w:val="a"/>
    <w:autoRedefine/>
    <w:uiPriority w:val="39"/>
    <w:unhideWhenUsed/>
    <w:rsid w:val="007B08DE"/>
    <w:pPr>
      <w:tabs>
        <w:tab w:val="right" w:leader="dot" w:pos="9016"/>
      </w:tabs>
      <w:spacing w:after="100"/>
    </w:pPr>
    <w:rPr>
      <w:rFonts w:ascii="TH SarabunPSK" w:hAnsi="TH SarabunPSK" w:cs="TH SarabunPSK"/>
      <w:b/>
      <w:bCs/>
      <w:noProof/>
      <w:color w:val="000000" w:themeColor="text1"/>
      <w:sz w:val="32"/>
      <w:szCs w:val="32"/>
    </w:rPr>
  </w:style>
  <w:style w:type="paragraph" w:styleId="21">
    <w:name w:val="toc 2"/>
    <w:basedOn w:val="a"/>
    <w:next w:val="a"/>
    <w:autoRedefine/>
    <w:uiPriority w:val="39"/>
    <w:unhideWhenUsed/>
    <w:rsid w:val="000975EB"/>
    <w:pPr>
      <w:spacing w:after="100"/>
      <w:ind w:left="220"/>
    </w:pPr>
  </w:style>
  <w:style w:type="paragraph" w:styleId="af9">
    <w:name w:val="table of figures"/>
    <w:basedOn w:val="a"/>
    <w:next w:val="a"/>
    <w:uiPriority w:val="99"/>
    <w:unhideWhenUsed/>
    <w:rsid w:val="000074EA"/>
    <w:pPr>
      <w:spacing w:after="0"/>
    </w:pPr>
  </w:style>
  <w:style w:type="paragraph" w:styleId="31">
    <w:name w:val="toc 3"/>
    <w:basedOn w:val="a"/>
    <w:next w:val="a"/>
    <w:autoRedefine/>
    <w:uiPriority w:val="39"/>
    <w:unhideWhenUsed/>
    <w:rsid w:val="00122C98"/>
    <w:pPr>
      <w:spacing w:after="100"/>
      <w:ind w:left="440"/>
    </w:pPr>
  </w:style>
  <w:style w:type="paragraph" w:customStyle="1" w:styleId="Default">
    <w:name w:val="Default"/>
    <w:rsid w:val="00182E8A"/>
    <w:pPr>
      <w:autoSpaceDE w:val="0"/>
      <w:autoSpaceDN w:val="0"/>
      <w:adjustRightInd w:val="0"/>
      <w:spacing w:after="0"/>
    </w:pPr>
    <w:rPr>
      <w:rFonts w:ascii="TH Sarabun New" w:hAnsi="TH Sarabun New" w:cs="TH Sarabun New"/>
      <w:color w:val="000000"/>
      <w:kern w:val="0"/>
      <w:szCs w:val="24"/>
    </w:rPr>
  </w:style>
  <w:style w:type="paragraph" w:styleId="afa">
    <w:name w:val="Revision"/>
    <w:hidden/>
    <w:uiPriority w:val="99"/>
    <w:semiHidden/>
    <w:rsid w:val="006477BD"/>
    <w:pPr>
      <w:spacing w:after="0"/>
    </w:pPr>
    <w:rPr>
      <w:kern w:val="0"/>
      <w:sz w:val="22"/>
      <w:szCs w:val="28"/>
      <w14:ligatures w14:val="none"/>
    </w:rPr>
  </w:style>
  <w:style w:type="paragraph" w:styleId="41">
    <w:name w:val="toc 4"/>
    <w:basedOn w:val="a"/>
    <w:next w:val="a"/>
    <w:autoRedefine/>
    <w:uiPriority w:val="39"/>
    <w:unhideWhenUsed/>
    <w:rsid w:val="00FD71BC"/>
    <w:pPr>
      <w:spacing w:after="100" w:line="278" w:lineRule="auto"/>
      <w:ind w:left="720"/>
    </w:pPr>
    <w:rPr>
      <w:rFonts w:eastAsiaTheme="minorEastAsia"/>
      <w:kern w:val="2"/>
      <w:sz w:val="24"/>
      <w:szCs w:val="30"/>
      <w14:ligatures w14:val="standardContextual"/>
    </w:rPr>
  </w:style>
  <w:style w:type="paragraph" w:styleId="51">
    <w:name w:val="toc 5"/>
    <w:basedOn w:val="a"/>
    <w:next w:val="a"/>
    <w:autoRedefine/>
    <w:uiPriority w:val="39"/>
    <w:unhideWhenUsed/>
    <w:rsid w:val="00FD71BC"/>
    <w:pPr>
      <w:spacing w:after="100" w:line="278" w:lineRule="auto"/>
      <w:ind w:left="960"/>
    </w:pPr>
    <w:rPr>
      <w:rFonts w:eastAsiaTheme="minorEastAsia"/>
      <w:kern w:val="2"/>
      <w:sz w:val="24"/>
      <w:szCs w:val="30"/>
      <w14:ligatures w14:val="standardContextual"/>
    </w:rPr>
  </w:style>
  <w:style w:type="paragraph" w:styleId="61">
    <w:name w:val="toc 6"/>
    <w:basedOn w:val="a"/>
    <w:next w:val="a"/>
    <w:autoRedefine/>
    <w:uiPriority w:val="39"/>
    <w:unhideWhenUsed/>
    <w:rsid w:val="00FD71BC"/>
    <w:pPr>
      <w:spacing w:after="100" w:line="278" w:lineRule="auto"/>
      <w:ind w:left="1200"/>
    </w:pPr>
    <w:rPr>
      <w:rFonts w:eastAsiaTheme="minorEastAsia"/>
      <w:kern w:val="2"/>
      <w:sz w:val="24"/>
      <w:szCs w:val="30"/>
      <w14:ligatures w14:val="standardContextual"/>
    </w:rPr>
  </w:style>
  <w:style w:type="paragraph" w:styleId="71">
    <w:name w:val="toc 7"/>
    <w:basedOn w:val="a"/>
    <w:next w:val="a"/>
    <w:autoRedefine/>
    <w:uiPriority w:val="39"/>
    <w:unhideWhenUsed/>
    <w:rsid w:val="00FD71BC"/>
    <w:pPr>
      <w:spacing w:after="100" w:line="278" w:lineRule="auto"/>
      <w:ind w:left="1440"/>
    </w:pPr>
    <w:rPr>
      <w:rFonts w:eastAsiaTheme="minorEastAsia"/>
      <w:kern w:val="2"/>
      <w:sz w:val="24"/>
      <w:szCs w:val="30"/>
      <w14:ligatures w14:val="standardContextual"/>
    </w:rPr>
  </w:style>
  <w:style w:type="paragraph" w:styleId="81">
    <w:name w:val="toc 8"/>
    <w:basedOn w:val="a"/>
    <w:next w:val="a"/>
    <w:autoRedefine/>
    <w:uiPriority w:val="39"/>
    <w:unhideWhenUsed/>
    <w:rsid w:val="00FD71BC"/>
    <w:pPr>
      <w:spacing w:after="100" w:line="278" w:lineRule="auto"/>
      <w:ind w:left="1680"/>
    </w:pPr>
    <w:rPr>
      <w:rFonts w:eastAsiaTheme="minorEastAsia"/>
      <w:kern w:val="2"/>
      <w:sz w:val="24"/>
      <w:szCs w:val="30"/>
      <w14:ligatures w14:val="standardContextual"/>
    </w:rPr>
  </w:style>
  <w:style w:type="paragraph" w:styleId="91">
    <w:name w:val="toc 9"/>
    <w:basedOn w:val="a"/>
    <w:next w:val="a"/>
    <w:autoRedefine/>
    <w:uiPriority w:val="39"/>
    <w:unhideWhenUsed/>
    <w:rsid w:val="00FD71BC"/>
    <w:pPr>
      <w:spacing w:after="100" w:line="278" w:lineRule="auto"/>
      <w:ind w:left="1920"/>
    </w:pPr>
    <w:rPr>
      <w:rFonts w:eastAsiaTheme="minorEastAsia"/>
      <w:kern w:val="2"/>
      <w:sz w:val="24"/>
      <w:szCs w:val="30"/>
      <w14:ligatures w14:val="standardContextual"/>
    </w:rPr>
  </w:style>
  <w:style w:type="table" w:styleId="afb">
    <w:name w:val="Light List"/>
    <w:basedOn w:val="a1"/>
    <w:uiPriority w:val="61"/>
    <w:rsid w:val="00175FA3"/>
    <w:pPr>
      <w:spacing w:after="0"/>
    </w:pPr>
    <w:rPr>
      <w:rFonts w:eastAsiaTheme="minorEastAsia"/>
      <w:kern w:val="0"/>
      <w:sz w:val="28"/>
      <w:szCs w:val="28"/>
      <w:c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Grid Table 1 Light"/>
    <w:basedOn w:val="a1"/>
    <w:uiPriority w:val="46"/>
    <w:rsid w:val="00A534E3"/>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c">
    <w:name w:val="annotation text"/>
    <w:basedOn w:val="a"/>
    <w:link w:val="afd"/>
    <w:uiPriority w:val="99"/>
    <w:semiHidden/>
    <w:unhideWhenUsed/>
    <w:rsid w:val="00FE3A5D"/>
    <w:pPr>
      <w:spacing w:line="240" w:lineRule="auto"/>
    </w:pPr>
    <w:rPr>
      <w:sz w:val="20"/>
      <w:szCs w:val="25"/>
    </w:rPr>
  </w:style>
  <w:style w:type="character" w:customStyle="1" w:styleId="afd">
    <w:name w:val="ข้อความข้อคิดเห็น อักขระ"/>
    <w:basedOn w:val="a0"/>
    <w:link w:val="afc"/>
    <w:uiPriority w:val="99"/>
    <w:semiHidden/>
    <w:rsid w:val="00FE3A5D"/>
    <w:rPr>
      <w:kern w:val="0"/>
      <w:sz w:val="20"/>
      <w:szCs w:val="25"/>
      <w14:ligatures w14:val="none"/>
    </w:rPr>
  </w:style>
  <w:style w:type="character" w:styleId="afe">
    <w:name w:val="annotation reference"/>
    <w:basedOn w:val="a0"/>
    <w:uiPriority w:val="99"/>
    <w:semiHidden/>
    <w:unhideWhenUsed/>
    <w:rsid w:val="00FE3A5D"/>
    <w:rPr>
      <w:sz w:val="1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1738">
      <w:bodyDiv w:val="1"/>
      <w:marLeft w:val="0"/>
      <w:marRight w:val="0"/>
      <w:marTop w:val="0"/>
      <w:marBottom w:val="0"/>
      <w:divBdr>
        <w:top w:val="none" w:sz="0" w:space="0" w:color="auto"/>
        <w:left w:val="none" w:sz="0" w:space="0" w:color="auto"/>
        <w:bottom w:val="none" w:sz="0" w:space="0" w:color="auto"/>
        <w:right w:val="none" w:sz="0" w:space="0" w:color="auto"/>
      </w:divBdr>
    </w:div>
    <w:div w:id="33043245">
      <w:bodyDiv w:val="1"/>
      <w:marLeft w:val="0"/>
      <w:marRight w:val="0"/>
      <w:marTop w:val="0"/>
      <w:marBottom w:val="0"/>
      <w:divBdr>
        <w:top w:val="none" w:sz="0" w:space="0" w:color="auto"/>
        <w:left w:val="none" w:sz="0" w:space="0" w:color="auto"/>
        <w:bottom w:val="none" w:sz="0" w:space="0" w:color="auto"/>
        <w:right w:val="none" w:sz="0" w:space="0" w:color="auto"/>
      </w:divBdr>
    </w:div>
    <w:div w:id="40715374">
      <w:bodyDiv w:val="1"/>
      <w:marLeft w:val="0"/>
      <w:marRight w:val="0"/>
      <w:marTop w:val="0"/>
      <w:marBottom w:val="0"/>
      <w:divBdr>
        <w:top w:val="none" w:sz="0" w:space="0" w:color="auto"/>
        <w:left w:val="none" w:sz="0" w:space="0" w:color="auto"/>
        <w:bottom w:val="none" w:sz="0" w:space="0" w:color="auto"/>
        <w:right w:val="none" w:sz="0" w:space="0" w:color="auto"/>
      </w:divBdr>
    </w:div>
    <w:div w:id="49116149">
      <w:bodyDiv w:val="1"/>
      <w:marLeft w:val="0"/>
      <w:marRight w:val="0"/>
      <w:marTop w:val="0"/>
      <w:marBottom w:val="0"/>
      <w:divBdr>
        <w:top w:val="none" w:sz="0" w:space="0" w:color="auto"/>
        <w:left w:val="none" w:sz="0" w:space="0" w:color="auto"/>
        <w:bottom w:val="none" w:sz="0" w:space="0" w:color="auto"/>
        <w:right w:val="none" w:sz="0" w:space="0" w:color="auto"/>
      </w:divBdr>
    </w:div>
    <w:div w:id="97607252">
      <w:bodyDiv w:val="1"/>
      <w:marLeft w:val="0"/>
      <w:marRight w:val="0"/>
      <w:marTop w:val="0"/>
      <w:marBottom w:val="0"/>
      <w:divBdr>
        <w:top w:val="none" w:sz="0" w:space="0" w:color="auto"/>
        <w:left w:val="none" w:sz="0" w:space="0" w:color="auto"/>
        <w:bottom w:val="none" w:sz="0" w:space="0" w:color="auto"/>
        <w:right w:val="none" w:sz="0" w:space="0" w:color="auto"/>
      </w:divBdr>
    </w:div>
    <w:div w:id="118694621">
      <w:bodyDiv w:val="1"/>
      <w:marLeft w:val="0"/>
      <w:marRight w:val="0"/>
      <w:marTop w:val="0"/>
      <w:marBottom w:val="0"/>
      <w:divBdr>
        <w:top w:val="none" w:sz="0" w:space="0" w:color="auto"/>
        <w:left w:val="none" w:sz="0" w:space="0" w:color="auto"/>
        <w:bottom w:val="none" w:sz="0" w:space="0" w:color="auto"/>
        <w:right w:val="none" w:sz="0" w:space="0" w:color="auto"/>
      </w:divBdr>
    </w:div>
    <w:div w:id="166409811">
      <w:bodyDiv w:val="1"/>
      <w:marLeft w:val="0"/>
      <w:marRight w:val="0"/>
      <w:marTop w:val="0"/>
      <w:marBottom w:val="0"/>
      <w:divBdr>
        <w:top w:val="none" w:sz="0" w:space="0" w:color="auto"/>
        <w:left w:val="none" w:sz="0" w:space="0" w:color="auto"/>
        <w:bottom w:val="none" w:sz="0" w:space="0" w:color="auto"/>
        <w:right w:val="none" w:sz="0" w:space="0" w:color="auto"/>
      </w:divBdr>
    </w:div>
    <w:div w:id="196746365">
      <w:bodyDiv w:val="1"/>
      <w:marLeft w:val="0"/>
      <w:marRight w:val="0"/>
      <w:marTop w:val="0"/>
      <w:marBottom w:val="0"/>
      <w:divBdr>
        <w:top w:val="none" w:sz="0" w:space="0" w:color="auto"/>
        <w:left w:val="none" w:sz="0" w:space="0" w:color="auto"/>
        <w:bottom w:val="none" w:sz="0" w:space="0" w:color="auto"/>
        <w:right w:val="none" w:sz="0" w:space="0" w:color="auto"/>
      </w:divBdr>
    </w:div>
    <w:div w:id="212695923">
      <w:bodyDiv w:val="1"/>
      <w:marLeft w:val="0"/>
      <w:marRight w:val="0"/>
      <w:marTop w:val="0"/>
      <w:marBottom w:val="0"/>
      <w:divBdr>
        <w:top w:val="none" w:sz="0" w:space="0" w:color="auto"/>
        <w:left w:val="none" w:sz="0" w:space="0" w:color="auto"/>
        <w:bottom w:val="none" w:sz="0" w:space="0" w:color="auto"/>
        <w:right w:val="none" w:sz="0" w:space="0" w:color="auto"/>
      </w:divBdr>
    </w:div>
    <w:div w:id="262300946">
      <w:bodyDiv w:val="1"/>
      <w:marLeft w:val="0"/>
      <w:marRight w:val="0"/>
      <w:marTop w:val="0"/>
      <w:marBottom w:val="0"/>
      <w:divBdr>
        <w:top w:val="none" w:sz="0" w:space="0" w:color="auto"/>
        <w:left w:val="none" w:sz="0" w:space="0" w:color="auto"/>
        <w:bottom w:val="none" w:sz="0" w:space="0" w:color="auto"/>
        <w:right w:val="none" w:sz="0" w:space="0" w:color="auto"/>
      </w:divBdr>
    </w:div>
    <w:div w:id="266549476">
      <w:bodyDiv w:val="1"/>
      <w:marLeft w:val="0"/>
      <w:marRight w:val="0"/>
      <w:marTop w:val="0"/>
      <w:marBottom w:val="0"/>
      <w:divBdr>
        <w:top w:val="none" w:sz="0" w:space="0" w:color="auto"/>
        <w:left w:val="none" w:sz="0" w:space="0" w:color="auto"/>
        <w:bottom w:val="none" w:sz="0" w:space="0" w:color="auto"/>
        <w:right w:val="none" w:sz="0" w:space="0" w:color="auto"/>
      </w:divBdr>
    </w:div>
    <w:div w:id="269162553">
      <w:bodyDiv w:val="1"/>
      <w:marLeft w:val="0"/>
      <w:marRight w:val="0"/>
      <w:marTop w:val="0"/>
      <w:marBottom w:val="0"/>
      <w:divBdr>
        <w:top w:val="none" w:sz="0" w:space="0" w:color="auto"/>
        <w:left w:val="none" w:sz="0" w:space="0" w:color="auto"/>
        <w:bottom w:val="none" w:sz="0" w:space="0" w:color="auto"/>
        <w:right w:val="none" w:sz="0" w:space="0" w:color="auto"/>
      </w:divBdr>
    </w:div>
    <w:div w:id="269818852">
      <w:bodyDiv w:val="1"/>
      <w:marLeft w:val="0"/>
      <w:marRight w:val="0"/>
      <w:marTop w:val="0"/>
      <w:marBottom w:val="0"/>
      <w:divBdr>
        <w:top w:val="none" w:sz="0" w:space="0" w:color="auto"/>
        <w:left w:val="none" w:sz="0" w:space="0" w:color="auto"/>
        <w:bottom w:val="none" w:sz="0" w:space="0" w:color="auto"/>
        <w:right w:val="none" w:sz="0" w:space="0" w:color="auto"/>
      </w:divBdr>
    </w:div>
    <w:div w:id="277762602">
      <w:bodyDiv w:val="1"/>
      <w:marLeft w:val="0"/>
      <w:marRight w:val="0"/>
      <w:marTop w:val="0"/>
      <w:marBottom w:val="0"/>
      <w:divBdr>
        <w:top w:val="none" w:sz="0" w:space="0" w:color="auto"/>
        <w:left w:val="none" w:sz="0" w:space="0" w:color="auto"/>
        <w:bottom w:val="none" w:sz="0" w:space="0" w:color="auto"/>
        <w:right w:val="none" w:sz="0" w:space="0" w:color="auto"/>
      </w:divBdr>
    </w:div>
    <w:div w:id="278492007">
      <w:bodyDiv w:val="1"/>
      <w:marLeft w:val="0"/>
      <w:marRight w:val="0"/>
      <w:marTop w:val="0"/>
      <w:marBottom w:val="0"/>
      <w:divBdr>
        <w:top w:val="none" w:sz="0" w:space="0" w:color="auto"/>
        <w:left w:val="none" w:sz="0" w:space="0" w:color="auto"/>
        <w:bottom w:val="none" w:sz="0" w:space="0" w:color="auto"/>
        <w:right w:val="none" w:sz="0" w:space="0" w:color="auto"/>
      </w:divBdr>
    </w:div>
    <w:div w:id="294213906">
      <w:bodyDiv w:val="1"/>
      <w:marLeft w:val="0"/>
      <w:marRight w:val="0"/>
      <w:marTop w:val="0"/>
      <w:marBottom w:val="0"/>
      <w:divBdr>
        <w:top w:val="none" w:sz="0" w:space="0" w:color="auto"/>
        <w:left w:val="none" w:sz="0" w:space="0" w:color="auto"/>
        <w:bottom w:val="none" w:sz="0" w:space="0" w:color="auto"/>
        <w:right w:val="none" w:sz="0" w:space="0" w:color="auto"/>
      </w:divBdr>
    </w:div>
    <w:div w:id="312829515">
      <w:bodyDiv w:val="1"/>
      <w:marLeft w:val="0"/>
      <w:marRight w:val="0"/>
      <w:marTop w:val="0"/>
      <w:marBottom w:val="0"/>
      <w:divBdr>
        <w:top w:val="none" w:sz="0" w:space="0" w:color="auto"/>
        <w:left w:val="none" w:sz="0" w:space="0" w:color="auto"/>
        <w:bottom w:val="none" w:sz="0" w:space="0" w:color="auto"/>
        <w:right w:val="none" w:sz="0" w:space="0" w:color="auto"/>
      </w:divBdr>
    </w:div>
    <w:div w:id="335498662">
      <w:bodyDiv w:val="1"/>
      <w:marLeft w:val="0"/>
      <w:marRight w:val="0"/>
      <w:marTop w:val="0"/>
      <w:marBottom w:val="0"/>
      <w:divBdr>
        <w:top w:val="none" w:sz="0" w:space="0" w:color="auto"/>
        <w:left w:val="none" w:sz="0" w:space="0" w:color="auto"/>
        <w:bottom w:val="none" w:sz="0" w:space="0" w:color="auto"/>
        <w:right w:val="none" w:sz="0" w:space="0" w:color="auto"/>
      </w:divBdr>
    </w:div>
    <w:div w:id="358900343">
      <w:bodyDiv w:val="1"/>
      <w:marLeft w:val="0"/>
      <w:marRight w:val="0"/>
      <w:marTop w:val="0"/>
      <w:marBottom w:val="0"/>
      <w:divBdr>
        <w:top w:val="none" w:sz="0" w:space="0" w:color="auto"/>
        <w:left w:val="none" w:sz="0" w:space="0" w:color="auto"/>
        <w:bottom w:val="none" w:sz="0" w:space="0" w:color="auto"/>
        <w:right w:val="none" w:sz="0" w:space="0" w:color="auto"/>
      </w:divBdr>
    </w:div>
    <w:div w:id="363748362">
      <w:bodyDiv w:val="1"/>
      <w:marLeft w:val="0"/>
      <w:marRight w:val="0"/>
      <w:marTop w:val="0"/>
      <w:marBottom w:val="0"/>
      <w:divBdr>
        <w:top w:val="none" w:sz="0" w:space="0" w:color="auto"/>
        <w:left w:val="none" w:sz="0" w:space="0" w:color="auto"/>
        <w:bottom w:val="none" w:sz="0" w:space="0" w:color="auto"/>
        <w:right w:val="none" w:sz="0" w:space="0" w:color="auto"/>
      </w:divBdr>
    </w:div>
    <w:div w:id="385109418">
      <w:bodyDiv w:val="1"/>
      <w:marLeft w:val="0"/>
      <w:marRight w:val="0"/>
      <w:marTop w:val="0"/>
      <w:marBottom w:val="0"/>
      <w:divBdr>
        <w:top w:val="none" w:sz="0" w:space="0" w:color="auto"/>
        <w:left w:val="none" w:sz="0" w:space="0" w:color="auto"/>
        <w:bottom w:val="none" w:sz="0" w:space="0" w:color="auto"/>
        <w:right w:val="none" w:sz="0" w:space="0" w:color="auto"/>
      </w:divBdr>
    </w:div>
    <w:div w:id="416024142">
      <w:bodyDiv w:val="1"/>
      <w:marLeft w:val="0"/>
      <w:marRight w:val="0"/>
      <w:marTop w:val="0"/>
      <w:marBottom w:val="0"/>
      <w:divBdr>
        <w:top w:val="none" w:sz="0" w:space="0" w:color="auto"/>
        <w:left w:val="none" w:sz="0" w:space="0" w:color="auto"/>
        <w:bottom w:val="none" w:sz="0" w:space="0" w:color="auto"/>
        <w:right w:val="none" w:sz="0" w:space="0" w:color="auto"/>
      </w:divBdr>
    </w:div>
    <w:div w:id="435911098">
      <w:bodyDiv w:val="1"/>
      <w:marLeft w:val="0"/>
      <w:marRight w:val="0"/>
      <w:marTop w:val="0"/>
      <w:marBottom w:val="0"/>
      <w:divBdr>
        <w:top w:val="none" w:sz="0" w:space="0" w:color="auto"/>
        <w:left w:val="none" w:sz="0" w:space="0" w:color="auto"/>
        <w:bottom w:val="none" w:sz="0" w:space="0" w:color="auto"/>
        <w:right w:val="none" w:sz="0" w:space="0" w:color="auto"/>
      </w:divBdr>
    </w:div>
    <w:div w:id="439107592">
      <w:bodyDiv w:val="1"/>
      <w:marLeft w:val="0"/>
      <w:marRight w:val="0"/>
      <w:marTop w:val="0"/>
      <w:marBottom w:val="0"/>
      <w:divBdr>
        <w:top w:val="none" w:sz="0" w:space="0" w:color="auto"/>
        <w:left w:val="none" w:sz="0" w:space="0" w:color="auto"/>
        <w:bottom w:val="none" w:sz="0" w:space="0" w:color="auto"/>
        <w:right w:val="none" w:sz="0" w:space="0" w:color="auto"/>
      </w:divBdr>
    </w:div>
    <w:div w:id="479003347">
      <w:bodyDiv w:val="1"/>
      <w:marLeft w:val="0"/>
      <w:marRight w:val="0"/>
      <w:marTop w:val="0"/>
      <w:marBottom w:val="0"/>
      <w:divBdr>
        <w:top w:val="none" w:sz="0" w:space="0" w:color="auto"/>
        <w:left w:val="none" w:sz="0" w:space="0" w:color="auto"/>
        <w:bottom w:val="none" w:sz="0" w:space="0" w:color="auto"/>
        <w:right w:val="none" w:sz="0" w:space="0" w:color="auto"/>
      </w:divBdr>
    </w:div>
    <w:div w:id="494996688">
      <w:bodyDiv w:val="1"/>
      <w:marLeft w:val="0"/>
      <w:marRight w:val="0"/>
      <w:marTop w:val="0"/>
      <w:marBottom w:val="0"/>
      <w:divBdr>
        <w:top w:val="none" w:sz="0" w:space="0" w:color="auto"/>
        <w:left w:val="none" w:sz="0" w:space="0" w:color="auto"/>
        <w:bottom w:val="none" w:sz="0" w:space="0" w:color="auto"/>
        <w:right w:val="none" w:sz="0" w:space="0" w:color="auto"/>
      </w:divBdr>
    </w:div>
    <w:div w:id="571813828">
      <w:bodyDiv w:val="1"/>
      <w:marLeft w:val="0"/>
      <w:marRight w:val="0"/>
      <w:marTop w:val="0"/>
      <w:marBottom w:val="0"/>
      <w:divBdr>
        <w:top w:val="none" w:sz="0" w:space="0" w:color="auto"/>
        <w:left w:val="none" w:sz="0" w:space="0" w:color="auto"/>
        <w:bottom w:val="none" w:sz="0" w:space="0" w:color="auto"/>
        <w:right w:val="none" w:sz="0" w:space="0" w:color="auto"/>
      </w:divBdr>
    </w:div>
    <w:div w:id="594898196">
      <w:bodyDiv w:val="1"/>
      <w:marLeft w:val="0"/>
      <w:marRight w:val="0"/>
      <w:marTop w:val="0"/>
      <w:marBottom w:val="0"/>
      <w:divBdr>
        <w:top w:val="none" w:sz="0" w:space="0" w:color="auto"/>
        <w:left w:val="none" w:sz="0" w:space="0" w:color="auto"/>
        <w:bottom w:val="none" w:sz="0" w:space="0" w:color="auto"/>
        <w:right w:val="none" w:sz="0" w:space="0" w:color="auto"/>
      </w:divBdr>
    </w:div>
    <w:div w:id="595558331">
      <w:bodyDiv w:val="1"/>
      <w:marLeft w:val="0"/>
      <w:marRight w:val="0"/>
      <w:marTop w:val="0"/>
      <w:marBottom w:val="0"/>
      <w:divBdr>
        <w:top w:val="none" w:sz="0" w:space="0" w:color="auto"/>
        <w:left w:val="none" w:sz="0" w:space="0" w:color="auto"/>
        <w:bottom w:val="none" w:sz="0" w:space="0" w:color="auto"/>
        <w:right w:val="none" w:sz="0" w:space="0" w:color="auto"/>
      </w:divBdr>
    </w:div>
    <w:div w:id="618224313">
      <w:bodyDiv w:val="1"/>
      <w:marLeft w:val="0"/>
      <w:marRight w:val="0"/>
      <w:marTop w:val="0"/>
      <w:marBottom w:val="0"/>
      <w:divBdr>
        <w:top w:val="none" w:sz="0" w:space="0" w:color="auto"/>
        <w:left w:val="none" w:sz="0" w:space="0" w:color="auto"/>
        <w:bottom w:val="none" w:sz="0" w:space="0" w:color="auto"/>
        <w:right w:val="none" w:sz="0" w:space="0" w:color="auto"/>
      </w:divBdr>
    </w:div>
    <w:div w:id="660081757">
      <w:bodyDiv w:val="1"/>
      <w:marLeft w:val="0"/>
      <w:marRight w:val="0"/>
      <w:marTop w:val="0"/>
      <w:marBottom w:val="0"/>
      <w:divBdr>
        <w:top w:val="none" w:sz="0" w:space="0" w:color="auto"/>
        <w:left w:val="none" w:sz="0" w:space="0" w:color="auto"/>
        <w:bottom w:val="none" w:sz="0" w:space="0" w:color="auto"/>
        <w:right w:val="none" w:sz="0" w:space="0" w:color="auto"/>
      </w:divBdr>
    </w:div>
    <w:div w:id="681972044">
      <w:bodyDiv w:val="1"/>
      <w:marLeft w:val="0"/>
      <w:marRight w:val="0"/>
      <w:marTop w:val="0"/>
      <w:marBottom w:val="0"/>
      <w:divBdr>
        <w:top w:val="none" w:sz="0" w:space="0" w:color="auto"/>
        <w:left w:val="none" w:sz="0" w:space="0" w:color="auto"/>
        <w:bottom w:val="none" w:sz="0" w:space="0" w:color="auto"/>
        <w:right w:val="none" w:sz="0" w:space="0" w:color="auto"/>
      </w:divBdr>
    </w:div>
    <w:div w:id="712459855">
      <w:bodyDiv w:val="1"/>
      <w:marLeft w:val="0"/>
      <w:marRight w:val="0"/>
      <w:marTop w:val="0"/>
      <w:marBottom w:val="0"/>
      <w:divBdr>
        <w:top w:val="none" w:sz="0" w:space="0" w:color="auto"/>
        <w:left w:val="none" w:sz="0" w:space="0" w:color="auto"/>
        <w:bottom w:val="none" w:sz="0" w:space="0" w:color="auto"/>
        <w:right w:val="none" w:sz="0" w:space="0" w:color="auto"/>
      </w:divBdr>
    </w:div>
    <w:div w:id="718289350">
      <w:bodyDiv w:val="1"/>
      <w:marLeft w:val="0"/>
      <w:marRight w:val="0"/>
      <w:marTop w:val="0"/>
      <w:marBottom w:val="0"/>
      <w:divBdr>
        <w:top w:val="none" w:sz="0" w:space="0" w:color="auto"/>
        <w:left w:val="none" w:sz="0" w:space="0" w:color="auto"/>
        <w:bottom w:val="none" w:sz="0" w:space="0" w:color="auto"/>
        <w:right w:val="none" w:sz="0" w:space="0" w:color="auto"/>
      </w:divBdr>
    </w:div>
    <w:div w:id="718936530">
      <w:bodyDiv w:val="1"/>
      <w:marLeft w:val="0"/>
      <w:marRight w:val="0"/>
      <w:marTop w:val="0"/>
      <w:marBottom w:val="0"/>
      <w:divBdr>
        <w:top w:val="none" w:sz="0" w:space="0" w:color="auto"/>
        <w:left w:val="none" w:sz="0" w:space="0" w:color="auto"/>
        <w:bottom w:val="none" w:sz="0" w:space="0" w:color="auto"/>
        <w:right w:val="none" w:sz="0" w:space="0" w:color="auto"/>
      </w:divBdr>
    </w:div>
    <w:div w:id="789666378">
      <w:bodyDiv w:val="1"/>
      <w:marLeft w:val="0"/>
      <w:marRight w:val="0"/>
      <w:marTop w:val="0"/>
      <w:marBottom w:val="0"/>
      <w:divBdr>
        <w:top w:val="none" w:sz="0" w:space="0" w:color="auto"/>
        <w:left w:val="none" w:sz="0" w:space="0" w:color="auto"/>
        <w:bottom w:val="none" w:sz="0" w:space="0" w:color="auto"/>
        <w:right w:val="none" w:sz="0" w:space="0" w:color="auto"/>
      </w:divBdr>
    </w:div>
    <w:div w:id="806242716">
      <w:bodyDiv w:val="1"/>
      <w:marLeft w:val="0"/>
      <w:marRight w:val="0"/>
      <w:marTop w:val="0"/>
      <w:marBottom w:val="0"/>
      <w:divBdr>
        <w:top w:val="none" w:sz="0" w:space="0" w:color="auto"/>
        <w:left w:val="none" w:sz="0" w:space="0" w:color="auto"/>
        <w:bottom w:val="none" w:sz="0" w:space="0" w:color="auto"/>
        <w:right w:val="none" w:sz="0" w:space="0" w:color="auto"/>
      </w:divBdr>
    </w:div>
    <w:div w:id="836575505">
      <w:bodyDiv w:val="1"/>
      <w:marLeft w:val="0"/>
      <w:marRight w:val="0"/>
      <w:marTop w:val="0"/>
      <w:marBottom w:val="0"/>
      <w:divBdr>
        <w:top w:val="none" w:sz="0" w:space="0" w:color="auto"/>
        <w:left w:val="none" w:sz="0" w:space="0" w:color="auto"/>
        <w:bottom w:val="none" w:sz="0" w:space="0" w:color="auto"/>
        <w:right w:val="none" w:sz="0" w:space="0" w:color="auto"/>
      </w:divBdr>
    </w:div>
    <w:div w:id="888809134">
      <w:bodyDiv w:val="1"/>
      <w:marLeft w:val="0"/>
      <w:marRight w:val="0"/>
      <w:marTop w:val="0"/>
      <w:marBottom w:val="0"/>
      <w:divBdr>
        <w:top w:val="none" w:sz="0" w:space="0" w:color="auto"/>
        <w:left w:val="none" w:sz="0" w:space="0" w:color="auto"/>
        <w:bottom w:val="none" w:sz="0" w:space="0" w:color="auto"/>
        <w:right w:val="none" w:sz="0" w:space="0" w:color="auto"/>
      </w:divBdr>
    </w:div>
    <w:div w:id="898442338">
      <w:bodyDiv w:val="1"/>
      <w:marLeft w:val="0"/>
      <w:marRight w:val="0"/>
      <w:marTop w:val="0"/>
      <w:marBottom w:val="0"/>
      <w:divBdr>
        <w:top w:val="none" w:sz="0" w:space="0" w:color="auto"/>
        <w:left w:val="none" w:sz="0" w:space="0" w:color="auto"/>
        <w:bottom w:val="none" w:sz="0" w:space="0" w:color="auto"/>
        <w:right w:val="none" w:sz="0" w:space="0" w:color="auto"/>
      </w:divBdr>
    </w:div>
    <w:div w:id="903754231">
      <w:bodyDiv w:val="1"/>
      <w:marLeft w:val="0"/>
      <w:marRight w:val="0"/>
      <w:marTop w:val="0"/>
      <w:marBottom w:val="0"/>
      <w:divBdr>
        <w:top w:val="none" w:sz="0" w:space="0" w:color="auto"/>
        <w:left w:val="none" w:sz="0" w:space="0" w:color="auto"/>
        <w:bottom w:val="none" w:sz="0" w:space="0" w:color="auto"/>
        <w:right w:val="none" w:sz="0" w:space="0" w:color="auto"/>
      </w:divBdr>
    </w:div>
    <w:div w:id="937446838">
      <w:bodyDiv w:val="1"/>
      <w:marLeft w:val="0"/>
      <w:marRight w:val="0"/>
      <w:marTop w:val="0"/>
      <w:marBottom w:val="0"/>
      <w:divBdr>
        <w:top w:val="none" w:sz="0" w:space="0" w:color="auto"/>
        <w:left w:val="none" w:sz="0" w:space="0" w:color="auto"/>
        <w:bottom w:val="none" w:sz="0" w:space="0" w:color="auto"/>
        <w:right w:val="none" w:sz="0" w:space="0" w:color="auto"/>
      </w:divBdr>
    </w:div>
    <w:div w:id="944265973">
      <w:bodyDiv w:val="1"/>
      <w:marLeft w:val="0"/>
      <w:marRight w:val="0"/>
      <w:marTop w:val="0"/>
      <w:marBottom w:val="0"/>
      <w:divBdr>
        <w:top w:val="none" w:sz="0" w:space="0" w:color="auto"/>
        <w:left w:val="none" w:sz="0" w:space="0" w:color="auto"/>
        <w:bottom w:val="none" w:sz="0" w:space="0" w:color="auto"/>
        <w:right w:val="none" w:sz="0" w:space="0" w:color="auto"/>
      </w:divBdr>
    </w:div>
    <w:div w:id="958996047">
      <w:bodyDiv w:val="1"/>
      <w:marLeft w:val="0"/>
      <w:marRight w:val="0"/>
      <w:marTop w:val="0"/>
      <w:marBottom w:val="0"/>
      <w:divBdr>
        <w:top w:val="none" w:sz="0" w:space="0" w:color="auto"/>
        <w:left w:val="none" w:sz="0" w:space="0" w:color="auto"/>
        <w:bottom w:val="none" w:sz="0" w:space="0" w:color="auto"/>
        <w:right w:val="none" w:sz="0" w:space="0" w:color="auto"/>
      </w:divBdr>
    </w:div>
    <w:div w:id="969752389">
      <w:bodyDiv w:val="1"/>
      <w:marLeft w:val="0"/>
      <w:marRight w:val="0"/>
      <w:marTop w:val="0"/>
      <w:marBottom w:val="0"/>
      <w:divBdr>
        <w:top w:val="none" w:sz="0" w:space="0" w:color="auto"/>
        <w:left w:val="none" w:sz="0" w:space="0" w:color="auto"/>
        <w:bottom w:val="none" w:sz="0" w:space="0" w:color="auto"/>
        <w:right w:val="none" w:sz="0" w:space="0" w:color="auto"/>
      </w:divBdr>
    </w:div>
    <w:div w:id="992030513">
      <w:bodyDiv w:val="1"/>
      <w:marLeft w:val="0"/>
      <w:marRight w:val="0"/>
      <w:marTop w:val="0"/>
      <w:marBottom w:val="0"/>
      <w:divBdr>
        <w:top w:val="none" w:sz="0" w:space="0" w:color="auto"/>
        <w:left w:val="none" w:sz="0" w:space="0" w:color="auto"/>
        <w:bottom w:val="none" w:sz="0" w:space="0" w:color="auto"/>
        <w:right w:val="none" w:sz="0" w:space="0" w:color="auto"/>
      </w:divBdr>
    </w:div>
    <w:div w:id="1026565731">
      <w:bodyDiv w:val="1"/>
      <w:marLeft w:val="0"/>
      <w:marRight w:val="0"/>
      <w:marTop w:val="0"/>
      <w:marBottom w:val="0"/>
      <w:divBdr>
        <w:top w:val="none" w:sz="0" w:space="0" w:color="auto"/>
        <w:left w:val="none" w:sz="0" w:space="0" w:color="auto"/>
        <w:bottom w:val="none" w:sz="0" w:space="0" w:color="auto"/>
        <w:right w:val="none" w:sz="0" w:space="0" w:color="auto"/>
      </w:divBdr>
    </w:div>
    <w:div w:id="1094977855">
      <w:bodyDiv w:val="1"/>
      <w:marLeft w:val="0"/>
      <w:marRight w:val="0"/>
      <w:marTop w:val="0"/>
      <w:marBottom w:val="0"/>
      <w:divBdr>
        <w:top w:val="none" w:sz="0" w:space="0" w:color="auto"/>
        <w:left w:val="none" w:sz="0" w:space="0" w:color="auto"/>
        <w:bottom w:val="none" w:sz="0" w:space="0" w:color="auto"/>
        <w:right w:val="none" w:sz="0" w:space="0" w:color="auto"/>
      </w:divBdr>
    </w:div>
    <w:div w:id="1118329086">
      <w:bodyDiv w:val="1"/>
      <w:marLeft w:val="0"/>
      <w:marRight w:val="0"/>
      <w:marTop w:val="0"/>
      <w:marBottom w:val="0"/>
      <w:divBdr>
        <w:top w:val="none" w:sz="0" w:space="0" w:color="auto"/>
        <w:left w:val="none" w:sz="0" w:space="0" w:color="auto"/>
        <w:bottom w:val="none" w:sz="0" w:space="0" w:color="auto"/>
        <w:right w:val="none" w:sz="0" w:space="0" w:color="auto"/>
      </w:divBdr>
    </w:div>
    <w:div w:id="1122502549">
      <w:bodyDiv w:val="1"/>
      <w:marLeft w:val="0"/>
      <w:marRight w:val="0"/>
      <w:marTop w:val="0"/>
      <w:marBottom w:val="0"/>
      <w:divBdr>
        <w:top w:val="none" w:sz="0" w:space="0" w:color="auto"/>
        <w:left w:val="none" w:sz="0" w:space="0" w:color="auto"/>
        <w:bottom w:val="none" w:sz="0" w:space="0" w:color="auto"/>
        <w:right w:val="none" w:sz="0" w:space="0" w:color="auto"/>
      </w:divBdr>
    </w:div>
    <w:div w:id="1167331585">
      <w:bodyDiv w:val="1"/>
      <w:marLeft w:val="0"/>
      <w:marRight w:val="0"/>
      <w:marTop w:val="0"/>
      <w:marBottom w:val="0"/>
      <w:divBdr>
        <w:top w:val="none" w:sz="0" w:space="0" w:color="auto"/>
        <w:left w:val="none" w:sz="0" w:space="0" w:color="auto"/>
        <w:bottom w:val="none" w:sz="0" w:space="0" w:color="auto"/>
        <w:right w:val="none" w:sz="0" w:space="0" w:color="auto"/>
      </w:divBdr>
    </w:div>
    <w:div w:id="1173837126">
      <w:bodyDiv w:val="1"/>
      <w:marLeft w:val="0"/>
      <w:marRight w:val="0"/>
      <w:marTop w:val="0"/>
      <w:marBottom w:val="0"/>
      <w:divBdr>
        <w:top w:val="none" w:sz="0" w:space="0" w:color="auto"/>
        <w:left w:val="none" w:sz="0" w:space="0" w:color="auto"/>
        <w:bottom w:val="none" w:sz="0" w:space="0" w:color="auto"/>
        <w:right w:val="none" w:sz="0" w:space="0" w:color="auto"/>
      </w:divBdr>
    </w:div>
    <w:div w:id="1174567223">
      <w:bodyDiv w:val="1"/>
      <w:marLeft w:val="0"/>
      <w:marRight w:val="0"/>
      <w:marTop w:val="0"/>
      <w:marBottom w:val="0"/>
      <w:divBdr>
        <w:top w:val="none" w:sz="0" w:space="0" w:color="auto"/>
        <w:left w:val="none" w:sz="0" w:space="0" w:color="auto"/>
        <w:bottom w:val="none" w:sz="0" w:space="0" w:color="auto"/>
        <w:right w:val="none" w:sz="0" w:space="0" w:color="auto"/>
      </w:divBdr>
    </w:div>
    <w:div w:id="1183058275">
      <w:bodyDiv w:val="1"/>
      <w:marLeft w:val="0"/>
      <w:marRight w:val="0"/>
      <w:marTop w:val="0"/>
      <w:marBottom w:val="0"/>
      <w:divBdr>
        <w:top w:val="none" w:sz="0" w:space="0" w:color="auto"/>
        <w:left w:val="none" w:sz="0" w:space="0" w:color="auto"/>
        <w:bottom w:val="none" w:sz="0" w:space="0" w:color="auto"/>
        <w:right w:val="none" w:sz="0" w:space="0" w:color="auto"/>
      </w:divBdr>
    </w:div>
    <w:div w:id="1189369413">
      <w:bodyDiv w:val="1"/>
      <w:marLeft w:val="0"/>
      <w:marRight w:val="0"/>
      <w:marTop w:val="0"/>
      <w:marBottom w:val="0"/>
      <w:divBdr>
        <w:top w:val="none" w:sz="0" w:space="0" w:color="auto"/>
        <w:left w:val="none" w:sz="0" w:space="0" w:color="auto"/>
        <w:bottom w:val="none" w:sz="0" w:space="0" w:color="auto"/>
        <w:right w:val="none" w:sz="0" w:space="0" w:color="auto"/>
      </w:divBdr>
    </w:div>
    <w:div w:id="1292009274">
      <w:bodyDiv w:val="1"/>
      <w:marLeft w:val="0"/>
      <w:marRight w:val="0"/>
      <w:marTop w:val="0"/>
      <w:marBottom w:val="0"/>
      <w:divBdr>
        <w:top w:val="none" w:sz="0" w:space="0" w:color="auto"/>
        <w:left w:val="none" w:sz="0" w:space="0" w:color="auto"/>
        <w:bottom w:val="none" w:sz="0" w:space="0" w:color="auto"/>
        <w:right w:val="none" w:sz="0" w:space="0" w:color="auto"/>
      </w:divBdr>
    </w:div>
    <w:div w:id="1293559876">
      <w:bodyDiv w:val="1"/>
      <w:marLeft w:val="0"/>
      <w:marRight w:val="0"/>
      <w:marTop w:val="0"/>
      <w:marBottom w:val="0"/>
      <w:divBdr>
        <w:top w:val="none" w:sz="0" w:space="0" w:color="auto"/>
        <w:left w:val="none" w:sz="0" w:space="0" w:color="auto"/>
        <w:bottom w:val="none" w:sz="0" w:space="0" w:color="auto"/>
        <w:right w:val="none" w:sz="0" w:space="0" w:color="auto"/>
      </w:divBdr>
    </w:div>
    <w:div w:id="1312635287">
      <w:bodyDiv w:val="1"/>
      <w:marLeft w:val="0"/>
      <w:marRight w:val="0"/>
      <w:marTop w:val="0"/>
      <w:marBottom w:val="0"/>
      <w:divBdr>
        <w:top w:val="none" w:sz="0" w:space="0" w:color="auto"/>
        <w:left w:val="none" w:sz="0" w:space="0" w:color="auto"/>
        <w:bottom w:val="none" w:sz="0" w:space="0" w:color="auto"/>
        <w:right w:val="none" w:sz="0" w:space="0" w:color="auto"/>
      </w:divBdr>
    </w:div>
    <w:div w:id="1316761163">
      <w:bodyDiv w:val="1"/>
      <w:marLeft w:val="0"/>
      <w:marRight w:val="0"/>
      <w:marTop w:val="0"/>
      <w:marBottom w:val="0"/>
      <w:divBdr>
        <w:top w:val="none" w:sz="0" w:space="0" w:color="auto"/>
        <w:left w:val="none" w:sz="0" w:space="0" w:color="auto"/>
        <w:bottom w:val="none" w:sz="0" w:space="0" w:color="auto"/>
        <w:right w:val="none" w:sz="0" w:space="0" w:color="auto"/>
      </w:divBdr>
    </w:div>
    <w:div w:id="1327708496">
      <w:bodyDiv w:val="1"/>
      <w:marLeft w:val="0"/>
      <w:marRight w:val="0"/>
      <w:marTop w:val="0"/>
      <w:marBottom w:val="0"/>
      <w:divBdr>
        <w:top w:val="none" w:sz="0" w:space="0" w:color="auto"/>
        <w:left w:val="none" w:sz="0" w:space="0" w:color="auto"/>
        <w:bottom w:val="none" w:sz="0" w:space="0" w:color="auto"/>
        <w:right w:val="none" w:sz="0" w:space="0" w:color="auto"/>
      </w:divBdr>
    </w:div>
    <w:div w:id="1345089018">
      <w:bodyDiv w:val="1"/>
      <w:marLeft w:val="0"/>
      <w:marRight w:val="0"/>
      <w:marTop w:val="0"/>
      <w:marBottom w:val="0"/>
      <w:divBdr>
        <w:top w:val="none" w:sz="0" w:space="0" w:color="auto"/>
        <w:left w:val="none" w:sz="0" w:space="0" w:color="auto"/>
        <w:bottom w:val="none" w:sz="0" w:space="0" w:color="auto"/>
        <w:right w:val="none" w:sz="0" w:space="0" w:color="auto"/>
      </w:divBdr>
    </w:div>
    <w:div w:id="1406145035">
      <w:bodyDiv w:val="1"/>
      <w:marLeft w:val="0"/>
      <w:marRight w:val="0"/>
      <w:marTop w:val="0"/>
      <w:marBottom w:val="0"/>
      <w:divBdr>
        <w:top w:val="none" w:sz="0" w:space="0" w:color="auto"/>
        <w:left w:val="none" w:sz="0" w:space="0" w:color="auto"/>
        <w:bottom w:val="none" w:sz="0" w:space="0" w:color="auto"/>
        <w:right w:val="none" w:sz="0" w:space="0" w:color="auto"/>
      </w:divBdr>
    </w:div>
    <w:div w:id="1409843073">
      <w:bodyDiv w:val="1"/>
      <w:marLeft w:val="0"/>
      <w:marRight w:val="0"/>
      <w:marTop w:val="0"/>
      <w:marBottom w:val="0"/>
      <w:divBdr>
        <w:top w:val="none" w:sz="0" w:space="0" w:color="auto"/>
        <w:left w:val="none" w:sz="0" w:space="0" w:color="auto"/>
        <w:bottom w:val="none" w:sz="0" w:space="0" w:color="auto"/>
        <w:right w:val="none" w:sz="0" w:space="0" w:color="auto"/>
      </w:divBdr>
    </w:div>
    <w:div w:id="1425347322">
      <w:bodyDiv w:val="1"/>
      <w:marLeft w:val="0"/>
      <w:marRight w:val="0"/>
      <w:marTop w:val="0"/>
      <w:marBottom w:val="0"/>
      <w:divBdr>
        <w:top w:val="none" w:sz="0" w:space="0" w:color="auto"/>
        <w:left w:val="none" w:sz="0" w:space="0" w:color="auto"/>
        <w:bottom w:val="none" w:sz="0" w:space="0" w:color="auto"/>
        <w:right w:val="none" w:sz="0" w:space="0" w:color="auto"/>
      </w:divBdr>
    </w:div>
    <w:div w:id="1491021526">
      <w:bodyDiv w:val="1"/>
      <w:marLeft w:val="0"/>
      <w:marRight w:val="0"/>
      <w:marTop w:val="0"/>
      <w:marBottom w:val="0"/>
      <w:divBdr>
        <w:top w:val="none" w:sz="0" w:space="0" w:color="auto"/>
        <w:left w:val="none" w:sz="0" w:space="0" w:color="auto"/>
        <w:bottom w:val="none" w:sz="0" w:space="0" w:color="auto"/>
        <w:right w:val="none" w:sz="0" w:space="0" w:color="auto"/>
      </w:divBdr>
    </w:div>
    <w:div w:id="1533347169">
      <w:bodyDiv w:val="1"/>
      <w:marLeft w:val="0"/>
      <w:marRight w:val="0"/>
      <w:marTop w:val="0"/>
      <w:marBottom w:val="0"/>
      <w:divBdr>
        <w:top w:val="none" w:sz="0" w:space="0" w:color="auto"/>
        <w:left w:val="none" w:sz="0" w:space="0" w:color="auto"/>
        <w:bottom w:val="none" w:sz="0" w:space="0" w:color="auto"/>
        <w:right w:val="none" w:sz="0" w:space="0" w:color="auto"/>
      </w:divBdr>
    </w:div>
    <w:div w:id="1595944027">
      <w:bodyDiv w:val="1"/>
      <w:marLeft w:val="0"/>
      <w:marRight w:val="0"/>
      <w:marTop w:val="0"/>
      <w:marBottom w:val="0"/>
      <w:divBdr>
        <w:top w:val="none" w:sz="0" w:space="0" w:color="auto"/>
        <w:left w:val="none" w:sz="0" w:space="0" w:color="auto"/>
        <w:bottom w:val="none" w:sz="0" w:space="0" w:color="auto"/>
        <w:right w:val="none" w:sz="0" w:space="0" w:color="auto"/>
      </w:divBdr>
    </w:div>
    <w:div w:id="1608343612">
      <w:bodyDiv w:val="1"/>
      <w:marLeft w:val="0"/>
      <w:marRight w:val="0"/>
      <w:marTop w:val="0"/>
      <w:marBottom w:val="0"/>
      <w:divBdr>
        <w:top w:val="none" w:sz="0" w:space="0" w:color="auto"/>
        <w:left w:val="none" w:sz="0" w:space="0" w:color="auto"/>
        <w:bottom w:val="none" w:sz="0" w:space="0" w:color="auto"/>
        <w:right w:val="none" w:sz="0" w:space="0" w:color="auto"/>
      </w:divBdr>
    </w:div>
    <w:div w:id="1642736328">
      <w:bodyDiv w:val="1"/>
      <w:marLeft w:val="0"/>
      <w:marRight w:val="0"/>
      <w:marTop w:val="0"/>
      <w:marBottom w:val="0"/>
      <w:divBdr>
        <w:top w:val="none" w:sz="0" w:space="0" w:color="auto"/>
        <w:left w:val="none" w:sz="0" w:space="0" w:color="auto"/>
        <w:bottom w:val="none" w:sz="0" w:space="0" w:color="auto"/>
        <w:right w:val="none" w:sz="0" w:space="0" w:color="auto"/>
      </w:divBdr>
    </w:div>
    <w:div w:id="1666592849">
      <w:bodyDiv w:val="1"/>
      <w:marLeft w:val="0"/>
      <w:marRight w:val="0"/>
      <w:marTop w:val="0"/>
      <w:marBottom w:val="0"/>
      <w:divBdr>
        <w:top w:val="none" w:sz="0" w:space="0" w:color="auto"/>
        <w:left w:val="none" w:sz="0" w:space="0" w:color="auto"/>
        <w:bottom w:val="none" w:sz="0" w:space="0" w:color="auto"/>
        <w:right w:val="none" w:sz="0" w:space="0" w:color="auto"/>
      </w:divBdr>
    </w:div>
    <w:div w:id="1669021657">
      <w:bodyDiv w:val="1"/>
      <w:marLeft w:val="0"/>
      <w:marRight w:val="0"/>
      <w:marTop w:val="0"/>
      <w:marBottom w:val="0"/>
      <w:divBdr>
        <w:top w:val="none" w:sz="0" w:space="0" w:color="auto"/>
        <w:left w:val="none" w:sz="0" w:space="0" w:color="auto"/>
        <w:bottom w:val="none" w:sz="0" w:space="0" w:color="auto"/>
        <w:right w:val="none" w:sz="0" w:space="0" w:color="auto"/>
      </w:divBdr>
    </w:div>
    <w:div w:id="1680888631">
      <w:bodyDiv w:val="1"/>
      <w:marLeft w:val="0"/>
      <w:marRight w:val="0"/>
      <w:marTop w:val="0"/>
      <w:marBottom w:val="0"/>
      <w:divBdr>
        <w:top w:val="none" w:sz="0" w:space="0" w:color="auto"/>
        <w:left w:val="none" w:sz="0" w:space="0" w:color="auto"/>
        <w:bottom w:val="none" w:sz="0" w:space="0" w:color="auto"/>
        <w:right w:val="none" w:sz="0" w:space="0" w:color="auto"/>
      </w:divBdr>
    </w:div>
    <w:div w:id="1729569407">
      <w:bodyDiv w:val="1"/>
      <w:marLeft w:val="0"/>
      <w:marRight w:val="0"/>
      <w:marTop w:val="0"/>
      <w:marBottom w:val="0"/>
      <w:divBdr>
        <w:top w:val="none" w:sz="0" w:space="0" w:color="auto"/>
        <w:left w:val="none" w:sz="0" w:space="0" w:color="auto"/>
        <w:bottom w:val="none" w:sz="0" w:space="0" w:color="auto"/>
        <w:right w:val="none" w:sz="0" w:space="0" w:color="auto"/>
      </w:divBdr>
    </w:div>
    <w:div w:id="1751610770">
      <w:bodyDiv w:val="1"/>
      <w:marLeft w:val="0"/>
      <w:marRight w:val="0"/>
      <w:marTop w:val="0"/>
      <w:marBottom w:val="0"/>
      <w:divBdr>
        <w:top w:val="none" w:sz="0" w:space="0" w:color="auto"/>
        <w:left w:val="none" w:sz="0" w:space="0" w:color="auto"/>
        <w:bottom w:val="none" w:sz="0" w:space="0" w:color="auto"/>
        <w:right w:val="none" w:sz="0" w:space="0" w:color="auto"/>
      </w:divBdr>
    </w:div>
    <w:div w:id="1754545610">
      <w:bodyDiv w:val="1"/>
      <w:marLeft w:val="0"/>
      <w:marRight w:val="0"/>
      <w:marTop w:val="0"/>
      <w:marBottom w:val="0"/>
      <w:divBdr>
        <w:top w:val="none" w:sz="0" w:space="0" w:color="auto"/>
        <w:left w:val="none" w:sz="0" w:space="0" w:color="auto"/>
        <w:bottom w:val="none" w:sz="0" w:space="0" w:color="auto"/>
        <w:right w:val="none" w:sz="0" w:space="0" w:color="auto"/>
      </w:divBdr>
    </w:div>
    <w:div w:id="1768964840">
      <w:bodyDiv w:val="1"/>
      <w:marLeft w:val="0"/>
      <w:marRight w:val="0"/>
      <w:marTop w:val="0"/>
      <w:marBottom w:val="0"/>
      <w:divBdr>
        <w:top w:val="none" w:sz="0" w:space="0" w:color="auto"/>
        <w:left w:val="none" w:sz="0" w:space="0" w:color="auto"/>
        <w:bottom w:val="none" w:sz="0" w:space="0" w:color="auto"/>
        <w:right w:val="none" w:sz="0" w:space="0" w:color="auto"/>
      </w:divBdr>
    </w:div>
    <w:div w:id="1776553722">
      <w:bodyDiv w:val="1"/>
      <w:marLeft w:val="0"/>
      <w:marRight w:val="0"/>
      <w:marTop w:val="0"/>
      <w:marBottom w:val="0"/>
      <w:divBdr>
        <w:top w:val="none" w:sz="0" w:space="0" w:color="auto"/>
        <w:left w:val="none" w:sz="0" w:space="0" w:color="auto"/>
        <w:bottom w:val="none" w:sz="0" w:space="0" w:color="auto"/>
        <w:right w:val="none" w:sz="0" w:space="0" w:color="auto"/>
      </w:divBdr>
    </w:div>
    <w:div w:id="1792048714">
      <w:bodyDiv w:val="1"/>
      <w:marLeft w:val="0"/>
      <w:marRight w:val="0"/>
      <w:marTop w:val="0"/>
      <w:marBottom w:val="0"/>
      <w:divBdr>
        <w:top w:val="none" w:sz="0" w:space="0" w:color="auto"/>
        <w:left w:val="none" w:sz="0" w:space="0" w:color="auto"/>
        <w:bottom w:val="none" w:sz="0" w:space="0" w:color="auto"/>
        <w:right w:val="none" w:sz="0" w:space="0" w:color="auto"/>
      </w:divBdr>
    </w:div>
    <w:div w:id="1819110343">
      <w:bodyDiv w:val="1"/>
      <w:marLeft w:val="0"/>
      <w:marRight w:val="0"/>
      <w:marTop w:val="0"/>
      <w:marBottom w:val="0"/>
      <w:divBdr>
        <w:top w:val="none" w:sz="0" w:space="0" w:color="auto"/>
        <w:left w:val="none" w:sz="0" w:space="0" w:color="auto"/>
        <w:bottom w:val="none" w:sz="0" w:space="0" w:color="auto"/>
        <w:right w:val="none" w:sz="0" w:space="0" w:color="auto"/>
      </w:divBdr>
    </w:div>
    <w:div w:id="1884756609">
      <w:bodyDiv w:val="1"/>
      <w:marLeft w:val="0"/>
      <w:marRight w:val="0"/>
      <w:marTop w:val="0"/>
      <w:marBottom w:val="0"/>
      <w:divBdr>
        <w:top w:val="none" w:sz="0" w:space="0" w:color="auto"/>
        <w:left w:val="none" w:sz="0" w:space="0" w:color="auto"/>
        <w:bottom w:val="none" w:sz="0" w:space="0" w:color="auto"/>
        <w:right w:val="none" w:sz="0" w:space="0" w:color="auto"/>
      </w:divBdr>
    </w:div>
    <w:div w:id="1891922502">
      <w:bodyDiv w:val="1"/>
      <w:marLeft w:val="0"/>
      <w:marRight w:val="0"/>
      <w:marTop w:val="0"/>
      <w:marBottom w:val="0"/>
      <w:divBdr>
        <w:top w:val="none" w:sz="0" w:space="0" w:color="auto"/>
        <w:left w:val="none" w:sz="0" w:space="0" w:color="auto"/>
        <w:bottom w:val="none" w:sz="0" w:space="0" w:color="auto"/>
        <w:right w:val="none" w:sz="0" w:space="0" w:color="auto"/>
      </w:divBdr>
    </w:div>
    <w:div w:id="1907184174">
      <w:bodyDiv w:val="1"/>
      <w:marLeft w:val="0"/>
      <w:marRight w:val="0"/>
      <w:marTop w:val="0"/>
      <w:marBottom w:val="0"/>
      <w:divBdr>
        <w:top w:val="none" w:sz="0" w:space="0" w:color="auto"/>
        <w:left w:val="none" w:sz="0" w:space="0" w:color="auto"/>
        <w:bottom w:val="none" w:sz="0" w:space="0" w:color="auto"/>
        <w:right w:val="none" w:sz="0" w:space="0" w:color="auto"/>
      </w:divBdr>
    </w:div>
    <w:div w:id="1922135593">
      <w:bodyDiv w:val="1"/>
      <w:marLeft w:val="0"/>
      <w:marRight w:val="0"/>
      <w:marTop w:val="0"/>
      <w:marBottom w:val="0"/>
      <w:divBdr>
        <w:top w:val="none" w:sz="0" w:space="0" w:color="auto"/>
        <w:left w:val="none" w:sz="0" w:space="0" w:color="auto"/>
        <w:bottom w:val="none" w:sz="0" w:space="0" w:color="auto"/>
        <w:right w:val="none" w:sz="0" w:space="0" w:color="auto"/>
      </w:divBdr>
    </w:div>
    <w:div w:id="1935630371">
      <w:bodyDiv w:val="1"/>
      <w:marLeft w:val="0"/>
      <w:marRight w:val="0"/>
      <w:marTop w:val="0"/>
      <w:marBottom w:val="0"/>
      <w:divBdr>
        <w:top w:val="none" w:sz="0" w:space="0" w:color="auto"/>
        <w:left w:val="none" w:sz="0" w:space="0" w:color="auto"/>
        <w:bottom w:val="none" w:sz="0" w:space="0" w:color="auto"/>
        <w:right w:val="none" w:sz="0" w:space="0" w:color="auto"/>
      </w:divBdr>
    </w:div>
    <w:div w:id="1948656618">
      <w:bodyDiv w:val="1"/>
      <w:marLeft w:val="0"/>
      <w:marRight w:val="0"/>
      <w:marTop w:val="0"/>
      <w:marBottom w:val="0"/>
      <w:divBdr>
        <w:top w:val="none" w:sz="0" w:space="0" w:color="auto"/>
        <w:left w:val="none" w:sz="0" w:space="0" w:color="auto"/>
        <w:bottom w:val="none" w:sz="0" w:space="0" w:color="auto"/>
        <w:right w:val="none" w:sz="0" w:space="0" w:color="auto"/>
      </w:divBdr>
    </w:div>
    <w:div w:id="1950163414">
      <w:bodyDiv w:val="1"/>
      <w:marLeft w:val="0"/>
      <w:marRight w:val="0"/>
      <w:marTop w:val="0"/>
      <w:marBottom w:val="0"/>
      <w:divBdr>
        <w:top w:val="none" w:sz="0" w:space="0" w:color="auto"/>
        <w:left w:val="none" w:sz="0" w:space="0" w:color="auto"/>
        <w:bottom w:val="none" w:sz="0" w:space="0" w:color="auto"/>
        <w:right w:val="none" w:sz="0" w:space="0" w:color="auto"/>
      </w:divBdr>
    </w:div>
    <w:div w:id="1959218743">
      <w:bodyDiv w:val="1"/>
      <w:marLeft w:val="0"/>
      <w:marRight w:val="0"/>
      <w:marTop w:val="0"/>
      <w:marBottom w:val="0"/>
      <w:divBdr>
        <w:top w:val="none" w:sz="0" w:space="0" w:color="auto"/>
        <w:left w:val="none" w:sz="0" w:space="0" w:color="auto"/>
        <w:bottom w:val="none" w:sz="0" w:space="0" w:color="auto"/>
        <w:right w:val="none" w:sz="0" w:space="0" w:color="auto"/>
      </w:divBdr>
    </w:div>
    <w:div w:id="1979215783">
      <w:bodyDiv w:val="1"/>
      <w:marLeft w:val="0"/>
      <w:marRight w:val="0"/>
      <w:marTop w:val="0"/>
      <w:marBottom w:val="0"/>
      <w:divBdr>
        <w:top w:val="none" w:sz="0" w:space="0" w:color="auto"/>
        <w:left w:val="none" w:sz="0" w:space="0" w:color="auto"/>
        <w:bottom w:val="none" w:sz="0" w:space="0" w:color="auto"/>
        <w:right w:val="none" w:sz="0" w:space="0" w:color="auto"/>
      </w:divBdr>
    </w:div>
    <w:div w:id="2017076159">
      <w:bodyDiv w:val="1"/>
      <w:marLeft w:val="0"/>
      <w:marRight w:val="0"/>
      <w:marTop w:val="0"/>
      <w:marBottom w:val="0"/>
      <w:divBdr>
        <w:top w:val="none" w:sz="0" w:space="0" w:color="auto"/>
        <w:left w:val="none" w:sz="0" w:space="0" w:color="auto"/>
        <w:bottom w:val="none" w:sz="0" w:space="0" w:color="auto"/>
        <w:right w:val="none" w:sz="0" w:space="0" w:color="auto"/>
      </w:divBdr>
    </w:div>
    <w:div w:id="2024621228">
      <w:bodyDiv w:val="1"/>
      <w:marLeft w:val="0"/>
      <w:marRight w:val="0"/>
      <w:marTop w:val="0"/>
      <w:marBottom w:val="0"/>
      <w:divBdr>
        <w:top w:val="none" w:sz="0" w:space="0" w:color="auto"/>
        <w:left w:val="none" w:sz="0" w:space="0" w:color="auto"/>
        <w:bottom w:val="none" w:sz="0" w:space="0" w:color="auto"/>
        <w:right w:val="none" w:sz="0" w:space="0" w:color="auto"/>
      </w:divBdr>
    </w:div>
    <w:div w:id="2065450243">
      <w:bodyDiv w:val="1"/>
      <w:marLeft w:val="0"/>
      <w:marRight w:val="0"/>
      <w:marTop w:val="0"/>
      <w:marBottom w:val="0"/>
      <w:divBdr>
        <w:top w:val="none" w:sz="0" w:space="0" w:color="auto"/>
        <w:left w:val="none" w:sz="0" w:space="0" w:color="auto"/>
        <w:bottom w:val="none" w:sz="0" w:space="0" w:color="auto"/>
        <w:right w:val="none" w:sz="0" w:space="0" w:color="auto"/>
      </w:divBdr>
    </w:div>
    <w:div w:id="2107191858">
      <w:bodyDiv w:val="1"/>
      <w:marLeft w:val="0"/>
      <w:marRight w:val="0"/>
      <w:marTop w:val="0"/>
      <w:marBottom w:val="0"/>
      <w:divBdr>
        <w:top w:val="none" w:sz="0" w:space="0" w:color="auto"/>
        <w:left w:val="none" w:sz="0" w:space="0" w:color="auto"/>
        <w:bottom w:val="none" w:sz="0" w:space="0" w:color="auto"/>
        <w:right w:val="none" w:sz="0" w:space="0" w:color="auto"/>
      </w:divBdr>
    </w:div>
    <w:div w:id="214376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7.png"/><Relationship Id="rId21" Type="http://schemas.openxmlformats.org/officeDocument/2006/relationships/image" Target="media/image4.png"/><Relationship Id="rId42" Type="http://schemas.openxmlformats.org/officeDocument/2006/relationships/image" Target="media/image20.png"/><Relationship Id="rId63" Type="http://schemas.openxmlformats.org/officeDocument/2006/relationships/image" Target="media/image34.png"/><Relationship Id="rId84" Type="http://schemas.openxmlformats.org/officeDocument/2006/relationships/image" Target="media/image54.png"/><Relationship Id="rId138" Type="http://schemas.openxmlformats.org/officeDocument/2006/relationships/hyperlink" Target="https://code.visualstudio.com/docs/sourcecontrol/github" TargetMode="External"/><Relationship Id="rId159" Type="http://schemas.openxmlformats.org/officeDocument/2006/relationships/theme" Target="theme/theme1.xml"/><Relationship Id="rId107" Type="http://schemas.openxmlformats.org/officeDocument/2006/relationships/image" Target="media/image77.png"/><Relationship Id="rId11" Type="http://schemas.microsoft.com/office/2007/relationships/hdphoto" Target="media/hdphoto1.wdp"/><Relationship Id="rId32" Type="http://schemas.openxmlformats.org/officeDocument/2006/relationships/image" Target="media/image15.png"/><Relationship Id="rId53" Type="http://schemas.microsoft.com/office/2007/relationships/hdphoto" Target="media/hdphoto5.wdp"/><Relationship Id="rId74" Type="http://schemas.openxmlformats.org/officeDocument/2006/relationships/image" Target="media/image44.png"/><Relationship Id="rId128" Type="http://schemas.openxmlformats.org/officeDocument/2006/relationships/image" Target="media/image96.png"/><Relationship Id="rId149" Type="http://schemas.openxmlformats.org/officeDocument/2006/relationships/hyperlink" Target="https://drive.google.com/file/d/1Vuhk04GMWm5dB4I0f62ABJpX-7P_-m3G/view?fbclid=IwY2xjawUgY5twZG9mBWV4dG4DYWVtAjEwAGJyaWQRMW5TYVJQTWdkTjJLazJXOTZzcnRjBmFwcF9pZBAyMjIwMzkxNzg4MjAwODkyAAEeLH0ZYmetSXYYlXne88zSlZw968tUeiZlw_QLZxw4eiF67r1bilXzP1-eocE_aem_NqM46zxvXYwpG6Q0IYyoOQ" TargetMode="External"/><Relationship Id="rId5" Type="http://schemas.openxmlformats.org/officeDocument/2006/relationships/webSettings" Target="webSettings.xml"/><Relationship Id="rId95" Type="http://schemas.openxmlformats.org/officeDocument/2006/relationships/image" Target="media/image65.png"/><Relationship Id="rId22" Type="http://schemas.openxmlformats.org/officeDocument/2006/relationships/image" Target="media/image5.png"/><Relationship Id="rId43" Type="http://schemas.openxmlformats.org/officeDocument/2006/relationships/header" Target="header11.xml"/><Relationship Id="rId64" Type="http://schemas.openxmlformats.org/officeDocument/2006/relationships/image" Target="media/image35.png"/><Relationship Id="rId118" Type="http://schemas.openxmlformats.org/officeDocument/2006/relationships/image" Target="media/image88.png"/><Relationship Id="rId139" Type="http://schemas.openxmlformats.org/officeDocument/2006/relationships/hyperlink" Target="https://en.wikipedia.org/wiki/GitHub?utm_source=chatgpt.com" TargetMode="External"/><Relationship Id="rId80" Type="http://schemas.openxmlformats.org/officeDocument/2006/relationships/image" Target="media/image50.png"/><Relationship Id="rId85" Type="http://schemas.openxmlformats.org/officeDocument/2006/relationships/image" Target="media/image55.png"/><Relationship Id="rId150" Type="http://schemas.openxmlformats.org/officeDocument/2006/relationships/header" Target="header17.xml"/><Relationship Id="rId155" Type="http://schemas.openxmlformats.org/officeDocument/2006/relationships/image" Target="media/image104.png"/><Relationship Id="rId12" Type="http://schemas.openxmlformats.org/officeDocument/2006/relationships/header" Target="header2.xml"/><Relationship Id="rId17" Type="http://schemas.microsoft.com/office/2018/08/relationships/commentsExtensible" Target="commentsExtensible.xml"/><Relationship Id="rId33" Type="http://schemas.openxmlformats.org/officeDocument/2006/relationships/image" Target="media/image16.jpeg"/><Relationship Id="rId38" Type="http://schemas.openxmlformats.org/officeDocument/2006/relationships/header" Target="header10.xml"/><Relationship Id="rId59" Type="http://schemas.openxmlformats.org/officeDocument/2006/relationships/image" Target="media/image30.png"/><Relationship Id="rId103" Type="http://schemas.openxmlformats.org/officeDocument/2006/relationships/image" Target="media/image73.jpeg"/><Relationship Id="rId108" Type="http://schemas.openxmlformats.org/officeDocument/2006/relationships/image" Target="media/image78.png"/><Relationship Id="rId124" Type="http://schemas.openxmlformats.org/officeDocument/2006/relationships/image" Target="media/image92.png"/><Relationship Id="rId129" Type="http://schemas.openxmlformats.org/officeDocument/2006/relationships/image" Target="media/image97.png"/><Relationship Id="rId54" Type="http://schemas.openxmlformats.org/officeDocument/2006/relationships/image" Target="media/image26.png"/><Relationship Id="rId70" Type="http://schemas.openxmlformats.org/officeDocument/2006/relationships/image" Target="media/image40.png"/><Relationship Id="rId75" Type="http://schemas.openxmlformats.org/officeDocument/2006/relationships/image" Target="media/image45.png"/><Relationship Id="rId91" Type="http://schemas.openxmlformats.org/officeDocument/2006/relationships/image" Target="media/image61.png"/><Relationship Id="rId96" Type="http://schemas.openxmlformats.org/officeDocument/2006/relationships/image" Target="media/image66.png"/><Relationship Id="rId140" Type="http://schemas.openxmlformats.org/officeDocument/2006/relationships/hyperlink" Target="https://learn.microsoft.com/en-us/dotnet/csharp/" TargetMode="External"/><Relationship Id="rId145" Type="http://schemas.openxmlformats.org/officeDocument/2006/relationships/hyperlink" Target="https://www.darkorbit.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image" Target="media/image11.jpeg"/><Relationship Id="rId49" Type="http://schemas.microsoft.com/office/2007/relationships/hdphoto" Target="media/hdphoto3.wdp"/><Relationship Id="rId114" Type="http://schemas.openxmlformats.org/officeDocument/2006/relationships/image" Target="media/image84.png"/><Relationship Id="rId119" Type="http://schemas.openxmlformats.org/officeDocument/2006/relationships/image" Target="media/image89.png"/><Relationship Id="rId44" Type="http://schemas.openxmlformats.org/officeDocument/2006/relationships/image" Target="media/image21.jpeg"/><Relationship Id="rId60" Type="http://schemas.openxmlformats.org/officeDocument/2006/relationships/image" Target="media/image31.png"/><Relationship Id="rId65" Type="http://schemas.openxmlformats.org/officeDocument/2006/relationships/image" Target="media/image36.png"/><Relationship Id="rId81" Type="http://schemas.openxmlformats.org/officeDocument/2006/relationships/image" Target="media/image51.png"/><Relationship Id="rId86" Type="http://schemas.openxmlformats.org/officeDocument/2006/relationships/image" Target="media/image56.png"/><Relationship Id="rId130" Type="http://schemas.openxmlformats.org/officeDocument/2006/relationships/image" Target="media/image98.png"/><Relationship Id="rId135" Type="http://schemas.openxmlformats.org/officeDocument/2006/relationships/hyperlink" Target="https://unity.com/?utm_source=chatgpt.com" TargetMode="External"/><Relationship Id="rId151" Type="http://schemas.openxmlformats.org/officeDocument/2006/relationships/image" Target="media/image100.png"/><Relationship Id="rId156" Type="http://schemas.openxmlformats.org/officeDocument/2006/relationships/header" Target="header18.xml"/><Relationship Id="rId13" Type="http://schemas.openxmlformats.org/officeDocument/2006/relationships/header" Target="header3.xml"/><Relationship Id="rId18" Type="http://schemas.openxmlformats.org/officeDocument/2006/relationships/header" Target="header4.xml"/><Relationship Id="rId39" Type="http://schemas.openxmlformats.org/officeDocument/2006/relationships/image" Target="media/image17.png"/><Relationship Id="rId109" Type="http://schemas.openxmlformats.org/officeDocument/2006/relationships/image" Target="media/image79.png"/><Relationship Id="rId34" Type="http://schemas.openxmlformats.org/officeDocument/2006/relationships/header" Target="header6.xml"/><Relationship Id="rId50" Type="http://schemas.openxmlformats.org/officeDocument/2006/relationships/image" Target="media/image24.png"/><Relationship Id="rId55" Type="http://schemas.microsoft.com/office/2007/relationships/hdphoto" Target="media/hdphoto6.wdp"/><Relationship Id="rId76" Type="http://schemas.openxmlformats.org/officeDocument/2006/relationships/image" Target="media/image46.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image" Target="media/image90.png"/><Relationship Id="rId125" Type="http://schemas.openxmlformats.org/officeDocument/2006/relationships/image" Target="media/image93.png"/><Relationship Id="rId141" Type="http://schemas.openxmlformats.org/officeDocument/2006/relationships/hyperlink" Target="https://www.adobe.com/products/photoshop.html" TargetMode="External"/><Relationship Id="rId146" Type="http://schemas.openxmlformats.org/officeDocument/2006/relationships/hyperlink" Target="https://starblast.io/,%20" TargetMode="External"/><Relationship Id="rId7" Type="http://schemas.openxmlformats.org/officeDocument/2006/relationships/endnotes" Target="endnotes.xml"/><Relationship Id="rId71" Type="http://schemas.openxmlformats.org/officeDocument/2006/relationships/image" Target="media/image41.png"/><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12.jpeg"/><Relationship Id="rId24" Type="http://schemas.openxmlformats.org/officeDocument/2006/relationships/image" Target="media/image7.png"/><Relationship Id="rId40" Type="http://schemas.openxmlformats.org/officeDocument/2006/relationships/image" Target="media/image18.jpeg"/><Relationship Id="rId45" Type="http://schemas.openxmlformats.org/officeDocument/2006/relationships/header" Target="header12.xml"/><Relationship Id="rId66" Type="http://schemas.openxmlformats.org/officeDocument/2006/relationships/image" Target="media/image37.png"/><Relationship Id="rId87" Type="http://schemas.openxmlformats.org/officeDocument/2006/relationships/image" Target="media/image57.png"/><Relationship Id="rId110" Type="http://schemas.openxmlformats.org/officeDocument/2006/relationships/image" Target="media/image80.png"/><Relationship Id="rId115" Type="http://schemas.openxmlformats.org/officeDocument/2006/relationships/image" Target="media/image85.png"/><Relationship Id="rId131" Type="http://schemas.openxmlformats.org/officeDocument/2006/relationships/header" Target="header15.xml"/><Relationship Id="rId136" Type="http://schemas.openxmlformats.org/officeDocument/2006/relationships/hyperlink" Target="https://doc.photonengine.com/pun/current/getting-started/initial-setup" TargetMode="External"/><Relationship Id="rId157" Type="http://schemas.openxmlformats.org/officeDocument/2006/relationships/fontTable" Target="fontTable.xml"/><Relationship Id="rId61" Type="http://schemas.openxmlformats.org/officeDocument/2006/relationships/image" Target="media/image32.png"/><Relationship Id="rId82" Type="http://schemas.openxmlformats.org/officeDocument/2006/relationships/image" Target="media/image52.png"/><Relationship Id="rId152" Type="http://schemas.openxmlformats.org/officeDocument/2006/relationships/image" Target="media/image101.png"/><Relationship Id="rId19" Type="http://schemas.openxmlformats.org/officeDocument/2006/relationships/header" Target="header5.xml"/><Relationship Id="rId14" Type="http://schemas.openxmlformats.org/officeDocument/2006/relationships/comments" Target="comments.xml"/><Relationship Id="rId30" Type="http://schemas.openxmlformats.org/officeDocument/2006/relationships/image" Target="media/image13.png"/><Relationship Id="rId35" Type="http://schemas.openxmlformats.org/officeDocument/2006/relationships/header" Target="header7.xml"/><Relationship Id="rId56" Type="http://schemas.openxmlformats.org/officeDocument/2006/relationships/image" Target="media/image27.png"/><Relationship Id="rId77" Type="http://schemas.openxmlformats.org/officeDocument/2006/relationships/image" Target="media/image47.png"/><Relationship Id="rId100" Type="http://schemas.openxmlformats.org/officeDocument/2006/relationships/image" Target="media/image70.jpeg"/><Relationship Id="rId105" Type="http://schemas.openxmlformats.org/officeDocument/2006/relationships/image" Target="media/image75.png"/><Relationship Id="rId126" Type="http://schemas.openxmlformats.org/officeDocument/2006/relationships/image" Target="media/image94.png"/><Relationship Id="rId147" Type="http://schemas.openxmlformats.org/officeDocument/2006/relationships/hyperlink" Target="https://play.google.com/store/apps/details?id" TargetMode="External"/><Relationship Id="rId8" Type="http://schemas.openxmlformats.org/officeDocument/2006/relationships/image" Target="media/image1.png"/><Relationship Id="rId51" Type="http://schemas.microsoft.com/office/2007/relationships/hdphoto" Target="media/hdphoto4.wdp"/><Relationship Id="rId72" Type="http://schemas.openxmlformats.org/officeDocument/2006/relationships/image" Target="media/image42.png"/><Relationship Id="rId93" Type="http://schemas.openxmlformats.org/officeDocument/2006/relationships/image" Target="media/image63.png"/><Relationship Id="rId98" Type="http://schemas.openxmlformats.org/officeDocument/2006/relationships/image" Target="media/image68.png"/><Relationship Id="rId121" Type="http://schemas.openxmlformats.org/officeDocument/2006/relationships/header" Target="header13.xml"/><Relationship Id="rId142" Type="http://schemas.openxmlformats.org/officeDocument/2006/relationships/hyperlink" Target="https://app.diagrams.net/" TargetMode="External"/><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2.png"/><Relationship Id="rId67" Type="http://schemas.microsoft.com/office/2007/relationships/hdphoto" Target="media/hdphoto7.wdp"/><Relationship Id="rId116" Type="http://schemas.openxmlformats.org/officeDocument/2006/relationships/image" Target="media/image86.png"/><Relationship Id="rId137" Type="http://schemas.openxmlformats.org/officeDocument/2006/relationships/hyperlink" Target="https://firebase.google.com/docs/unity/setup?utm_source=chatgpt.com&amp;hl=th" TargetMode="External"/><Relationship Id="rId158" Type="http://schemas.microsoft.com/office/2011/relationships/people" Target="people.xml"/><Relationship Id="rId20" Type="http://schemas.openxmlformats.org/officeDocument/2006/relationships/image" Target="media/image3.png"/><Relationship Id="rId41" Type="http://schemas.openxmlformats.org/officeDocument/2006/relationships/image" Target="media/image19.jpeg"/><Relationship Id="rId62" Type="http://schemas.openxmlformats.org/officeDocument/2006/relationships/image" Target="media/image33.png"/><Relationship Id="rId83" Type="http://schemas.openxmlformats.org/officeDocument/2006/relationships/image" Target="media/image53.png"/><Relationship Id="rId88" Type="http://schemas.openxmlformats.org/officeDocument/2006/relationships/image" Target="media/image58.png"/><Relationship Id="rId111" Type="http://schemas.openxmlformats.org/officeDocument/2006/relationships/image" Target="media/image81.png"/><Relationship Id="rId132" Type="http://schemas.openxmlformats.org/officeDocument/2006/relationships/header" Target="header16.xml"/><Relationship Id="rId153" Type="http://schemas.openxmlformats.org/officeDocument/2006/relationships/image" Target="media/image102.png"/><Relationship Id="rId15" Type="http://schemas.microsoft.com/office/2011/relationships/commentsExtended" Target="commentsExtended.xml"/><Relationship Id="rId36" Type="http://schemas.openxmlformats.org/officeDocument/2006/relationships/header" Target="header8.xml"/><Relationship Id="rId57" Type="http://schemas.openxmlformats.org/officeDocument/2006/relationships/image" Target="media/image28.png"/><Relationship Id="rId106" Type="http://schemas.openxmlformats.org/officeDocument/2006/relationships/image" Target="media/image76.png"/><Relationship Id="rId127" Type="http://schemas.openxmlformats.org/officeDocument/2006/relationships/image" Target="media/image95.png"/><Relationship Id="rId10" Type="http://schemas.openxmlformats.org/officeDocument/2006/relationships/image" Target="media/image2.png"/><Relationship Id="rId31" Type="http://schemas.openxmlformats.org/officeDocument/2006/relationships/image" Target="media/image14.png"/><Relationship Id="rId52" Type="http://schemas.openxmlformats.org/officeDocument/2006/relationships/image" Target="media/image25.png"/><Relationship Id="rId73" Type="http://schemas.openxmlformats.org/officeDocument/2006/relationships/image" Target="media/image43.png"/><Relationship Id="rId78" Type="http://schemas.openxmlformats.org/officeDocument/2006/relationships/image" Target="media/image48.png"/><Relationship Id="rId94" Type="http://schemas.openxmlformats.org/officeDocument/2006/relationships/image" Target="media/image64.png"/><Relationship Id="rId99" Type="http://schemas.openxmlformats.org/officeDocument/2006/relationships/image" Target="media/image69.jpeg"/><Relationship Id="rId101" Type="http://schemas.openxmlformats.org/officeDocument/2006/relationships/image" Target="media/image71.jpeg"/><Relationship Id="rId122" Type="http://schemas.openxmlformats.org/officeDocument/2006/relationships/image" Target="media/image91.png"/><Relationship Id="rId143" Type="http://schemas.openxmlformats.org/officeDocument/2006/relationships/hyperlink" Target="https://starblast.io/" TargetMode="External"/><Relationship Id="rId148" Type="http://schemas.openxmlformats.org/officeDocument/2006/relationships/image" Target="media/image99.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9.jpeg"/><Relationship Id="rId47" Type="http://schemas.microsoft.com/office/2007/relationships/hdphoto" Target="media/hdphoto2.wdp"/><Relationship Id="rId68" Type="http://schemas.openxmlformats.org/officeDocument/2006/relationships/image" Target="media/image38.png"/><Relationship Id="rId89" Type="http://schemas.openxmlformats.org/officeDocument/2006/relationships/image" Target="media/image59.png"/><Relationship Id="rId112" Type="http://schemas.openxmlformats.org/officeDocument/2006/relationships/image" Target="media/image82.png"/><Relationship Id="rId133" Type="http://schemas.openxmlformats.org/officeDocument/2006/relationships/hyperlink" Target="https://www.brsoftech.com/blog/challenges-in-developing-%20multiplayer-online-games" TargetMode="External"/><Relationship Id="rId154" Type="http://schemas.openxmlformats.org/officeDocument/2006/relationships/image" Target="media/image103.png"/><Relationship Id="rId16" Type="http://schemas.microsoft.com/office/2016/09/relationships/commentsIds" Target="commentsIds.xml"/><Relationship Id="rId37" Type="http://schemas.openxmlformats.org/officeDocument/2006/relationships/header" Target="header9.xml"/><Relationship Id="rId58" Type="http://schemas.openxmlformats.org/officeDocument/2006/relationships/image" Target="media/image29.png"/><Relationship Id="rId79" Type="http://schemas.openxmlformats.org/officeDocument/2006/relationships/image" Target="media/image49.png"/><Relationship Id="rId102" Type="http://schemas.openxmlformats.org/officeDocument/2006/relationships/image" Target="media/image72.jpeg"/><Relationship Id="rId123" Type="http://schemas.openxmlformats.org/officeDocument/2006/relationships/header" Target="header14.xml"/><Relationship Id="rId144" Type="http://schemas.openxmlformats.org/officeDocument/2006/relationships/hyperlink" Target="https://starblast.io/,%20" TargetMode="External"/><Relationship Id="rId90" Type="http://schemas.openxmlformats.org/officeDocument/2006/relationships/image" Target="media/image60.png"/><Relationship Id="rId27" Type="http://schemas.openxmlformats.org/officeDocument/2006/relationships/image" Target="media/image10.jpeg"/><Relationship Id="rId48" Type="http://schemas.openxmlformats.org/officeDocument/2006/relationships/image" Target="media/image23.png"/><Relationship Id="rId69" Type="http://schemas.openxmlformats.org/officeDocument/2006/relationships/image" Target="media/image39.png"/><Relationship Id="rId113" Type="http://schemas.openxmlformats.org/officeDocument/2006/relationships/image" Target="media/image83.png"/><Relationship Id="rId134" Type="http://schemas.openxmlformats.org/officeDocument/2006/relationships/hyperlink" Target="https://uversedigital.com/services/" TargetMode="Externa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2650D-EEDD-411B-921E-D513EF05B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110</Pages>
  <Words>13588</Words>
  <Characters>77453</Characters>
  <Application>Microsoft Office Word</Application>
  <DocSecurity>0</DocSecurity>
  <Lines>645</Lines>
  <Paragraphs>181</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90860</CharactersWithSpaces>
  <SharedDoc>false</SharedDoc>
  <HLinks>
    <vt:vector size="474" baseType="variant">
      <vt:variant>
        <vt:i4>6619235</vt:i4>
      </vt:variant>
      <vt:variant>
        <vt:i4>570</vt:i4>
      </vt:variant>
      <vt:variant>
        <vt:i4>0</vt:i4>
      </vt:variant>
      <vt:variant>
        <vt:i4>5</vt:i4>
      </vt:variant>
      <vt:variant>
        <vt:lpwstr>https://starblast.io/,</vt:lpwstr>
      </vt:variant>
      <vt:variant>
        <vt:lpwstr/>
      </vt:variant>
      <vt:variant>
        <vt:i4>6357100</vt:i4>
      </vt:variant>
      <vt:variant>
        <vt:i4>567</vt:i4>
      </vt:variant>
      <vt:variant>
        <vt:i4>0</vt:i4>
      </vt:variant>
      <vt:variant>
        <vt:i4>5</vt:i4>
      </vt:variant>
      <vt:variant>
        <vt:lpwstr>https://play.google.com/store/apps/details?id=com.alien.shooter.galaxy.attack&amp;hl=th</vt:lpwstr>
      </vt:variant>
      <vt:variant>
        <vt:lpwstr/>
      </vt:variant>
      <vt:variant>
        <vt:i4>6619235</vt:i4>
      </vt:variant>
      <vt:variant>
        <vt:i4>564</vt:i4>
      </vt:variant>
      <vt:variant>
        <vt:i4>0</vt:i4>
      </vt:variant>
      <vt:variant>
        <vt:i4>5</vt:i4>
      </vt:variant>
      <vt:variant>
        <vt:lpwstr>https://starblast.io/,</vt:lpwstr>
      </vt:variant>
      <vt:variant>
        <vt:lpwstr/>
      </vt:variant>
      <vt:variant>
        <vt:i4>3604513</vt:i4>
      </vt:variant>
      <vt:variant>
        <vt:i4>561</vt:i4>
      </vt:variant>
      <vt:variant>
        <vt:i4>0</vt:i4>
      </vt:variant>
      <vt:variant>
        <vt:i4>5</vt:i4>
      </vt:variant>
      <vt:variant>
        <vt:lpwstr>https://www.darkorbit.com/</vt:lpwstr>
      </vt:variant>
      <vt:variant>
        <vt:lpwstr/>
      </vt:variant>
      <vt:variant>
        <vt:i4>6619235</vt:i4>
      </vt:variant>
      <vt:variant>
        <vt:i4>558</vt:i4>
      </vt:variant>
      <vt:variant>
        <vt:i4>0</vt:i4>
      </vt:variant>
      <vt:variant>
        <vt:i4>5</vt:i4>
      </vt:variant>
      <vt:variant>
        <vt:lpwstr>https://starblast.io/,</vt:lpwstr>
      </vt:variant>
      <vt:variant>
        <vt:lpwstr/>
      </vt:variant>
      <vt:variant>
        <vt:i4>4784204</vt:i4>
      </vt:variant>
      <vt:variant>
        <vt:i4>555</vt:i4>
      </vt:variant>
      <vt:variant>
        <vt:i4>0</vt:i4>
      </vt:variant>
      <vt:variant>
        <vt:i4>5</vt:i4>
      </vt:variant>
      <vt:variant>
        <vt:lpwstr>https://starblast.io/</vt:lpwstr>
      </vt:variant>
      <vt:variant>
        <vt:lpwstr/>
      </vt:variant>
      <vt:variant>
        <vt:i4>4784128</vt:i4>
      </vt:variant>
      <vt:variant>
        <vt:i4>552</vt:i4>
      </vt:variant>
      <vt:variant>
        <vt:i4>0</vt:i4>
      </vt:variant>
      <vt:variant>
        <vt:i4>5</vt:i4>
      </vt:variant>
      <vt:variant>
        <vt:lpwstr>https://app.diagrams.net/</vt:lpwstr>
      </vt:variant>
      <vt:variant>
        <vt:lpwstr/>
      </vt:variant>
      <vt:variant>
        <vt:i4>4915278</vt:i4>
      </vt:variant>
      <vt:variant>
        <vt:i4>549</vt:i4>
      </vt:variant>
      <vt:variant>
        <vt:i4>0</vt:i4>
      </vt:variant>
      <vt:variant>
        <vt:i4>5</vt:i4>
      </vt:variant>
      <vt:variant>
        <vt:lpwstr>https://www.adobe.com/products/photoshop.html</vt:lpwstr>
      </vt:variant>
      <vt:variant>
        <vt:lpwstr/>
      </vt:variant>
      <vt:variant>
        <vt:i4>6226004</vt:i4>
      </vt:variant>
      <vt:variant>
        <vt:i4>546</vt:i4>
      </vt:variant>
      <vt:variant>
        <vt:i4>0</vt:i4>
      </vt:variant>
      <vt:variant>
        <vt:i4>5</vt:i4>
      </vt:variant>
      <vt:variant>
        <vt:lpwstr>https://learn.microsoft.com/en-us/dotnet/csharp/</vt:lpwstr>
      </vt:variant>
      <vt:variant>
        <vt:lpwstr/>
      </vt:variant>
      <vt:variant>
        <vt:i4>2293772</vt:i4>
      </vt:variant>
      <vt:variant>
        <vt:i4>543</vt:i4>
      </vt:variant>
      <vt:variant>
        <vt:i4>0</vt:i4>
      </vt:variant>
      <vt:variant>
        <vt:i4>5</vt:i4>
      </vt:variant>
      <vt:variant>
        <vt:lpwstr>https://en.wikipedia.org/wiki/GitHub?utm_source=chatgpt.com</vt:lpwstr>
      </vt:variant>
      <vt:variant>
        <vt:lpwstr/>
      </vt:variant>
      <vt:variant>
        <vt:i4>7471202</vt:i4>
      </vt:variant>
      <vt:variant>
        <vt:i4>540</vt:i4>
      </vt:variant>
      <vt:variant>
        <vt:i4>0</vt:i4>
      </vt:variant>
      <vt:variant>
        <vt:i4>5</vt:i4>
      </vt:variant>
      <vt:variant>
        <vt:lpwstr>https://code.visualstudio.com/docs/sourcecontrol/github</vt:lpwstr>
      </vt:variant>
      <vt:variant>
        <vt:lpwstr/>
      </vt:variant>
      <vt:variant>
        <vt:i4>5111843</vt:i4>
      </vt:variant>
      <vt:variant>
        <vt:i4>537</vt:i4>
      </vt:variant>
      <vt:variant>
        <vt:i4>0</vt:i4>
      </vt:variant>
      <vt:variant>
        <vt:i4>5</vt:i4>
      </vt:variant>
      <vt:variant>
        <vt:lpwstr>https://firebase.google.com/docs/unity/setup?utm_source=chatgpt.com&amp;hl=th</vt:lpwstr>
      </vt:variant>
      <vt:variant>
        <vt:lpwstr/>
      </vt:variant>
      <vt:variant>
        <vt:i4>3997809</vt:i4>
      </vt:variant>
      <vt:variant>
        <vt:i4>534</vt:i4>
      </vt:variant>
      <vt:variant>
        <vt:i4>0</vt:i4>
      </vt:variant>
      <vt:variant>
        <vt:i4>5</vt:i4>
      </vt:variant>
      <vt:variant>
        <vt:lpwstr>https://doc.photonengine.com/pun/current/getting-started/initial-setup</vt:lpwstr>
      </vt:variant>
      <vt:variant>
        <vt:lpwstr/>
      </vt:variant>
      <vt:variant>
        <vt:i4>524341</vt:i4>
      </vt:variant>
      <vt:variant>
        <vt:i4>531</vt:i4>
      </vt:variant>
      <vt:variant>
        <vt:i4>0</vt:i4>
      </vt:variant>
      <vt:variant>
        <vt:i4>5</vt:i4>
      </vt:variant>
      <vt:variant>
        <vt:lpwstr>https://unity.com/?utm_source=chatgpt.com</vt:lpwstr>
      </vt:variant>
      <vt:variant>
        <vt:lpwstr/>
      </vt:variant>
      <vt:variant>
        <vt:i4>8126523</vt:i4>
      </vt:variant>
      <vt:variant>
        <vt:i4>528</vt:i4>
      </vt:variant>
      <vt:variant>
        <vt:i4>0</vt:i4>
      </vt:variant>
      <vt:variant>
        <vt:i4>5</vt:i4>
      </vt:variant>
      <vt:variant>
        <vt:lpwstr>https://uversedigital.com/services/</vt:lpwstr>
      </vt:variant>
      <vt:variant>
        <vt:lpwstr/>
      </vt:variant>
      <vt:variant>
        <vt:i4>8126543</vt:i4>
      </vt:variant>
      <vt:variant>
        <vt:i4>525</vt:i4>
      </vt:variant>
      <vt:variant>
        <vt:i4>0</vt:i4>
      </vt:variant>
      <vt:variant>
        <vt:i4>5</vt:i4>
      </vt:variant>
      <vt:variant>
        <vt:lpwstr>https://www.brsoftech.com/blog/challenges-in-developing-multiplayer-online-games/?utm_source=chatgpt.com</vt:lpwstr>
      </vt:variant>
      <vt:variant>
        <vt:lpwstr/>
      </vt:variant>
      <vt:variant>
        <vt:i4>1966133</vt:i4>
      </vt:variant>
      <vt:variant>
        <vt:i4>386</vt:i4>
      </vt:variant>
      <vt:variant>
        <vt:i4>0</vt:i4>
      </vt:variant>
      <vt:variant>
        <vt:i4>5</vt:i4>
      </vt:variant>
      <vt:variant>
        <vt:lpwstr/>
      </vt:variant>
      <vt:variant>
        <vt:lpwstr>_Toc224073487</vt:lpwstr>
      </vt:variant>
      <vt:variant>
        <vt:i4>1966133</vt:i4>
      </vt:variant>
      <vt:variant>
        <vt:i4>380</vt:i4>
      </vt:variant>
      <vt:variant>
        <vt:i4>0</vt:i4>
      </vt:variant>
      <vt:variant>
        <vt:i4>5</vt:i4>
      </vt:variant>
      <vt:variant>
        <vt:lpwstr/>
      </vt:variant>
      <vt:variant>
        <vt:lpwstr>_Toc224073486</vt:lpwstr>
      </vt:variant>
      <vt:variant>
        <vt:i4>1966133</vt:i4>
      </vt:variant>
      <vt:variant>
        <vt:i4>374</vt:i4>
      </vt:variant>
      <vt:variant>
        <vt:i4>0</vt:i4>
      </vt:variant>
      <vt:variant>
        <vt:i4>5</vt:i4>
      </vt:variant>
      <vt:variant>
        <vt:lpwstr/>
      </vt:variant>
      <vt:variant>
        <vt:lpwstr>_Toc224073485</vt:lpwstr>
      </vt:variant>
      <vt:variant>
        <vt:i4>1966133</vt:i4>
      </vt:variant>
      <vt:variant>
        <vt:i4>368</vt:i4>
      </vt:variant>
      <vt:variant>
        <vt:i4>0</vt:i4>
      </vt:variant>
      <vt:variant>
        <vt:i4>5</vt:i4>
      </vt:variant>
      <vt:variant>
        <vt:lpwstr/>
      </vt:variant>
      <vt:variant>
        <vt:lpwstr>_Toc224073484</vt:lpwstr>
      </vt:variant>
      <vt:variant>
        <vt:i4>1966133</vt:i4>
      </vt:variant>
      <vt:variant>
        <vt:i4>362</vt:i4>
      </vt:variant>
      <vt:variant>
        <vt:i4>0</vt:i4>
      </vt:variant>
      <vt:variant>
        <vt:i4>5</vt:i4>
      </vt:variant>
      <vt:variant>
        <vt:lpwstr/>
      </vt:variant>
      <vt:variant>
        <vt:lpwstr>_Toc224073483</vt:lpwstr>
      </vt:variant>
      <vt:variant>
        <vt:i4>1966133</vt:i4>
      </vt:variant>
      <vt:variant>
        <vt:i4>356</vt:i4>
      </vt:variant>
      <vt:variant>
        <vt:i4>0</vt:i4>
      </vt:variant>
      <vt:variant>
        <vt:i4>5</vt:i4>
      </vt:variant>
      <vt:variant>
        <vt:lpwstr/>
      </vt:variant>
      <vt:variant>
        <vt:lpwstr>_Toc224073482</vt:lpwstr>
      </vt:variant>
      <vt:variant>
        <vt:i4>1966133</vt:i4>
      </vt:variant>
      <vt:variant>
        <vt:i4>350</vt:i4>
      </vt:variant>
      <vt:variant>
        <vt:i4>0</vt:i4>
      </vt:variant>
      <vt:variant>
        <vt:i4>5</vt:i4>
      </vt:variant>
      <vt:variant>
        <vt:lpwstr/>
      </vt:variant>
      <vt:variant>
        <vt:lpwstr>_Toc224073481</vt:lpwstr>
      </vt:variant>
      <vt:variant>
        <vt:i4>1966133</vt:i4>
      </vt:variant>
      <vt:variant>
        <vt:i4>344</vt:i4>
      </vt:variant>
      <vt:variant>
        <vt:i4>0</vt:i4>
      </vt:variant>
      <vt:variant>
        <vt:i4>5</vt:i4>
      </vt:variant>
      <vt:variant>
        <vt:lpwstr/>
      </vt:variant>
      <vt:variant>
        <vt:lpwstr>_Toc224073480</vt:lpwstr>
      </vt:variant>
      <vt:variant>
        <vt:i4>1114165</vt:i4>
      </vt:variant>
      <vt:variant>
        <vt:i4>338</vt:i4>
      </vt:variant>
      <vt:variant>
        <vt:i4>0</vt:i4>
      </vt:variant>
      <vt:variant>
        <vt:i4>5</vt:i4>
      </vt:variant>
      <vt:variant>
        <vt:lpwstr/>
      </vt:variant>
      <vt:variant>
        <vt:lpwstr>_Toc224073479</vt:lpwstr>
      </vt:variant>
      <vt:variant>
        <vt:i4>1114165</vt:i4>
      </vt:variant>
      <vt:variant>
        <vt:i4>332</vt:i4>
      </vt:variant>
      <vt:variant>
        <vt:i4>0</vt:i4>
      </vt:variant>
      <vt:variant>
        <vt:i4>5</vt:i4>
      </vt:variant>
      <vt:variant>
        <vt:lpwstr/>
      </vt:variant>
      <vt:variant>
        <vt:lpwstr>_Toc224073478</vt:lpwstr>
      </vt:variant>
      <vt:variant>
        <vt:i4>1114165</vt:i4>
      </vt:variant>
      <vt:variant>
        <vt:i4>326</vt:i4>
      </vt:variant>
      <vt:variant>
        <vt:i4>0</vt:i4>
      </vt:variant>
      <vt:variant>
        <vt:i4>5</vt:i4>
      </vt:variant>
      <vt:variant>
        <vt:lpwstr/>
      </vt:variant>
      <vt:variant>
        <vt:lpwstr>_Toc224073477</vt:lpwstr>
      </vt:variant>
      <vt:variant>
        <vt:i4>1114165</vt:i4>
      </vt:variant>
      <vt:variant>
        <vt:i4>320</vt:i4>
      </vt:variant>
      <vt:variant>
        <vt:i4>0</vt:i4>
      </vt:variant>
      <vt:variant>
        <vt:i4>5</vt:i4>
      </vt:variant>
      <vt:variant>
        <vt:lpwstr/>
      </vt:variant>
      <vt:variant>
        <vt:lpwstr>_Toc224073476</vt:lpwstr>
      </vt:variant>
      <vt:variant>
        <vt:i4>1114165</vt:i4>
      </vt:variant>
      <vt:variant>
        <vt:i4>314</vt:i4>
      </vt:variant>
      <vt:variant>
        <vt:i4>0</vt:i4>
      </vt:variant>
      <vt:variant>
        <vt:i4>5</vt:i4>
      </vt:variant>
      <vt:variant>
        <vt:lpwstr/>
      </vt:variant>
      <vt:variant>
        <vt:lpwstr>_Toc224073475</vt:lpwstr>
      </vt:variant>
      <vt:variant>
        <vt:i4>1114165</vt:i4>
      </vt:variant>
      <vt:variant>
        <vt:i4>308</vt:i4>
      </vt:variant>
      <vt:variant>
        <vt:i4>0</vt:i4>
      </vt:variant>
      <vt:variant>
        <vt:i4>5</vt:i4>
      </vt:variant>
      <vt:variant>
        <vt:lpwstr/>
      </vt:variant>
      <vt:variant>
        <vt:lpwstr>_Toc224073474</vt:lpwstr>
      </vt:variant>
      <vt:variant>
        <vt:i4>1114165</vt:i4>
      </vt:variant>
      <vt:variant>
        <vt:i4>302</vt:i4>
      </vt:variant>
      <vt:variant>
        <vt:i4>0</vt:i4>
      </vt:variant>
      <vt:variant>
        <vt:i4>5</vt:i4>
      </vt:variant>
      <vt:variant>
        <vt:lpwstr/>
      </vt:variant>
      <vt:variant>
        <vt:lpwstr>_Toc224073473</vt:lpwstr>
      </vt:variant>
      <vt:variant>
        <vt:i4>1114165</vt:i4>
      </vt:variant>
      <vt:variant>
        <vt:i4>296</vt:i4>
      </vt:variant>
      <vt:variant>
        <vt:i4>0</vt:i4>
      </vt:variant>
      <vt:variant>
        <vt:i4>5</vt:i4>
      </vt:variant>
      <vt:variant>
        <vt:lpwstr/>
      </vt:variant>
      <vt:variant>
        <vt:lpwstr>_Toc224073472</vt:lpwstr>
      </vt:variant>
      <vt:variant>
        <vt:i4>1114165</vt:i4>
      </vt:variant>
      <vt:variant>
        <vt:i4>290</vt:i4>
      </vt:variant>
      <vt:variant>
        <vt:i4>0</vt:i4>
      </vt:variant>
      <vt:variant>
        <vt:i4>5</vt:i4>
      </vt:variant>
      <vt:variant>
        <vt:lpwstr/>
      </vt:variant>
      <vt:variant>
        <vt:lpwstr>_Toc224073471</vt:lpwstr>
      </vt:variant>
      <vt:variant>
        <vt:i4>1114165</vt:i4>
      </vt:variant>
      <vt:variant>
        <vt:i4>284</vt:i4>
      </vt:variant>
      <vt:variant>
        <vt:i4>0</vt:i4>
      </vt:variant>
      <vt:variant>
        <vt:i4>5</vt:i4>
      </vt:variant>
      <vt:variant>
        <vt:lpwstr/>
      </vt:variant>
      <vt:variant>
        <vt:lpwstr>_Toc224073470</vt:lpwstr>
      </vt:variant>
      <vt:variant>
        <vt:i4>1048627</vt:i4>
      </vt:variant>
      <vt:variant>
        <vt:i4>276</vt:i4>
      </vt:variant>
      <vt:variant>
        <vt:i4>0</vt:i4>
      </vt:variant>
      <vt:variant>
        <vt:i4>5</vt:i4>
      </vt:variant>
      <vt:variant>
        <vt:lpwstr/>
      </vt:variant>
      <vt:variant>
        <vt:lpwstr>_Toc222066539</vt:lpwstr>
      </vt:variant>
      <vt:variant>
        <vt:i4>1048627</vt:i4>
      </vt:variant>
      <vt:variant>
        <vt:i4>270</vt:i4>
      </vt:variant>
      <vt:variant>
        <vt:i4>0</vt:i4>
      </vt:variant>
      <vt:variant>
        <vt:i4>5</vt:i4>
      </vt:variant>
      <vt:variant>
        <vt:lpwstr/>
      </vt:variant>
      <vt:variant>
        <vt:lpwstr>_Toc222066538</vt:lpwstr>
      </vt:variant>
      <vt:variant>
        <vt:i4>1048627</vt:i4>
      </vt:variant>
      <vt:variant>
        <vt:i4>264</vt:i4>
      </vt:variant>
      <vt:variant>
        <vt:i4>0</vt:i4>
      </vt:variant>
      <vt:variant>
        <vt:i4>5</vt:i4>
      </vt:variant>
      <vt:variant>
        <vt:lpwstr/>
      </vt:variant>
      <vt:variant>
        <vt:lpwstr>_Toc222066537</vt:lpwstr>
      </vt:variant>
      <vt:variant>
        <vt:i4>1048627</vt:i4>
      </vt:variant>
      <vt:variant>
        <vt:i4>258</vt:i4>
      </vt:variant>
      <vt:variant>
        <vt:i4>0</vt:i4>
      </vt:variant>
      <vt:variant>
        <vt:i4>5</vt:i4>
      </vt:variant>
      <vt:variant>
        <vt:lpwstr/>
      </vt:variant>
      <vt:variant>
        <vt:lpwstr>_Toc222066536</vt:lpwstr>
      </vt:variant>
      <vt:variant>
        <vt:i4>1048629</vt:i4>
      </vt:variant>
      <vt:variant>
        <vt:i4>251</vt:i4>
      </vt:variant>
      <vt:variant>
        <vt:i4>0</vt:i4>
      </vt:variant>
      <vt:variant>
        <vt:i4>5</vt:i4>
      </vt:variant>
      <vt:variant>
        <vt:lpwstr/>
      </vt:variant>
      <vt:variant>
        <vt:lpwstr>_Toc224073469</vt:lpwstr>
      </vt:variant>
      <vt:variant>
        <vt:i4>1048629</vt:i4>
      </vt:variant>
      <vt:variant>
        <vt:i4>245</vt:i4>
      </vt:variant>
      <vt:variant>
        <vt:i4>0</vt:i4>
      </vt:variant>
      <vt:variant>
        <vt:i4>5</vt:i4>
      </vt:variant>
      <vt:variant>
        <vt:lpwstr/>
      </vt:variant>
      <vt:variant>
        <vt:lpwstr>_Toc224073468</vt:lpwstr>
      </vt:variant>
      <vt:variant>
        <vt:i4>1048629</vt:i4>
      </vt:variant>
      <vt:variant>
        <vt:i4>239</vt:i4>
      </vt:variant>
      <vt:variant>
        <vt:i4>0</vt:i4>
      </vt:variant>
      <vt:variant>
        <vt:i4>5</vt:i4>
      </vt:variant>
      <vt:variant>
        <vt:lpwstr/>
      </vt:variant>
      <vt:variant>
        <vt:lpwstr>_Toc224073467</vt:lpwstr>
      </vt:variant>
      <vt:variant>
        <vt:i4>1048629</vt:i4>
      </vt:variant>
      <vt:variant>
        <vt:i4>233</vt:i4>
      </vt:variant>
      <vt:variant>
        <vt:i4>0</vt:i4>
      </vt:variant>
      <vt:variant>
        <vt:i4>5</vt:i4>
      </vt:variant>
      <vt:variant>
        <vt:lpwstr/>
      </vt:variant>
      <vt:variant>
        <vt:lpwstr>_Toc224073466</vt:lpwstr>
      </vt:variant>
      <vt:variant>
        <vt:i4>1048629</vt:i4>
      </vt:variant>
      <vt:variant>
        <vt:i4>227</vt:i4>
      </vt:variant>
      <vt:variant>
        <vt:i4>0</vt:i4>
      </vt:variant>
      <vt:variant>
        <vt:i4>5</vt:i4>
      </vt:variant>
      <vt:variant>
        <vt:lpwstr/>
      </vt:variant>
      <vt:variant>
        <vt:lpwstr>_Toc224073465</vt:lpwstr>
      </vt:variant>
      <vt:variant>
        <vt:i4>1048629</vt:i4>
      </vt:variant>
      <vt:variant>
        <vt:i4>221</vt:i4>
      </vt:variant>
      <vt:variant>
        <vt:i4>0</vt:i4>
      </vt:variant>
      <vt:variant>
        <vt:i4>5</vt:i4>
      </vt:variant>
      <vt:variant>
        <vt:lpwstr/>
      </vt:variant>
      <vt:variant>
        <vt:lpwstr>_Toc224073464</vt:lpwstr>
      </vt:variant>
      <vt:variant>
        <vt:i4>1048629</vt:i4>
      </vt:variant>
      <vt:variant>
        <vt:i4>215</vt:i4>
      </vt:variant>
      <vt:variant>
        <vt:i4>0</vt:i4>
      </vt:variant>
      <vt:variant>
        <vt:i4>5</vt:i4>
      </vt:variant>
      <vt:variant>
        <vt:lpwstr/>
      </vt:variant>
      <vt:variant>
        <vt:lpwstr>_Toc224073463</vt:lpwstr>
      </vt:variant>
      <vt:variant>
        <vt:i4>1048629</vt:i4>
      </vt:variant>
      <vt:variant>
        <vt:i4>209</vt:i4>
      </vt:variant>
      <vt:variant>
        <vt:i4>0</vt:i4>
      </vt:variant>
      <vt:variant>
        <vt:i4>5</vt:i4>
      </vt:variant>
      <vt:variant>
        <vt:lpwstr/>
      </vt:variant>
      <vt:variant>
        <vt:lpwstr>_Toc224073462</vt:lpwstr>
      </vt:variant>
      <vt:variant>
        <vt:i4>1048629</vt:i4>
      </vt:variant>
      <vt:variant>
        <vt:i4>203</vt:i4>
      </vt:variant>
      <vt:variant>
        <vt:i4>0</vt:i4>
      </vt:variant>
      <vt:variant>
        <vt:i4>5</vt:i4>
      </vt:variant>
      <vt:variant>
        <vt:lpwstr/>
      </vt:variant>
      <vt:variant>
        <vt:lpwstr>_Toc224073461</vt:lpwstr>
      </vt:variant>
      <vt:variant>
        <vt:i4>1048629</vt:i4>
      </vt:variant>
      <vt:variant>
        <vt:i4>197</vt:i4>
      </vt:variant>
      <vt:variant>
        <vt:i4>0</vt:i4>
      </vt:variant>
      <vt:variant>
        <vt:i4>5</vt:i4>
      </vt:variant>
      <vt:variant>
        <vt:lpwstr/>
      </vt:variant>
      <vt:variant>
        <vt:lpwstr>_Toc224073460</vt:lpwstr>
      </vt:variant>
      <vt:variant>
        <vt:i4>1245237</vt:i4>
      </vt:variant>
      <vt:variant>
        <vt:i4>191</vt:i4>
      </vt:variant>
      <vt:variant>
        <vt:i4>0</vt:i4>
      </vt:variant>
      <vt:variant>
        <vt:i4>5</vt:i4>
      </vt:variant>
      <vt:variant>
        <vt:lpwstr/>
      </vt:variant>
      <vt:variant>
        <vt:lpwstr>_Toc224073459</vt:lpwstr>
      </vt:variant>
      <vt:variant>
        <vt:i4>1245237</vt:i4>
      </vt:variant>
      <vt:variant>
        <vt:i4>185</vt:i4>
      </vt:variant>
      <vt:variant>
        <vt:i4>0</vt:i4>
      </vt:variant>
      <vt:variant>
        <vt:i4>5</vt:i4>
      </vt:variant>
      <vt:variant>
        <vt:lpwstr/>
      </vt:variant>
      <vt:variant>
        <vt:lpwstr>_Toc224073458</vt:lpwstr>
      </vt:variant>
      <vt:variant>
        <vt:i4>1245237</vt:i4>
      </vt:variant>
      <vt:variant>
        <vt:i4>179</vt:i4>
      </vt:variant>
      <vt:variant>
        <vt:i4>0</vt:i4>
      </vt:variant>
      <vt:variant>
        <vt:i4>5</vt:i4>
      </vt:variant>
      <vt:variant>
        <vt:lpwstr/>
      </vt:variant>
      <vt:variant>
        <vt:lpwstr>_Toc224073457</vt:lpwstr>
      </vt:variant>
      <vt:variant>
        <vt:i4>1245237</vt:i4>
      </vt:variant>
      <vt:variant>
        <vt:i4>173</vt:i4>
      </vt:variant>
      <vt:variant>
        <vt:i4>0</vt:i4>
      </vt:variant>
      <vt:variant>
        <vt:i4>5</vt:i4>
      </vt:variant>
      <vt:variant>
        <vt:lpwstr/>
      </vt:variant>
      <vt:variant>
        <vt:lpwstr>_Toc224073456</vt:lpwstr>
      </vt:variant>
      <vt:variant>
        <vt:i4>1835060</vt:i4>
      </vt:variant>
      <vt:variant>
        <vt:i4>162</vt:i4>
      </vt:variant>
      <vt:variant>
        <vt:i4>0</vt:i4>
      </vt:variant>
      <vt:variant>
        <vt:i4>5</vt:i4>
      </vt:variant>
      <vt:variant>
        <vt:lpwstr/>
      </vt:variant>
      <vt:variant>
        <vt:lpwstr>_Toc222150186</vt:lpwstr>
      </vt:variant>
      <vt:variant>
        <vt:i4>1835060</vt:i4>
      </vt:variant>
      <vt:variant>
        <vt:i4>156</vt:i4>
      </vt:variant>
      <vt:variant>
        <vt:i4>0</vt:i4>
      </vt:variant>
      <vt:variant>
        <vt:i4>5</vt:i4>
      </vt:variant>
      <vt:variant>
        <vt:lpwstr/>
      </vt:variant>
      <vt:variant>
        <vt:lpwstr>_Toc222150185</vt:lpwstr>
      </vt:variant>
      <vt:variant>
        <vt:i4>1835060</vt:i4>
      </vt:variant>
      <vt:variant>
        <vt:i4>150</vt:i4>
      </vt:variant>
      <vt:variant>
        <vt:i4>0</vt:i4>
      </vt:variant>
      <vt:variant>
        <vt:i4>5</vt:i4>
      </vt:variant>
      <vt:variant>
        <vt:lpwstr/>
      </vt:variant>
      <vt:variant>
        <vt:lpwstr>_Toc222150184</vt:lpwstr>
      </vt:variant>
      <vt:variant>
        <vt:i4>1835060</vt:i4>
      </vt:variant>
      <vt:variant>
        <vt:i4>144</vt:i4>
      </vt:variant>
      <vt:variant>
        <vt:i4>0</vt:i4>
      </vt:variant>
      <vt:variant>
        <vt:i4>5</vt:i4>
      </vt:variant>
      <vt:variant>
        <vt:lpwstr/>
      </vt:variant>
      <vt:variant>
        <vt:lpwstr>_Toc222150183</vt:lpwstr>
      </vt:variant>
      <vt:variant>
        <vt:i4>1835060</vt:i4>
      </vt:variant>
      <vt:variant>
        <vt:i4>138</vt:i4>
      </vt:variant>
      <vt:variant>
        <vt:i4>0</vt:i4>
      </vt:variant>
      <vt:variant>
        <vt:i4>5</vt:i4>
      </vt:variant>
      <vt:variant>
        <vt:lpwstr/>
      </vt:variant>
      <vt:variant>
        <vt:lpwstr>_Toc222150182</vt:lpwstr>
      </vt:variant>
      <vt:variant>
        <vt:i4>1376308</vt:i4>
      </vt:variant>
      <vt:variant>
        <vt:i4>131</vt:i4>
      </vt:variant>
      <vt:variant>
        <vt:i4>0</vt:i4>
      </vt:variant>
      <vt:variant>
        <vt:i4>5</vt:i4>
      </vt:variant>
      <vt:variant>
        <vt:lpwstr/>
      </vt:variant>
      <vt:variant>
        <vt:lpwstr>_Toc222064245</vt:lpwstr>
      </vt:variant>
      <vt:variant>
        <vt:i4>1835059</vt:i4>
      </vt:variant>
      <vt:variant>
        <vt:i4>122</vt:i4>
      </vt:variant>
      <vt:variant>
        <vt:i4>0</vt:i4>
      </vt:variant>
      <vt:variant>
        <vt:i4>5</vt:i4>
      </vt:variant>
      <vt:variant>
        <vt:lpwstr/>
      </vt:variant>
      <vt:variant>
        <vt:lpwstr>_Toc222150680</vt:lpwstr>
      </vt:variant>
      <vt:variant>
        <vt:i4>1245235</vt:i4>
      </vt:variant>
      <vt:variant>
        <vt:i4>116</vt:i4>
      </vt:variant>
      <vt:variant>
        <vt:i4>0</vt:i4>
      </vt:variant>
      <vt:variant>
        <vt:i4>5</vt:i4>
      </vt:variant>
      <vt:variant>
        <vt:lpwstr/>
      </vt:variant>
      <vt:variant>
        <vt:lpwstr>_Toc222150679</vt:lpwstr>
      </vt:variant>
      <vt:variant>
        <vt:i4>1245235</vt:i4>
      </vt:variant>
      <vt:variant>
        <vt:i4>110</vt:i4>
      </vt:variant>
      <vt:variant>
        <vt:i4>0</vt:i4>
      </vt:variant>
      <vt:variant>
        <vt:i4>5</vt:i4>
      </vt:variant>
      <vt:variant>
        <vt:lpwstr/>
      </vt:variant>
      <vt:variant>
        <vt:lpwstr>_Toc222150678</vt:lpwstr>
      </vt:variant>
      <vt:variant>
        <vt:i4>1245235</vt:i4>
      </vt:variant>
      <vt:variant>
        <vt:i4>104</vt:i4>
      </vt:variant>
      <vt:variant>
        <vt:i4>0</vt:i4>
      </vt:variant>
      <vt:variant>
        <vt:i4>5</vt:i4>
      </vt:variant>
      <vt:variant>
        <vt:lpwstr/>
      </vt:variant>
      <vt:variant>
        <vt:lpwstr>_Toc222150677</vt:lpwstr>
      </vt:variant>
      <vt:variant>
        <vt:i4>1245235</vt:i4>
      </vt:variant>
      <vt:variant>
        <vt:i4>98</vt:i4>
      </vt:variant>
      <vt:variant>
        <vt:i4>0</vt:i4>
      </vt:variant>
      <vt:variant>
        <vt:i4>5</vt:i4>
      </vt:variant>
      <vt:variant>
        <vt:lpwstr/>
      </vt:variant>
      <vt:variant>
        <vt:lpwstr>_Toc222150676</vt:lpwstr>
      </vt:variant>
      <vt:variant>
        <vt:i4>1245235</vt:i4>
      </vt:variant>
      <vt:variant>
        <vt:i4>92</vt:i4>
      </vt:variant>
      <vt:variant>
        <vt:i4>0</vt:i4>
      </vt:variant>
      <vt:variant>
        <vt:i4>5</vt:i4>
      </vt:variant>
      <vt:variant>
        <vt:lpwstr/>
      </vt:variant>
      <vt:variant>
        <vt:lpwstr>_Toc222150675</vt:lpwstr>
      </vt:variant>
      <vt:variant>
        <vt:i4>1245235</vt:i4>
      </vt:variant>
      <vt:variant>
        <vt:i4>86</vt:i4>
      </vt:variant>
      <vt:variant>
        <vt:i4>0</vt:i4>
      </vt:variant>
      <vt:variant>
        <vt:i4>5</vt:i4>
      </vt:variant>
      <vt:variant>
        <vt:lpwstr/>
      </vt:variant>
      <vt:variant>
        <vt:lpwstr>_Toc222150674</vt:lpwstr>
      </vt:variant>
      <vt:variant>
        <vt:i4>1245235</vt:i4>
      </vt:variant>
      <vt:variant>
        <vt:i4>80</vt:i4>
      </vt:variant>
      <vt:variant>
        <vt:i4>0</vt:i4>
      </vt:variant>
      <vt:variant>
        <vt:i4>5</vt:i4>
      </vt:variant>
      <vt:variant>
        <vt:lpwstr/>
      </vt:variant>
      <vt:variant>
        <vt:lpwstr>_Toc222150673</vt:lpwstr>
      </vt:variant>
      <vt:variant>
        <vt:i4>1245235</vt:i4>
      </vt:variant>
      <vt:variant>
        <vt:i4>74</vt:i4>
      </vt:variant>
      <vt:variant>
        <vt:i4>0</vt:i4>
      </vt:variant>
      <vt:variant>
        <vt:i4>5</vt:i4>
      </vt:variant>
      <vt:variant>
        <vt:lpwstr/>
      </vt:variant>
      <vt:variant>
        <vt:lpwstr>_Toc222150672</vt:lpwstr>
      </vt:variant>
      <vt:variant>
        <vt:i4>1245235</vt:i4>
      </vt:variant>
      <vt:variant>
        <vt:i4>68</vt:i4>
      </vt:variant>
      <vt:variant>
        <vt:i4>0</vt:i4>
      </vt:variant>
      <vt:variant>
        <vt:i4>5</vt:i4>
      </vt:variant>
      <vt:variant>
        <vt:lpwstr/>
      </vt:variant>
      <vt:variant>
        <vt:lpwstr>_Toc222150671</vt:lpwstr>
      </vt:variant>
      <vt:variant>
        <vt:i4>1245235</vt:i4>
      </vt:variant>
      <vt:variant>
        <vt:i4>62</vt:i4>
      </vt:variant>
      <vt:variant>
        <vt:i4>0</vt:i4>
      </vt:variant>
      <vt:variant>
        <vt:i4>5</vt:i4>
      </vt:variant>
      <vt:variant>
        <vt:lpwstr/>
      </vt:variant>
      <vt:variant>
        <vt:lpwstr>_Toc222150670</vt:lpwstr>
      </vt:variant>
      <vt:variant>
        <vt:i4>1179699</vt:i4>
      </vt:variant>
      <vt:variant>
        <vt:i4>56</vt:i4>
      </vt:variant>
      <vt:variant>
        <vt:i4>0</vt:i4>
      </vt:variant>
      <vt:variant>
        <vt:i4>5</vt:i4>
      </vt:variant>
      <vt:variant>
        <vt:lpwstr/>
      </vt:variant>
      <vt:variant>
        <vt:lpwstr>_Toc222150669</vt:lpwstr>
      </vt:variant>
      <vt:variant>
        <vt:i4>1179699</vt:i4>
      </vt:variant>
      <vt:variant>
        <vt:i4>50</vt:i4>
      </vt:variant>
      <vt:variant>
        <vt:i4>0</vt:i4>
      </vt:variant>
      <vt:variant>
        <vt:i4>5</vt:i4>
      </vt:variant>
      <vt:variant>
        <vt:lpwstr/>
      </vt:variant>
      <vt:variant>
        <vt:lpwstr>_Toc222150668</vt:lpwstr>
      </vt:variant>
      <vt:variant>
        <vt:i4>1179699</vt:i4>
      </vt:variant>
      <vt:variant>
        <vt:i4>44</vt:i4>
      </vt:variant>
      <vt:variant>
        <vt:i4>0</vt:i4>
      </vt:variant>
      <vt:variant>
        <vt:i4>5</vt:i4>
      </vt:variant>
      <vt:variant>
        <vt:lpwstr/>
      </vt:variant>
      <vt:variant>
        <vt:lpwstr>_Toc222150667</vt:lpwstr>
      </vt:variant>
      <vt:variant>
        <vt:i4>1179699</vt:i4>
      </vt:variant>
      <vt:variant>
        <vt:i4>38</vt:i4>
      </vt:variant>
      <vt:variant>
        <vt:i4>0</vt:i4>
      </vt:variant>
      <vt:variant>
        <vt:i4>5</vt:i4>
      </vt:variant>
      <vt:variant>
        <vt:lpwstr/>
      </vt:variant>
      <vt:variant>
        <vt:lpwstr>_Toc222150666</vt:lpwstr>
      </vt:variant>
      <vt:variant>
        <vt:i4>1179699</vt:i4>
      </vt:variant>
      <vt:variant>
        <vt:i4>32</vt:i4>
      </vt:variant>
      <vt:variant>
        <vt:i4>0</vt:i4>
      </vt:variant>
      <vt:variant>
        <vt:i4>5</vt:i4>
      </vt:variant>
      <vt:variant>
        <vt:lpwstr/>
      </vt:variant>
      <vt:variant>
        <vt:lpwstr>_Toc222150665</vt:lpwstr>
      </vt:variant>
      <vt:variant>
        <vt:i4>1179699</vt:i4>
      </vt:variant>
      <vt:variant>
        <vt:i4>26</vt:i4>
      </vt:variant>
      <vt:variant>
        <vt:i4>0</vt:i4>
      </vt:variant>
      <vt:variant>
        <vt:i4>5</vt:i4>
      </vt:variant>
      <vt:variant>
        <vt:lpwstr/>
      </vt:variant>
      <vt:variant>
        <vt:lpwstr>_Toc222150664</vt:lpwstr>
      </vt:variant>
      <vt:variant>
        <vt:i4>1179699</vt:i4>
      </vt:variant>
      <vt:variant>
        <vt:i4>20</vt:i4>
      </vt:variant>
      <vt:variant>
        <vt:i4>0</vt:i4>
      </vt:variant>
      <vt:variant>
        <vt:i4>5</vt:i4>
      </vt:variant>
      <vt:variant>
        <vt:lpwstr/>
      </vt:variant>
      <vt:variant>
        <vt:lpwstr>_Toc222150663</vt:lpwstr>
      </vt:variant>
      <vt:variant>
        <vt:i4>1179699</vt:i4>
      </vt:variant>
      <vt:variant>
        <vt:i4>14</vt:i4>
      </vt:variant>
      <vt:variant>
        <vt:i4>0</vt:i4>
      </vt:variant>
      <vt:variant>
        <vt:i4>5</vt:i4>
      </vt:variant>
      <vt:variant>
        <vt:lpwstr/>
      </vt:variant>
      <vt:variant>
        <vt:lpwstr>_Toc222150662</vt:lpwstr>
      </vt:variant>
      <vt:variant>
        <vt:i4>1179699</vt:i4>
      </vt:variant>
      <vt:variant>
        <vt:i4>8</vt:i4>
      </vt:variant>
      <vt:variant>
        <vt:i4>0</vt:i4>
      </vt:variant>
      <vt:variant>
        <vt:i4>5</vt:i4>
      </vt:variant>
      <vt:variant>
        <vt:lpwstr/>
      </vt:variant>
      <vt:variant>
        <vt:lpwstr>_Toc222150661</vt:lpwstr>
      </vt:variant>
      <vt:variant>
        <vt:i4>1179699</vt:i4>
      </vt:variant>
      <vt:variant>
        <vt:i4>2</vt:i4>
      </vt:variant>
      <vt:variant>
        <vt:i4>0</vt:i4>
      </vt:variant>
      <vt:variant>
        <vt:i4>5</vt:i4>
      </vt:variant>
      <vt:variant>
        <vt:lpwstr/>
      </vt:variant>
      <vt:variant>
        <vt:lpwstr>_Toc222150660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พานเพชร อนันรัมย์</dc:creator>
  <cp:keywords/>
  <dc:description/>
  <cp:lastModifiedBy>ดนุพร อ่อนทา</cp:lastModifiedBy>
  <cp:revision>49</cp:revision>
  <cp:lastPrinted>2026-10-02T10:49:00Z</cp:lastPrinted>
  <dcterms:created xsi:type="dcterms:W3CDTF">2026-10-02T10:00:00Z</dcterms:created>
  <dcterms:modified xsi:type="dcterms:W3CDTF">2026-10-02T10:51:00Z</dcterms:modified>
</cp:coreProperties>
</file>